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C6A34" w14:textId="11D73068" w:rsidR="00A723B2" w:rsidRPr="00F669A5" w:rsidRDefault="00A03B38" w:rsidP="00BE72BC">
      <w:pPr>
        <w:tabs>
          <w:tab w:val="clear" w:pos="960"/>
        </w:tabs>
        <w:ind w:left="0" w:firstLine="0"/>
        <w:jc w:val="center"/>
        <w:rPr>
          <w:rFonts w:ascii="Times New Roman Bold" w:hAnsi="Times New Roman Bold" w:hint="eastAsia"/>
          <w:b/>
          <w:caps/>
          <w:sz w:val="36"/>
          <w:szCs w:val="36"/>
        </w:rPr>
      </w:pPr>
      <w:bookmarkStart w:id="0" w:name="_Toc338560483"/>
      <w:bookmarkStart w:id="1" w:name="_Toc338665317"/>
      <w:bookmarkStart w:id="2" w:name="_Toc338665883"/>
      <w:bookmarkStart w:id="3" w:name="_Toc340223428"/>
      <w:bookmarkStart w:id="4" w:name="_Ref418912854"/>
      <w:bookmarkStart w:id="5" w:name="_Toc419532080"/>
      <w:bookmarkStart w:id="6" w:name="_Ref419533370"/>
      <w:bookmarkStart w:id="7" w:name="_Ref419533379"/>
      <w:bookmarkStart w:id="8" w:name="_Toc419537892"/>
      <w:bookmarkStart w:id="9" w:name="_Ref420729034"/>
      <w:bookmarkStart w:id="10" w:name="_Toc421608499"/>
      <w:bookmarkStart w:id="11" w:name="_Ref422648561"/>
      <w:r>
        <w:rPr>
          <w:rFonts w:ascii="Times New Roman Bold" w:hAnsi="Times New Roman Bold"/>
          <w:b/>
          <w:caps/>
          <w:sz w:val="36"/>
          <w:szCs w:val="36"/>
        </w:rPr>
        <w:t>Selected Technical S</w:t>
      </w:r>
      <w:r>
        <w:rPr>
          <w:rFonts w:ascii="Times New Roman Bold" w:hAnsi="Times New Roman Bold" w:hint="eastAsia"/>
          <w:b/>
          <w:caps/>
          <w:sz w:val="36"/>
          <w:szCs w:val="36"/>
        </w:rPr>
        <w:t>y</w:t>
      </w:r>
      <w:r>
        <w:rPr>
          <w:rFonts w:ascii="Times New Roman Bold" w:hAnsi="Times New Roman Bold"/>
          <w:b/>
          <w:caps/>
          <w:sz w:val="36"/>
          <w:szCs w:val="36"/>
        </w:rPr>
        <w:t xml:space="preserve">stem Option </w:t>
      </w:r>
      <w:r w:rsidR="00020D93" w:rsidRPr="00F669A5">
        <w:rPr>
          <w:rFonts w:ascii="Times New Roman Bold" w:hAnsi="Times New Roman Bold"/>
          <w:b/>
          <w:caps/>
          <w:sz w:val="36"/>
          <w:szCs w:val="36"/>
        </w:rPr>
        <w:br/>
      </w:r>
    </w:p>
    <w:p w14:paraId="44A3A36C" w14:textId="1107E88E" w:rsidR="00A723B2" w:rsidRPr="00F669A5" w:rsidRDefault="006C2187"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on</w:t>
      </w:r>
      <w:r w:rsidR="00020D93" w:rsidRPr="00F669A5">
        <w:rPr>
          <w:rFonts w:ascii="Times New Roman Bold" w:hAnsi="Times New Roman Bold"/>
          <w:b/>
          <w:caps/>
          <w:sz w:val="36"/>
          <w:szCs w:val="36"/>
        </w:rPr>
        <w:br/>
      </w:r>
    </w:p>
    <w:p w14:paraId="54C14CF6" w14:textId="649F1F66" w:rsidR="005F4FF2" w:rsidRPr="00F669A5" w:rsidRDefault="00881A27"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Data Mana</w:t>
      </w:r>
      <w:r w:rsidR="003649FD" w:rsidRPr="00F669A5">
        <w:rPr>
          <w:rFonts w:ascii="Times New Roman Bold" w:hAnsi="Times New Roman Bold"/>
          <w:b/>
          <w:caps/>
          <w:sz w:val="36"/>
          <w:szCs w:val="36"/>
        </w:rPr>
        <w:t>gement S</w:t>
      </w:r>
      <w:r w:rsidRPr="00F669A5">
        <w:rPr>
          <w:rFonts w:ascii="Times New Roman Bold" w:hAnsi="Times New Roman Bold"/>
          <w:b/>
          <w:caps/>
          <w:sz w:val="36"/>
          <w:szCs w:val="36"/>
        </w:rPr>
        <w:t>ystem</w:t>
      </w:r>
      <w:r w:rsidR="003A308A" w:rsidRPr="00F669A5">
        <w:rPr>
          <w:rFonts w:ascii="Times New Roman Bold" w:hAnsi="Times New Roman Bold"/>
          <w:b/>
          <w:caps/>
          <w:sz w:val="36"/>
          <w:szCs w:val="36"/>
        </w:rPr>
        <w:br/>
      </w:r>
    </w:p>
    <w:p w14:paraId="16B25455" w14:textId="5250AEA1" w:rsidR="005F4FF2" w:rsidRPr="00F669A5" w:rsidRDefault="006C2187"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for</w:t>
      </w:r>
    </w:p>
    <w:p w14:paraId="78E6629B" w14:textId="77777777" w:rsidR="00881A27" w:rsidRPr="00F669A5" w:rsidRDefault="00881A27" w:rsidP="00BE72BC">
      <w:pPr>
        <w:tabs>
          <w:tab w:val="clear" w:pos="960"/>
        </w:tabs>
        <w:ind w:left="0" w:firstLine="0"/>
        <w:jc w:val="center"/>
        <w:rPr>
          <w:rFonts w:ascii="Times New Roman Bold" w:hAnsi="Times New Roman Bold" w:hint="eastAsia"/>
          <w:b/>
          <w:caps/>
          <w:sz w:val="36"/>
          <w:szCs w:val="36"/>
        </w:rPr>
      </w:pPr>
    </w:p>
    <w:p w14:paraId="3961C740" w14:textId="7CDF9D61" w:rsidR="00881A27" w:rsidRPr="00F669A5" w:rsidRDefault="00881A27"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Buildings Energy Efficiency Ordinance</w:t>
      </w:r>
    </w:p>
    <w:p w14:paraId="05186D39" w14:textId="77777777" w:rsidR="00D03996" w:rsidRPr="00F669A5" w:rsidRDefault="00D03996" w:rsidP="00BE72BC">
      <w:pPr>
        <w:tabs>
          <w:tab w:val="clear" w:pos="960"/>
        </w:tabs>
        <w:ind w:left="0" w:firstLine="0"/>
        <w:jc w:val="center"/>
        <w:rPr>
          <w:rFonts w:ascii="Times New Roman Bold" w:hAnsi="Times New Roman Bold" w:hint="eastAsia"/>
          <w:b/>
          <w:caps/>
          <w:sz w:val="36"/>
          <w:szCs w:val="36"/>
        </w:rPr>
      </w:pPr>
    </w:p>
    <w:p w14:paraId="1522CBF2" w14:textId="4ADAACD7" w:rsidR="00D03996" w:rsidRPr="00F669A5" w:rsidRDefault="006C2187"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for</w:t>
      </w:r>
    </w:p>
    <w:p w14:paraId="697E9397" w14:textId="77777777" w:rsidR="00D03996" w:rsidRPr="00F669A5" w:rsidRDefault="00D03996" w:rsidP="00BE72BC">
      <w:pPr>
        <w:tabs>
          <w:tab w:val="clear" w:pos="960"/>
        </w:tabs>
        <w:ind w:left="0" w:firstLine="0"/>
        <w:jc w:val="center"/>
        <w:rPr>
          <w:rFonts w:ascii="Times New Roman Bold" w:hAnsi="Times New Roman Bold" w:hint="eastAsia"/>
          <w:b/>
          <w:caps/>
          <w:sz w:val="36"/>
          <w:szCs w:val="36"/>
        </w:rPr>
      </w:pPr>
    </w:p>
    <w:p w14:paraId="37F0F0F1" w14:textId="7B2CEFD9" w:rsidR="00D03996" w:rsidRPr="00F669A5" w:rsidRDefault="00D03996"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E</w:t>
      </w:r>
      <w:r w:rsidRPr="00F669A5">
        <w:rPr>
          <w:rFonts w:ascii="Times New Roman Bold" w:hAnsi="Times New Roman Bold" w:hint="eastAsia"/>
          <w:b/>
          <w:caps/>
          <w:sz w:val="36"/>
          <w:szCs w:val="36"/>
        </w:rPr>
        <w:t>n</w:t>
      </w:r>
      <w:r w:rsidRPr="00F669A5">
        <w:rPr>
          <w:rFonts w:ascii="Times New Roman Bold" w:hAnsi="Times New Roman Bold"/>
          <w:b/>
          <w:caps/>
          <w:sz w:val="36"/>
          <w:szCs w:val="36"/>
        </w:rPr>
        <w:t>er</w:t>
      </w:r>
      <w:r w:rsidR="006C2187" w:rsidRPr="00F669A5">
        <w:rPr>
          <w:rFonts w:ascii="Times New Roman Bold" w:hAnsi="Times New Roman Bold"/>
          <w:b/>
          <w:caps/>
          <w:sz w:val="36"/>
          <w:szCs w:val="36"/>
        </w:rPr>
        <w:t>gy E</w:t>
      </w:r>
      <w:r w:rsidRPr="00F669A5">
        <w:rPr>
          <w:rFonts w:ascii="Times New Roman Bold" w:hAnsi="Times New Roman Bold"/>
          <w:b/>
          <w:caps/>
          <w:sz w:val="36"/>
          <w:szCs w:val="36"/>
        </w:rPr>
        <w:t>fficien</w:t>
      </w:r>
      <w:r w:rsidR="006C2187" w:rsidRPr="00F669A5">
        <w:rPr>
          <w:rFonts w:ascii="Times New Roman Bold" w:hAnsi="Times New Roman Bold"/>
          <w:b/>
          <w:caps/>
          <w:sz w:val="36"/>
          <w:szCs w:val="36"/>
        </w:rPr>
        <w:t>cy O</w:t>
      </w:r>
      <w:r w:rsidRPr="00F669A5">
        <w:rPr>
          <w:rFonts w:ascii="Times New Roman Bold" w:hAnsi="Times New Roman Bold"/>
          <w:b/>
          <w:caps/>
          <w:sz w:val="36"/>
          <w:szCs w:val="36"/>
        </w:rPr>
        <w:t>ffice</w:t>
      </w:r>
    </w:p>
    <w:p w14:paraId="790FF72D" w14:textId="77777777" w:rsidR="00D03996" w:rsidRPr="00F669A5" w:rsidRDefault="00D03996" w:rsidP="00BE72BC">
      <w:pPr>
        <w:tabs>
          <w:tab w:val="clear" w:pos="960"/>
        </w:tabs>
        <w:ind w:left="0" w:firstLine="0"/>
        <w:jc w:val="center"/>
        <w:rPr>
          <w:rFonts w:ascii="Times New Roman Bold" w:hAnsi="Times New Roman Bold" w:hint="eastAsia"/>
          <w:b/>
          <w:caps/>
          <w:sz w:val="36"/>
          <w:szCs w:val="36"/>
        </w:rPr>
      </w:pPr>
    </w:p>
    <w:p w14:paraId="748A7DAB" w14:textId="34A49562" w:rsidR="00D03996" w:rsidRPr="00F669A5" w:rsidRDefault="00D03996"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of</w:t>
      </w:r>
    </w:p>
    <w:p w14:paraId="488A4812" w14:textId="77777777" w:rsidR="003A308A" w:rsidRPr="00F669A5" w:rsidRDefault="003A308A" w:rsidP="00BE72BC">
      <w:pPr>
        <w:tabs>
          <w:tab w:val="clear" w:pos="960"/>
        </w:tabs>
        <w:ind w:left="0" w:firstLine="0"/>
        <w:jc w:val="center"/>
        <w:rPr>
          <w:rFonts w:ascii="Times New Roman Bold" w:hAnsi="Times New Roman Bold" w:hint="eastAsia"/>
          <w:b/>
          <w:caps/>
          <w:sz w:val="36"/>
          <w:szCs w:val="36"/>
        </w:rPr>
      </w:pPr>
    </w:p>
    <w:p w14:paraId="5AD1F6AD" w14:textId="2C0A9313" w:rsidR="00A723B2" w:rsidRPr="00F669A5" w:rsidRDefault="003A308A" w:rsidP="00BE72BC">
      <w:pPr>
        <w:tabs>
          <w:tab w:val="clear" w:pos="960"/>
        </w:tabs>
        <w:ind w:left="0" w:firstLine="0"/>
        <w:jc w:val="center"/>
        <w:rPr>
          <w:rFonts w:ascii="Times New Roman Bold" w:hAnsi="Times New Roman Bold" w:hint="eastAsia"/>
          <w:b/>
          <w:caps/>
          <w:sz w:val="36"/>
          <w:szCs w:val="36"/>
        </w:rPr>
      </w:pPr>
      <w:r w:rsidRPr="00F669A5">
        <w:rPr>
          <w:rFonts w:ascii="Times New Roman Bold" w:hAnsi="Times New Roman Bold"/>
          <w:b/>
          <w:caps/>
          <w:sz w:val="36"/>
          <w:szCs w:val="36"/>
        </w:rPr>
        <w:t>Electrical and Mechanical Services Department</w:t>
      </w:r>
      <w:r w:rsidR="00881A27" w:rsidRPr="00F669A5">
        <w:rPr>
          <w:rFonts w:ascii="Times New Roman Bold" w:hAnsi="Times New Roman Bold"/>
          <w:b/>
          <w:caps/>
          <w:sz w:val="36"/>
          <w:szCs w:val="36"/>
        </w:rPr>
        <w:t xml:space="preserve"> (EMSD)</w:t>
      </w:r>
    </w:p>
    <w:p w14:paraId="43F12E81" w14:textId="77777777" w:rsidR="00A4465F" w:rsidRPr="00F669A5" w:rsidRDefault="00A4465F" w:rsidP="00BE72BC">
      <w:pPr>
        <w:jc w:val="center"/>
        <w:rPr>
          <w:rFonts w:ascii="Times New Roman Bold" w:hAnsi="Times New Roman Bold" w:hint="eastAsia"/>
          <w:b/>
          <w:caps/>
          <w:sz w:val="36"/>
        </w:rPr>
      </w:pPr>
    </w:p>
    <w:p w14:paraId="1691D4AC" w14:textId="1D64382B" w:rsidR="00A4465F" w:rsidRPr="00885BE4" w:rsidRDefault="00F609B8" w:rsidP="00BE72BC">
      <w:pPr>
        <w:pStyle w:val="BodyText3"/>
        <w:jc w:val="center"/>
        <w:rPr>
          <w:color w:val="000000"/>
        </w:rPr>
      </w:pPr>
      <w:r>
        <w:rPr>
          <w:noProof/>
          <w:color w:val="000000"/>
          <w:sz w:val="32"/>
          <w:szCs w:val="32"/>
          <w:bdr w:val="none" w:sz="0" w:space="0" w:color="auto" w:frame="1"/>
        </w:rPr>
        <w:drawing>
          <wp:inline distT="0" distB="0" distL="0" distR="0" wp14:anchorId="2D9449F2" wp14:editId="1E0E15BA">
            <wp:extent cx="1958340" cy="891540"/>
            <wp:effectExtent l="0" t="0" r="3810" b="0"/>
            <wp:docPr id="3" name="Picture 3" descr="https://lh3.googleusercontent.com/8pXljFHaxMssyRokUI7Sv37XSP8H7491Z5DVULAZCd1mFt8lo_nlZEB76u5atAAGCxOSgcI0hZUvFTrG8FRJveaNy7yI1IAcPJxyB3XpEDm8a8F_8rqeoapG-V2htQ-J64A8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pXljFHaxMssyRokUI7Sv37XSP8H7491Z5DVULAZCd1mFt8lo_nlZEB76u5atAAGCxOSgcI0hZUvFTrG8FRJveaNy7yI1IAcPJxyB3XpEDm8a8F_8rqeoapG-V2htQ-J64A8bD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8340" cy="891540"/>
                    </a:xfrm>
                    <a:prstGeom prst="rect">
                      <a:avLst/>
                    </a:prstGeom>
                    <a:noFill/>
                    <a:ln>
                      <a:noFill/>
                    </a:ln>
                  </pic:spPr>
                </pic:pic>
              </a:graphicData>
            </a:graphic>
          </wp:inline>
        </w:drawing>
      </w:r>
    </w:p>
    <w:p w14:paraId="73987ABC" w14:textId="77777777" w:rsidR="00A4465F" w:rsidRPr="00885BE4" w:rsidRDefault="00A4465F" w:rsidP="00BE72BC">
      <w:pPr>
        <w:pStyle w:val="BodyText3"/>
        <w:jc w:val="center"/>
        <w:rPr>
          <w:color w:val="000000"/>
        </w:rPr>
      </w:pPr>
      <w:r w:rsidRPr="00885BE4">
        <w:rPr>
          <w:color w:val="000000"/>
        </w:rPr>
        <w:t>By</w:t>
      </w:r>
    </w:p>
    <w:p w14:paraId="3BA97D9A" w14:textId="7CFFCC84" w:rsidR="00A4465F" w:rsidRPr="00885BE4" w:rsidRDefault="009E345C" w:rsidP="00BE72BC">
      <w:pPr>
        <w:jc w:val="center"/>
        <w:rPr>
          <w:b/>
          <w:caps/>
          <w:color w:val="000000"/>
          <w:sz w:val="36"/>
        </w:rPr>
      </w:pPr>
      <w:r w:rsidRPr="00885BE4">
        <w:rPr>
          <w:noProof/>
          <w:color w:val="000000"/>
        </w:rPr>
        <w:drawing>
          <wp:inline distT="0" distB="0" distL="0" distR="0" wp14:anchorId="572FE180" wp14:editId="00EC1C21">
            <wp:extent cx="221932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685800"/>
                    </a:xfrm>
                    <a:prstGeom prst="rect">
                      <a:avLst/>
                    </a:prstGeom>
                    <a:noFill/>
                    <a:ln>
                      <a:noFill/>
                    </a:ln>
                  </pic:spPr>
                </pic:pic>
              </a:graphicData>
            </a:graphic>
          </wp:inline>
        </w:drawing>
      </w:r>
    </w:p>
    <w:p w14:paraId="704447CC" w14:textId="77777777" w:rsidR="00A4465F" w:rsidRDefault="00A4465F" w:rsidP="00BE72BC">
      <w:pPr>
        <w:jc w:val="center"/>
        <w:rPr>
          <w:b/>
          <w:sz w:val="36"/>
        </w:rPr>
      </w:pPr>
    </w:p>
    <w:p w14:paraId="0683488F" w14:textId="57E904CB" w:rsidR="00A723B2" w:rsidRPr="006C2187" w:rsidRDefault="00A723B2" w:rsidP="00BE72BC">
      <w:pPr>
        <w:jc w:val="center"/>
        <w:rPr>
          <w:sz w:val="26"/>
          <w:szCs w:val="26"/>
        </w:rPr>
      </w:pPr>
      <w:r w:rsidRPr="006C2187">
        <w:rPr>
          <w:sz w:val="26"/>
          <w:szCs w:val="26"/>
        </w:rPr>
        <w:t xml:space="preserve">Version: </w:t>
      </w:r>
      <w:r w:rsidR="00A85AAC" w:rsidRPr="006C2187">
        <w:rPr>
          <w:sz w:val="26"/>
          <w:szCs w:val="26"/>
        </w:rPr>
        <w:t>0</w:t>
      </w:r>
      <w:r w:rsidR="00E22728" w:rsidRPr="006C2187">
        <w:rPr>
          <w:rFonts w:hint="eastAsia"/>
          <w:sz w:val="26"/>
          <w:szCs w:val="26"/>
        </w:rPr>
        <w:t>.</w:t>
      </w:r>
      <w:r w:rsidR="00D75B5B">
        <w:rPr>
          <w:sz w:val="26"/>
          <w:szCs w:val="26"/>
        </w:rPr>
        <w:t>1</w:t>
      </w:r>
    </w:p>
    <w:p w14:paraId="75835BB4" w14:textId="77777777" w:rsidR="00A723B2" w:rsidRPr="00D557BE" w:rsidRDefault="00A723B2" w:rsidP="00BE72BC">
      <w:pPr>
        <w:jc w:val="center"/>
        <w:rPr>
          <w:b/>
          <w:sz w:val="36"/>
        </w:rPr>
      </w:pPr>
    </w:p>
    <w:p w14:paraId="4B620CB7" w14:textId="686D1491" w:rsidR="00A723B2" w:rsidRPr="00D557BE" w:rsidRDefault="00A03B38" w:rsidP="00BE72BC">
      <w:pPr>
        <w:jc w:val="center"/>
        <w:rPr>
          <w:rFonts w:eastAsia="????"/>
          <w:b/>
          <w:sz w:val="28"/>
        </w:rPr>
      </w:pPr>
      <w:r>
        <w:rPr>
          <w:rFonts w:eastAsia="????"/>
          <w:b/>
          <w:sz w:val="28"/>
        </w:rPr>
        <w:t>January</w:t>
      </w:r>
      <w:r w:rsidR="00476628">
        <w:rPr>
          <w:rFonts w:eastAsia="????"/>
          <w:b/>
          <w:sz w:val="28"/>
        </w:rPr>
        <w:t xml:space="preserve"> </w:t>
      </w:r>
      <w:r>
        <w:rPr>
          <w:rFonts w:eastAsia="????"/>
          <w:b/>
          <w:sz w:val="28"/>
        </w:rPr>
        <w:t>2022</w:t>
      </w:r>
    </w:p>
    <w:p w14:paraId="2D083581" w14:textId="77777777" w:rsidR="00A723B2" w:rsidRDefault="00A723B2" w:rsidP="00BE72BC">
      <w:pPr>
        <w:ind w:left="0" w:firstLine="0"/>
        <w:rPr>
          <w:rFonts w:eastAsia="????"/>
          <w:b/>
          <w:sz w:val="28"/>
        </w:rPr>
      </w:pPr>
    </w:p>
    <w:p w14:paraId="7F0A2BC8" w14:textId="77777777" w:rsidR="00D03996" w:rsidRPr="00D557BE" w:rsidRDefault="00D03996" w:rsidP="00BE72BC">
      <w:pPr>
        <w:ind w:left="0" w:firstLine="0"/>
        <w:rPr>
          <w:rFonts w:eastAsia="????"/>
          <w:b/>
          <w:sz w:val="28"/>
        </w:rPr>
      </w:pPr>
    </w:p>
    <w:p w14:paraId="2EF96091" w14:textId="77777777" w:rsidR="00A723B2" w:rsidRPr="00D557BE" w:rsidRDefault="00A723B2" w:rsidP="00BE72BC">
      <w:pPr>
        <w:jc w:val="center"/>
        <w:rPr>
          <w:rFonts w:eastAsia="????"/>
          <w:sz w:val="26"/>
        </w:rPr>
      </w:pPr>
      <w:r w:rsidRPr="00D557BE">
        <w:rPr>
          <w:rFonts w:eastAsia="????"/>
          <w:sz w:val="26"/>
        </w:rPr>
        <w:t>© The Government of the Hong Kong Special Administrative Region</w:t>
      </w:r>
    </w:p>
    <w:p w14:paraId="07F7C38C" w14:textId="77777777" w:rsidR="00A723B2" w:rsidRPr="00D557BE" w:rsidRDefault="00A723B2" w:rsidP="00BE72BC">
      <w:pPr>
        <w:ind w:left="0" w:firstLine="0"/>
      </w:pPr>
    </w:p>
    <w:p w14:paraId="471591A0" w14:textId="7A369AF2" w:rsidR="00A723B2" w:rsidRPr="00D557BE" w:rsidRDefault="00A723B2" w:rsidP="00BE72BC">
      <w:pPr>
        <w:jc w:val="center"/>
        <w:rPr>
          <w:rFonts w:eastAsia="????"/>
        </w:rPr>
      </w:pPr>
      <w:r w:rsidRPr="00D557BE">
        <w:rPr>
          <w:rFonts w:eastAsia="????"/>
        </w:rPr>
        <w:t>The contents of this document remain the property of and may not be reproduced in whole or in part without the expr</w:t>
      </w:r>
      <w:r w:rsidR="00F609B8">
        <w:rPr>
          <w:rFonts w:eastAsia="????"/>
        </w:rPr>
        <w:t xml:space="preserve">ess permission of the </w:t>
      </w:r>
      <w:r w:rsidR="00EA4406">
        <w:rPr>
          <w:rFonts w:eastAsia="????"/>
        </w:rPr>
        <w:t>Government</w:t>
      </w:r>
      <w:r w:rsidRPr="00D557BE">
        <w:rPr>
          <w:rFonts w:eastAsia="????"/>
        </w:rPr>
        <w:t xml:space="preserve"> of the HKSAR</w:t>
      </w:r>
      <w:r w:rsidR="003A308A">
        <w:rPr>
          <w:rFonts w:eastAsia="????"/>
        </w:rPr>
        <w:t>.</w:t>
      </w:r>
    </w:p>
    <w:p w14:paraId="218070B5" w14:textId="77777777" w:rsidR="00A723B2" w:rsidRPr="00D557BE" w:rsidRDefault="00A723B2" w:rsidP="00BE72BC">
      <w:pPr>
        <w:jc w:val="center"/>
        <w:sectPr w:rsidR="00A723B2" w:rsidRPr="00D557BE">
          <w:pgSz w:w="11909" w:h="16834"/>
          <w:pgMar w:top="1440" w:right="1304" w:bottom="1440" w:left="1304" w:header="706" w:footer="706" w:gutter="0"/>
          <w:pgNumType w:start="1"/>
          <w:cols w:space="425"/>
        </w:sectPr>
      </w:pPr>
    </w:p>
    <w:p w14:paraId="57709177" w14:textId="77777777" w:rsidR="00A723B2" w:rsidRPr="00C253AA" w:rsidRDefault="00A723B2" w:rsidP="00BB290F">
      <w:pPr>
        <w:spacing w:line="360" w:lineRule="auto"/>
        <w:jc w:val="both"/>
        <w:rPr>
          <w:rFonts w:eastAsia="Yu Mincho"/>
          <w:lang w:eastAsia="ja-JP"/>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96"/>
      </w:tblGrid>
      <w:tr w:rsidR="00080A05" w:rsidRPr="005D1A4E" w14:paraId="70D0A839" w14:textId="77777777" w:rsidTr="00080A05">
        <w:tc>
          <w:tcPr>
            <w:tcW w:w="9209" w:type="dxa"/>
            <w:gridSpan w:val="2"/>
            <w:shd w:val="clear" w:color="auto" w:fill="auto"/>
            <w:vAlign w:val="center"/>
          </w:tcPr>
          <w:p w14:paraId="5C7ADF2D" w14:textId="77777777" w:rsidR="00080A05" w:rsidRPr="005D1A4E" w:rsidRDefault="00080A05" w:rsidP="00BB290F">
            <w:pPr>
              <w:widowControl w:val="0"/>
              <w:snapToGrid w:val="0"/>
              <w:spacing w:line="360" w:lineRule="auto"/>
              <w:jc w:val="center"/>
              <w:rPr>
                <w:b/>
              </w:rPr>
            </w:pPr>
            <w:r w:rsidRPr="005D1A4E">
              <w:rPr>
                <w:b/>
              </w:rPr>
              <w:t>Distribution</w:t>
            </w:r>
          </w:p>
        </w:tc>
      </w:tr>
      <w:tr w:rsidR="00080A05" w:rsidRPr="005D1A4E" w14:paraId="69EC46D1" w14:textId="77777777" w:rsidTr="00080A05">
        <w:tc>
          <w:tcPr>
            <w:tcW w:w="1413" w:type="dxa"/>
            <w:shd w:val="clear" w:color="auto" w:fill="auto"/>
            <w:vAlign w:val="center"/>
          </w:tcPr>
          <w:p w14:paraId="0FD27B9C" w14:textId="77777777" w:rsidR="00080A05" w:rsidRPr="005D1A4E" w:rsidRDefault="00080A05" w:rsidP="00BB290F">
            <w:pPr>
              <w:widowControl w:val="0"/>
              <w:snapToGrid w:val="0"/>
              <w:spacing w:line="360" w:lineRule="auto"/>
              <w:jc w:val="center"/>
              <w:rPr>
                <w:iCs/>
              </w:rPr>
            </w:pPr>
            <w:r w:rsidRPr="005D1A4E">
              <w:rPr>
                <w:iCs/>
              </w:rPr>
              <w:t>Copy No.</w:t>
            </w:r>
          </w:p>
        </w:tc>
        <w:tc>
          <w:tcPr>
            <w:tcW w:w="7796" w:type="dxa"/>
            <w:shd w:val="clear" w:color="auto" w:fill="auto"/>
            <w:vAlign w:val="center"/>
          </w:tcPr>
          <w:p w14:paraId="18DCCE8A" w14:textId="77777777" w:rsidR="00080A05" w:rsidRPr="005D1A4E" w:rsidRDefault="00080A05" w:rsidP="00BB290F">
            <w:pPr>
              <w:widowControl w:val="0"/>
              <w:snapToGrid w:val="0"/>
              <w:spacing w:line="360" w:lineRule="auto"/>
              <w:jc w:val="center"/>
              <w:rPr>
                <w:iCs/>
              </w:rPr>
            </w:pPr>
            <w:r w:rsidRPr="005D1A4E">
              <w:rPr>
                <w:iCs/>
              </w:rPr>
              <w:t>Holder</w:t>
            </w:r>
          </w:p>
        </w:tc>
      </w:tr>
      <w:tr w:rsidR="00080A05" w:rsidRPr="005D1A4E" w14:paraId="3653CACF" w14:textId="77777777" w:rsidTr="00080A05">
        <w:tc>
          <w:tcPr>
            <w:tcW w:w="1413" w:type="dxa"/>
            <w:shd w:val="clear" w:color="auto" w:fill="auto"/>
            <w:vAlign w:val="center"/>
          </w:tcPr>
          <w:p w14:paraId="2865B318" w14:textId="77777777" w:rsidR="00080A05" w:rsidRPr="005D1A4E" w:rsidRDefault="00080A05" w:rsidP="00BB290F">
            <w:pPr>
              <w:widowControl w:val="0"/>
              <w:snapToGrid w:val="0"/>
              <w:spacing w:line="360" w:lineRule="auto"/>
              <w:jc w:val="center"/>
            </w:pPr>
            <w:r w:rsidRPr="005D1A4E">
              <w:t>1</w:t>
            </w:r>
          </w:p>
        </w:tc>
        <w:tc>
          <w:tcPr>
            <w:tcW w:w="7796" w:type="dxa"/>
            <w:shd w:val="clear" w:color="auto" w:fill="auto"/>
            <w:vAlign w:val="center"/>
          </w:tcPr>
          <w:p w14:paraId="60945A29" w14:textId="77777777" w:rsidR="00080A05" w:rsidRPr="005D1A4E" w:rsidRDefault="00080A05" w:rsidP="00BB290F">
            <w:pPr>
              <w:widowControl w:val="0"/>
              <w:snapToGrid w:val="0"/>
              <w:spacing w:line="360" w:lineRule="auto"/>
              <w:jc w:val="center"/>
            </w:pPr>
            <w:r w:rsidRPr="005D1A4E">
              <w:t>Electrical and Mechanical Services Department (EMSD)</w:t>
            </w:r>
          </w:p>
        </w:tc>
      </w:tr>
      <w:tr w:rsidR="00080A05" w:rsidRPr="005D1A4E" w14:paraId="3E9395D6" w14:textId="77777777" w:rsidTr="00080A05">
        <w:tc>
          <w:tcPr>
            <w:tcW w:w="1413" w:type="dxa"/>
            <w:shd w:val="clear" w:color="auto" w:fill="auto"/>
            <w:vAlign w:val="center"/>
          </w:tcPr>
          <w:p w14:paraId="479840F7" w14:textId="77777777" w:rsidR="00080A05" w:rsidRPr="005D1A4E" w:rsidRDefault="00080A05" w:rsidP="00BB290F">
            <w:pPr>
              <w:widowControl w:val="0"/>
              <w:snapToGrid w:val="0"/>
              <w:spacing w:line="360" w:lineRule="auto"/>
              <w:jc w:val="center"/>
            </w:pPr>
            <w:r w:rsidRPr="005D1A4E">
              <w:t>2</w:t>
            </w:r>
          </w:p>
        </w:tc>
        <w:tc>
          <w:tcPr>
            <w:tcW w:w="7796" w:type="dxa"/>
            <w:shd w:val="clear" w:color="auto" w:fill="auto"/>
            <w:vAlign w:val="center"/>
          </w:tcPr>
          <w:p w14:paraId="37010E6F" w14:textId="77777777" w:rsidR="00080A05" w:rsidRPr="005D1A4E" w:rsidRDefault="00080A05" w:rsidP="00BB290F">
            <w:pPr>
              <w:widowControl w:val="0"/>
              <w:snapToGrid w:val="0"/>
              <w:spacing w:line="360" w:lineRule="auto"/>
              <w:jc w:val="center"/>
              <w:rPr>
                <w:lang w:eastAsia="zh-HK"/>
              </w:rPr>
            </w:pPr>
            <w:r w:rsidRPr="005D1A4E">
              <w:rPr>
                <w:lang w:eastAsia="zh-HK"/>
              </w:rPr>
              <w:t xml:space="preserve">Automated Systems (HK) Limited (ASL) </w:t>
            </w:r>
          </w:p>
        </w:tc>
      </w:tr>
    </w:tbl>
    <w:p w14:paraId="0F24AF0D" w14:textId="77777777" w:rsidR="00A723B2" w:rsidRPr="00D557BE" w:rsidRDefault="00A723B2" w:rsidP="00BB290F">
      <w:pPr>
        <w:tabs>
          <w:tab w:val="right" w:pos="7340"/>
          <w:tab w:val="left" w:pos="7920"/>
        </w:tabs>
        <w:spacing w:line="360" w:lineRule="auto"/>
        <w:ind w:right="389"/>
        <w:jc w:val="both"/>
        <w:rPr>
          <w:b/>
          <w:u w:val="single"/>
        </w:rPr>
      </w:pPr>
    </w:p>
    <w:p w14:paraId="0D5C2F50" w14:textId="77777777" w:rsidR="00A723B2" w:rsidRPr="00D557BE" w:rsidRDefault="00A723B2" w:rsidP="00BB290F">
      <w:pPr>
        <w:spacing w:line="360" w:lineRule="auto"/>
        <w:ind w:right="389"/>
        <w:jc w:val="both"/>
        <w:rPr>
          <w:b/>
          <w:u w:val="single"/>
        </w:rPr>
      </w:pPr>
    </w:p>
    <w:p w14:paraId="248FBC46" w14:textId="77777777" w:rsidR="00A723B2" w:rsidRPr="00D557BE" w:rsidRDefault="00A723B2" w:rsidP="00BB290F">
      <w:pPr>
        <w:spacing w:line="360" w:lineRule="auto"/>
        <w:ind w:right="389"/>
        <w:jc w:val="both"/>
        <w:rPr>
          <w:b/>
          <w:u w:val="single"/>
        </w:rPr>
      </w:pPr>
    </w:p>
    <w:p w14:paraId="3936835A" w14:textId="77777777" w:rsidR="00A723B2" w:rsidRPr="00D557BE" w:rsidRDefault="00A723B2" w:rsidP="00BB290F">
      <w:pPr>
        <w:spacing w:line="360" w:lineRule="auto"/>
        <w:jc w:val="both"/>
      </w:pPr>
    </w:p>
    <w:p w14:paraId="7B59D6D4" w14:textId="77777777" w:rsidR="00A723B2" w:rsidRPr="00D557BE" w:rsidRDefault="00A723B2" w:rsidP="00BB290F">
      <w:pPr>
        <w:spacing w:line="360" w:lineRule="auto"/>
        <w:jc w:val="both"/>
      </w:pPr>
    </w:p>
    <w:p w14:paraId="409379A1" w14:textId="77777777" w:rsidR="00A723B2" w:rsidRPr="00D557BE" w:rsidRDefault="00A723B2" w:rsidP="00BB290F">
      <w:pPr>
        <w:spacing w:line="360" w:lineRule="auto"/>
        <w:jc w:val="both"/>
      </w:pPr>
    </w:p>
    <w:p w14:paraId="74ADDDA4" w14:textId="77777777" w:rsidR="00A723B2" w:rsidRPr="00D557BE" w:rsidRDefault="00A723B2" w:rsidP="00BB290F">
      <w:pPr>
        <w:spacing w:line="360" w:lineRule="auto"/>
        <w:jc w:val="both"/>
      </w:pPr>
    </w:p>
    <w:p w14:paraId="4D1CD9B5" w14:textId="77777777" w:rsidR="00A723B2" w:rsidRPr="00D557BE" w:rsidRDefault="00A723B2" w:rsidP="00BB290F">
      <w:pPr>
        <w:spacing w:line="360" w:lineRule="auto"/>
        <w:jc w:val="both"/>
      </w:pPr>
    </w:p>
    <w:p w14:paraId="66D8DBC7" w14:textId="77777777" w:rsidR="00A723B2" w:rsidRPr="00D557BE" w:rsidRDefault="00A723B2" w:rsidP="00BB290F">
      <w:pPr>
        <w:spacing w:line="360" w:lineRule="auto"/>
        <w:jc w:val="both"/>
      </w:pPr>
    </w:p>
    <w:p w14:paraId="28745822" w14:textId="77777777" w:rsidR="00A723B2" w:rsidRPr="00D557BE" w:rsidRDefault="00A723B2" w:rsidP="00BB290F">
      <w:pPr>
        <w:spacing w:line="360" w:lineRule="auto"/>
        <w:jc w:val="both"/>
      </w:pPr>
    </w:p>
    <w:p w14:paraId="1265C6FA" w14:textId="77777777" w:rsidR="00A723B2" w:rsidRPr="00D557BE" w:rsidRDefault="00064D06" w:rsidP="00BB290F">
      <w:pPr>
        <w:tabs>
          <w:tab w:val="left" w:pos="2385"/>
        </w:tabs>
        <w:spacing w:line="360" w:lineRule="auto"/>
        <w:jc w:val="both"/>
      </w:pPr>
      <w:r>
        <w:tab/>
      </w:r>
    </w:p>
    <w:p w14:paraId="658F2841" w14:textId="77777777" w:rsidR="00A723B2" w:rsidRPr="00D557BE" w:rsidRDefault="00A723B2" w:rsidP="00BB290F">
      <w:pPr>
        <w:spacing w:line="360" w:lineRule="auto"/>
        <w:jc w:val="both"/>
      </w:pPr>
    </w:p>
    <w:p w14:paraId="400831BC" w14:textId="77777777" w:rsidR="00A723B2" w:rsidRPr="00D557BE" w:rsidRDefault="00A723B2" w:rsidP="00BB290F">
      <w:pPr>
        <w:spacing w:line="360" w:lineRule="auto"/>
        <w:jc w:val="both"/>
      </w:pPr>
    </w:p>
    <w:p w14:paraId="1568D743" w14:textId="77777777" w:rsidR="00A723B2" w:rsidRPr="00D557BE" w:rsidRDefault="00A723B2" w:rsidP="00BB290F">
      <w:pPr>
        <w:spacing w:line="360" w:lineRule="auto"/>
        <w:jc w:val="both"/>
      </w:pPr>
    </w:p>
    <w:p w14:paraId="7216D045" w14:textId="77777777" w:rsidR="00A723B2" w:rsidRPr="00D557BE" w:rsidRDefault="00A723B2" w:rsidP="00BB290F">
      <w:pPr>
        <w:spacing w:line="360" w:lineRule="auto"/>
        <w:jc w:val="both"/>
      </w:pPr>
    </w:p>
    <w:p w14:paraId="7040EA57" w14:textId="77777777" w:rsidR="00A723B2" w:rsidRPr="00D557BE" w:rsidRDefault="00A723B2" w:rsidP="00BB290F">
      <w:pPr>
        <w:spacing w:line="360" w:lineRule="auto"/>
        <w:jc w:val="both"/>
      </w:pPr>
    </w:p>
    <w:p w14:paraId="056AEE71" w14:textId="77777777" w:rsidR="00A723B2" w:rsidRPr="00D557BE" w:rsidRDefault="00A723B2" w:rsidP="00BB290F">
      <w:pPr>
        <w:spacing w:line="360" w:lineRule="auto"/>
        <w:jc w:val="both"/>
      </w:pPr>
    </w:p>
    <w:p w14:paraId="724A08A4" w14:textId="77777777" w:rsidR="00A723B2" w:rsidRPr="00D557BE" w:rsidRDefault="00A723B2" w:rsidP="00BB290F">
      <w:pPr>
        <w:spacing w:line="360" w:lineRule="auto"/>
        <w:jc w:val="both"/>
      </w:pPr>
    </w:p>
    <w:p w14:paraId="1D3A6022" w14:textId="77777777" w:rsidR="00A723B2" w:rsidRPr="00D557BE" w:rsidRDefault="00A723B2" w:rsidP="00BB290F">
      <w:pPr>
        <w:spacing w:line="360" w:lineRule="auto"/>
        <w:jc w:val="both"/>
      </w:pPr>
    </w:p>
    <w:p w14:paraId="6386C933" w14:textId="77777777" w:rsidR="00A723B2" w:rsidRPr="00D557BE" w:rsidRDefault="00A723B2" w:rsidP="00BB290F">
      <w:pPr>
        <w:spacing w:line="360" w:lineRule="auto"/>
        <w:jc w:val="both"/>
      </w:pPr>
    </w:p>
    <w:p w14:paraId="44E182FE" w14:textId="77777777" w:rsidR="00A723B2" w:rsidRPr="00D557BE" w:rsidRDefault="00A723B2" w:rsidP="00BB290F">
      <w:pPr>
        <w:spacing w:line="360" w:lineRule="auto"/>
        <w:jc w:val="both"/>
      </w:pPr>
    </w:p>
    <w:p w14:paraId="1A6B1F78" w14:textId="77777777" w:rsidR="00A723B2" w:rsidRPr="00D557BE" w:rsidRDefault="00A723B2" w:rsidP="00BB290F">
      <w:pPr>
        <w:spacing w:line="360" w:lineRule="auto"/>
        <w:jc w:val="both"/>
      </w:pPr>
    </w:p>
    <w:p w14:paraId="0648CDB8" w14:textId="77777777" w:rsidR="00A723B2" w:rsidRPr="00D557BE" w:rsidRDefault="00A723B2" w:rsidP="00BE72BC">
      <w:pPr>
        <w:spacing w:line="360" w:lineRule="auto"/>
        <w:ind w:left="0" w:right="389" w:firstLine="0"/>
        <w:jc w:val="both"/>
        <w:rPr>
          <w:b/>
          <w:u w:val="single"/>
        </w:rPr>
      </w:pPr>
    </w:p>
    <w:p w14:paraId="3208CF95" w14:textId="77777777" w:rsidR="00A723B2" w:rsidRPr="00D557BE" w:rsidRDefault="00A723B2" w:rsidP="00BB290F">
      <w:pPr>
        <w:spacing w:line="360" w:lineRule="auto"/>
        <w:ind w:right="389"/>
        <w:jc w:val="both"/>
        <w:rPr>
          <w:b/>
          <w:u w:val="single"/>
        </w:rPr>
      </w:pPr>
    </w:p>
    <w:p w14:paraId="17104266" w14:textId="77777777" w:rsidR="00A723B2" w:rsidRPr="00D557BE" w:rsidRDefault="00A723B2" w:rsidP="00BB290F">
      <w:pPr>
        <w:spacing w:line="360" w:lineRule="auto"/>
        <w:ind w:right="389"/>
        <w:jc w:val="both"/>
        <w:rPr>
          <w:b/>
          <w:u w:val="single"/>
        </w:rPr>
      </w:pPr>
    </w:p>
    <w:tbl>
      <w:tblPr>
        <w:tblW w:w="9218" w:type="dxa"/>
        <w:tblInd w:w="250" w:type="dxa"/>
        <w:tblLayout w:type="fixed"/>
        <w:tblLook w:val="0000" w:firstRow="0" w:lastRow="0" w:firstColumn="0" w:lastColumn="0" w:noHBand="0" w:noVBand="0"/>
      </w:tblPr>
      <w:tblGrid>
        <w:gridCol w:w="4538"/>
        <w:gridCol w:w="4680"/>
      </w:tblGrid>
      <w:tr w:rsidR="00A723B2" w:rsidRPr="00D557BE" w14:paraId="414C25C0" w14:textId="77777777" w:rsidTr="001D00E8">
        <w:tc>
          <w:tcPr>
            <w:tcW w:w="4538" w:type="dxa"/>
          </w:tcPr>
          <w:p w14:paraId="65D01087" w14:textId="77777777" w:rsidR="00A723B2" w:rsidRPr="005B28E5" w:rsidRDefault="00A723B2" w:rsidP="00BB290F">
            <w:pPr>
              <w:tabs>
                <w:tab w:val="left" w:pos="1310"/>
                <w:tab w:val="right" w:pos="4570"/>
                <w:tab w:val="right" w:pos="7340"/>
                <w:tab w:val="left" w:pos="7920"/>
              </w:tabs>
              <w:spacing w:line="360" w:lineRule="auto"/>
              <w:jc w:val="both"/>
            </w:pPr>
          </w:p>
          <w:p w14:paraId="7A170433" w14:textId="77777777" w:rsidR="00A723B2" w:rsidRPr="005B28E5" w:rsidRDefault="00A723B2" w:rsidP="00BB290F">
            <w:pPr>
              <w:tabs>
                <w:tab w:val="left" w:pos="1310"/>
                <w:tab w:val="right" w:pos="4570"/>
                <w:tab w:val="right" w:pos="7340"/>
                <w:tab w:val="left" w:pos="7920"/>
              </w:tabs>
              <w:spacing w:line="360" w:lineRule="auto"/>
              <w:jc w:val="both"/>
              <w:rPr>
                <w:u w:val="single"/>
              </w:rPr>
            </w:pPr>
            <w:r w:rsidRPr="005B28E5">
              <w:t xml:space="preserve">Prepared By: </w:t>
            </w:r>
            <w:r w:rsidRPr="005B28E5">
              <w:rPr>
                <w:u w:val="single"/>
              </w:rPr>
              <w:t xml:space="preserve">           </w:t>
            </w:r>
            <w:r w:rsidRPr="005B28E5">
              <w:rPr>
                <w:u w:val="single"/>
              </w:rPr>
              <w:tab/>
            </w:r>
          </w:p>
          <w:p w14:paraId="60090DB7" w14:textId="77777777" w:rsidR="00A723B2" w:rsidRPr="005B28E5" w:rsidRDefault="00476628" w:rsidP="00BB290F">
            <w:pPr>
              <w:tabs>
                <w:tab w:val="left" w:pos="1910"/>
                <w:tab w:val="right" w:pos="4570"/>
                <w:tab w:val="right" w:pos="7340"/>
                <w:tab w:val="left" w:pos="7920"/>
              </w:tabs>
              <w:spacing w:line="360" w:lineRule="auto"/>
              <w:jc w:val="both"/>
            </w:pPr>
            <w:r w:rsidRPr="005B28E5">
              <w:t>Christine LAM</w:t>
            </w:r>
          </w:p>
          <w:p w14:paraId="5660029E" w14:textId="77777777" w:rsidR="00A723B2" w:rsidRPr="005B28E5" w:rsidRDefault="00A723B2" w:rsidP="00BB290F">
            <w:pPr>
              <w:tabs>
                <w:tab w:val="left" w:pos="920"/>
                <w:tab w:val="left" w:pos="2018"/>
                <w:tab w:val="right" w:pos="4570"/>
                <w:tab w:val="right" w:pos="7340"/>
                <w:tab w:val="left" w:pos="7920"/>
              </w:tabs>
              <w:spacing w:line="360" w:lineRule="auto"/>
              <w:jc w:val="both"/>
            </w:pPr>
            <w:r w:rsidRPr="005B28E5">
              <w:t>Automated Systems (HK) Ltd.</w:t>
            </w:r>
          </w:p>
          <w:p w14:paraId="3C5138C5" w14:textId="77777777" w:rsidR="00A723B2" w:rsidRPr="005B28E5" w:rsidRDefault="00A723B2" w:rsidP="00BB290F">
            <w:pPr>
              <w:tabs>
                <w:tab w:val="left" w:pos="1910"/>
                <w:tab w:val="right" w:pos="4570"/>
                <w:tab w:val="right" w:pos="7340"/>
                <w:tab w:val="left" w:pos="7920"/>
              </w:tabs>
              <w:spacing w:line="360" w:lineRule="auto"/>
              <w:jc w:val="both"/>
            </w:pPr>
            <w:r w:rsidRPr="005B28E5">
              <w:t>[Project Manager]</w:t>
            </w:r>
          </w:p>
        </w:tc>
        <w:tc>
          <w:tcPr>
            <w:tcW w:w="4680" w:type="dxa"/>
          </w:tcPr>
          <w:p w14:paraId="12FBC173" w14:textId="77777777" w:rsidR="00A723B2" w:rsidRPr="005B28E5" w:rsidRDefault="00A723B2" w:rsidP="00BB290F">
            <w:pPr>
              <w:tabs>
                <w:tab w:val="left" w:pos="1451"/>
                <w:tab w:val="right" w:pos="4570"/>
                <w:tab w:val="right" w:pos="7340"/>
                <w:tab w:val="left" w:pos="7920"/>
              </w:tabs>
              <w:spacing w:line="360" w:lineRule="auto"/>
              <w:jc w:val="both"/>
            </w:pPr>
          </w:p>
          <w:p w14:paraId="5F39111F" w14:textId="77777777" w:rsidR="00A723B2" w:rsidRPr="005B28E5" w:rsidRDefault="00A723B2" w:rsidP="00BB290F">
            <w:pPr>
              <w:tabs>
                <w:tab w:val="left" w:pos="1451"/>
                <w:tab w:val="right" w:pos="4570"/>
                <w:tab w:val="right" w:pos="7340"/>
                <w:tab w:val="left" w:pos="7920"/>
              </w:tabs>
              <w:spacing w:line="360" w:lineRule="auto"/>
              <w:jc w:val="both"/>
              <w:rPr>
                <w:u w:val="single"/>
              </w:rPr>
            </w:pPr>
            <w:r w:rsidRPr="005B28E5">
              <w:t xml:space="preserve">Endorsed By: </w:t>
            </w:r>
            <w:r w:rsidRPr="005B28E5">
              <w:rPr>
                <w:u w:val="single"/>
              </w:rPr>
              <w:tab/>
            </w:r>
            <w:r w:rsidRPr="005B28E5">
              <w:rPr>
                <w:u w:val="single"/>
              </w:rPr>
              <w:tab/>
            </w:r>
          </w:p>
          <w:p w14:paraId="2B52C2E1" w14:textId="428F2C8B" w:rsidR="00510DC6" w:rsidRPr="005B28E5" w:rsidRDefault="0017352D" w:rsidP="00BB290F">
            <w:pPr>
              <w:spacing w:line="360" w:lineRule="auto"/>
              <w:ind w:right="440"/>
              <w:jc w:val="both"/>
            </w:pPr>
            <w:r w:rsidRPr="005B28E5">
              <w:t>Kenneth Fung</w:t>
            </w:r>
          </w:p>
          <w:p w14:paraId="210B0BCE" w14:textId="4570693D" w:rsidR="00510DC6" w:rsidRPr="005B28E5" w:rsidRDefault="0017352D" w:rsidP="00BB290F">
            <w:pPr>
              <w:spacing w:line="360" w:lineRule="auto"/>
              <w:ind w:right="440"/>
              <w:jc w:val="both"/>
            </w:pPr>
            <w:r w:rsidRPr="005B28E5">
              <w:t>Electrical and Mechanical Services Department</w:t>
            </w:r>
          </w:p>
          <w:p w14:paraId="3FD09E0D" w14:textId="6571562E" w:rsidR="00A723B2" w:rsidRPr="005B28E5" w:rsidRDefault="00510DC6" w:rsidP="00BB290F">
            <w:pPr>
              <w:tabs>
                <w:tab w:val="left" w:pos="920"/>
                <w:tab w:val="left" w:pos="2018"/>
                <w:tab w:val="right" w:pos="4472"/>
                <w:tab w:val="right" w:pos="7340"/>
                <w:tab w:val="left" w:pos="7920"/>
              </w:tabs>
              <w:spacing w:line="360" w:lineRule="auto"/>
              <w:jc w:val="both"/>
            </w:pPr>
            <w:r w:rsidRPr="005B28E5">
              <w:t>[</w:t>
            </w:r>
            <w:r w:rsidR="0017352D" w:rsidRPr="005B28E5">
              <w:t>EE/ITD/3</w:t>
            </w:r>
            <w:r w:rsidRPr="005B28E5">
              <w:t>]</w:t>
            </w:r>
          </w:p>
        </w:tc>
      </w:tr>
      <w:tr w:rsidR="00A723B2" w:rsidRPr="00D557BE" w14:paraId="5799D351" w14:textId="77777777" w:rsidTr="001D00E8">
        <w:tc>
          <w:tcPr>
            <w:tcW w:w="4538" w:type="dxa"/>
          </w:tcPr>
          <w:p w14:paraId="2151061A" w14:textId="77777777" w:rsidR="00A723B2" w:rsidRPr="00D557BE" w:rsidRDefault="00A723B2" w:rsidP="00BB290F">
            <w:pPr>
              <w:tabs>
                <w:tab w:val="left" w:pos="1593"/>
                <w:tab w:val="right" w:pos="4570"/>
                <w:tab w:val="right" w:pos="7340"/>
                <w:tab w:val="left" w:pos="7920"/>
              </w:tabs>
              <w:spacing w:line="360" w:lineRule="auto"/>
              <w:jc w:val="both"/>
            </w:pPr>
          </w:p>
          <w:p w14:paraId="3C63D4A2" w14:textId="31F3424C" w:rsidR="00A723B2" w:rsidRPr="00D557BE" w:rsidRDefault="00A723B2" w:rsidP="00BB290F">
            <w:pPr>
              <w:tabs>
                <w:tab w:val="left" w:pos="1593"/>
                <w:tab w:val="right" w:pos="4570"/>
                <w:tab w:val="right" w:pos="7340"/>
                <w:tab w:val="left" w:pos="7920"/>
              </w:tabs>
              <w:spacing w:line="360" w:lineRule="auto"/>
              <w:jc w:val="both"/>
            </w:pPr>
            <w:r w:rsidRPr="00D557BE">
              <w:t xml:space="preserve">Date: </w:t>
            </w:r>
            <w:r w:rsidRPr="00D557BE">
              <w:rPr>
                <w:u w:val="single"/>
              </w:rPr>
              <w:t xml:space="preserve">   </w:t>
            </w:r>
            <w:r w:rsidR="00480CE3">
              <w:rPr>
                <w:u w:val="single"/>
              </w:rPr>
              <w:t xml:space="preserve">    </w:t>
            </w:r>
            <w:r w:rsidRPr="00D557BE">
              <w:rPr>
                <w:u w:val="single"/>
              </w:rPr>
              <w:t xml:space="preserve">    </w:t>
            </w:r>
            <w:r w:rsidRPr="00D557BE">
              <w:rPr>
                <w:u w:val="single"/>
              </w:rPr>
              <w:tab/>
            </w:r>
            <w:r w:rsidRPr="00D557BE">
              <w:rPr>
                <w:u w:val="single"/>
              </w:rPr>
              <w:tab/>
            </w:r>
          </w:p>
        </w:tc>
        <w:tc>
          <w:tcPr>
            <w:tcW w:w="4680" w:type="dxa"/>
          </w:tcPr>
          <w:p w14:paraId="5CE125BD" w14:textId="77777777" w:rsidR="00A723B2" w:rsidRPr="00D557BE" w:rsidRDefault="00A723B2" w:rsidP="00BB290F">
            <w:pPr>
              <w:tabs>
                <w:tab w:val="left" w:pos="1468"/>
                <w:tab w:val="right" w:pos="4586"/>
                <w:tab w:val="right" w:pos="7340"/>
                <w:tab w:val="left" w:pos="7920"/>
              </w:tabs>
              <w:spacing w:line="360" w:lineRule="auto"/>
              <w:jc w:val="both"/>
            </w:pPr>
          </w:p>
          <w:p w14:paraId="4471AA2A" w14:textId="6CE19180" w:rsidR="00A723B2" w:rsidRPr="00D557BE" w:rsidRDefault="00A723B2" w:rsidP="00BB290F">
            <w:pPr>
              <w:tabs>
                <w:tab w:val="left" w:pos="1468"/>
                <w:tab w:val="right" w:pos="4586"/>
                <w:tab w:val="right" w:pos="7340"/>
                <w:tab w:val="left" w:pos="7920"/>
              </w:tabs>
              <w:spacing w:line="360" w:lineRule="auto"/>
              <w:jc w:val="both"/>
            </w:pPr>
            <w:r w:rsidRPr="00D557BE">
              <w:t xml:space="preserve">Date: </w:t>
            </w:r>
            <w:r w:rsidRPr="00D557BE">
              <w:rPr>
                <w:u w:val="single"/>
              </w:rPr>
              <w:t xml:space="preserve">       </w:t>
            </w:r>
            <w:r w:rsidR="00480CE3">
              <w:rPr>
                <w:u w:val="single"/>
              </w:rPr>
              <w:t xml:space="preserve">       </w:t>
            </w:r>
            <w:r w:rsidRPr="00D557BE">
              <w:rPr>
                <w:u w:val="single"/>
              </w:rPr>
              <w:t xml:space="preserve">        </w:t>
            </w:r>
            <w:r w:rsidRPr="00D557BE">
              <w:rPr>
                <w:u w:val="single"/>
              </w:rPr>
              <w:tab/>
            </w:r>
          </w:p>
        </w:tc>
      </w:tr>
    </w:tbl>
    <w:p w14:paraId="434C9DE5" w14:textId="77777777" w:rsidR="00A723B2" w:rsidRPr="00D557BE" w:rsidRDefault="00A723B2" w:rsidP="00BB290F">
      <w:pPr>
        <w:spacing w:line="360" w:lineRule="auto"/>
        <w:ind w:right="389"/>
        <w:jc w:val="both"/>
        <w:rPr>
          <w:b/>
          <w:sz w:val="26"/>
        </w:rPr>
        <w:sectPr w:rsidR="00A723B2" w:rsidRPr="00D557BE">
          <w:headerReference w:type="default" r:id="rId10"/>
          <w:footerReference w:type="default" r:id="rId11"/>
          <w:pgSz w:w="11907" w:h="16840" w:code="9"/>
          <w:pgMar w:top="1440" w:right="1304" w:bottom="1440" w:left="1304" w:header="709" w:footer="709" w:gutter="0"/>
          <w:pgNumType w:start="1"/>
          <w:cols w:space="425"/>
        </w:sectPr>
      </w:pPr>
    </w:p>
    <w:p w14:paraId="471649BE" w14:textId="77777777" w:rsidR="00D557BE" w:rsidRPr="00831818" w:rsidRDefault="00A723B2" w:rsidP="00BB290F">
      <w:pPr>
        <w:spacing w:line="360" w:lineRule="auto"/>
        <w:jc w:val="both"/>
        <w:rPr>
          <w:rFonts w:eastAsia="????"/>
          <w:b/>
        </w:rPr>
      </w:pPr>
      <w:r w:rsidRPr="00831818">
        <w:rPr>
          <w:rFonts w:eastAsia="????"/>
          <w:b/>
        </w:rPr>
        <w:br w:type="page"/>
      </w:r>
    </w:p>
    <w:tbl>
      <w:tblPr>
        <w:tblStyle w:val="TableGrid"/>
        <w:tblW w:w="0" w:type="auto"/>
        <w:tblInd w:w="400" w:type="dxa"/>
        <w:tblLook w:val="04A0" w:firstRow="1" w:lastRow="0" w:firstColumn="1" w:lastColumn="0" w:noHBand="0" w:noVBand="1"/>
      </w:tblPr>
      <w:tblGrid>
        <w:gridCol w:w="1013"/>
        <w:gridCol w:w="2542"/>
        <w:gridCol w:w="1778"/>
        <w:gridCol w:w="1778"/>
        <w:gridCol w:w="1778"/>
      </w:tblGrid>
      <w:tr w:rsidR="00432360" w14:paraId="0727BD56" w14:textId="77777777" w:rsidTr="00962E80">
        <w:tc>
          <w:tcPr>
            <w:tcW w:w="8889" w:type="dxa"/>
            <w:gridSpan w:val="5"/>
          </w:tcPr>
          <w:p w14:paraId="44E10273" w14:textId="5E42AABA" w:rsidR="00432360" w:rsidRDefault="00432360" w:rsidP="00BB290F">
            <w:pPr>
              <w:spacing w:line="360" w:lineRule="auto"/>
              <w:ind w:left="0" w:firstLine="0"/>
              <w:jc w:val="center"/>
              <w:rPr>
                <w:rFonts w:eastAsia="????"/>
                <w:b/>
              </w:rPr>
            </w:pPr>
            <w:r>
              <w:rPr>
                <w:rFonts w:eastAsia="????"/>
                <w:b/>
              </w:rPr>
              <w:lastRenderedPageBreak/>
              <w:t>Amendment History</w:t>
            </w:r>
          </w:p>
        </w:tc>
      </w:tr>
      <w:tr w:rsidR="00432360" w14:paraId="2CB868DC" w14:textId="77777777" w:rsidTr="00080A05">
        <w:tc>
          <w:tcPr>
            <w:tcW w:w="1013" w:type="dxa"/>
          </w:tcPr>
          <w:p w14:paraId="1A9751A1" w14:textId="3E9C9B1B" w:rsidR="00432360" w:rsidRPr="006C2187" w:rsidRDefault="00432360" w:rsidP="00BB290F">
            <w:pPr>
              <w:spacing w:line="360" w:lineRule="auto"/>
              <w:ind w:left="0" w:firstLine="0"/>
              <w:jc w:val="both"/>
              <w:rPr>
                <w:rFonts w:eastAsia="????"/>
              </w:rPr>
            </w:pPr>
            <w:r w:rsidRPr="006C2187">
              <w:rPr>
                <w:rFonts w:eastAsia="????"/>
              </w:rPr>
              <w:t>Change Number</w:t>
            </w:r>
          </w:p>
        </w:tc>
        <w:tc>
          <w:tcPr>
            <w:tcW w:w="2542" w:type="dxa"/>
          </w:tcPr>
          <w:p w14:paraId="3A23489B" w14:textId="18F7261D" w:rsidR="00432360" w:rsidRPr="006C2187" w:rsidRDefault="00432360" w:rsidP="00BB290F">
            <w:pPr>
              <w:spacing w:line="360" w:lineRule="auto"/>
              <w:ind w:left="0" w:firstLine="0"/>
              <w:jc w:val="both"/>
              <w:rPr>
                <w:rFonts w:eastAsia="????"/>
              </w:rPr>
            </w:pPr>
            <w:r w:rsidRPr="006C2187">
              <w:rPr>
                <w:rFonts w:eastAsia="????"/>
              </w:rPr>
              <w:t>Revision Description</w:t>
            </w:r>
          </w:p>
        </w:tc>
        <w:tc>
          <w:tcPr>
            <w:tcW w:w="1778" w:type="dxa"/>
          </w:tcPr>
          <w:p w14:paraId="76A54835" w14:textId="5C7DEF10" w:rsidR="00432360" w:rsidRPr="006C2187" w:rsidRDefault="00432360" w:rsidP="00BB290F">
            <w:pPr>
              <w:spacing w:line="360" w:lineRule="auto"/>
              <w:ind w:left="0" w:firstLine="0"/>
              <w:jc w:val="both"/>
              <w:rPr>
                <w:rFonts w:eastAsia="????"/>
              </w:rPr>
            </w:pPr>
            <w:r w:rsidRPr="006C2187">
              <w:rPr>
                <w:rFonts w:eastAsia="????"/>
              </w:rPr>
              <w:t>Section Affected</w:t>
            </w:r>
          </w:p>
        </w:tc>
        <w:tc>
          <w:tcPr>
            <w:tcW w:w="1778" w:type="dxa"/>
          </w:tcPr>
          <w:p w14:paraId="3DD01AA8" w14:textId="6649326B" w:rsidR="00432360" w:rsidRPr="006C2187" w:rsidRDefault="00432360" w:rsidP="00BB290F">
            <w:pPr>
              <w:spacing w:line="360" w:lineRule="auto"/>
              <w:ind w:left="0" w:firstLine="0"/>
              <w:jc w:val="both"/>
              <w:rPr>
                <w:rFonts w:eastAsia="????"/>
              </w:rPr>
            </w:pPr>
            <w:r w:rsidRPr="006C2187">
              <w:rPr>
                <w:rFonts w:eastAsia="????"/>
              </w:rPr>
              <w:t>Revision Number</w:t>
            </w:r>
          </w:p>
        </w:tc>
        <w:tc>
          <w:tcPr>
            <w:tcW w:w="1778" w:type="dxa"/>
          </w:tcPr>
          <w:p w14:paraId="739B6D2E" w14:textId="21202B82" w:rsidR="00432360" w:rsidRPr="006C2187" w:rsidRDefault="00432360" w:rsidP="00BB290F">
            <w:pPr>
              <w:spacing w:line="360" w:lineRule="auto"/>
              <w:ind w:left="0" w:firstLine="0"/>
              <w:jc w:val="both"/>
              <w:rPr>
                <w:rFonts w:eastAsia="????"/>
              </w:rPr>
            </w:pPr>
            <w:r w:rsidRPr="006C2187">
              <w:rPr>
                <w:rFonts w:eastAsia="????"/>
              </w:rPr>
              <w:t>Date</w:t>
            </w:r>
          </w:p>
        </w:tc>
      </w:tr>
      <w:tr w:rsidR="00432360" w14:paraId="49BD0E82" w14:textId="77777777" w:rsidTr="00080A05">
        <w:tc>
          <w:tcPr>
            <w:tcW w:w="1013" w:type="dxa"/>
          </w:tcPr>
          <w:p w14:paraId="399B902C" w14:textId="077EC388" w:rsidR="00432360" w:rsidRPr="006C2187" w:rsidRDefault="006C2187" w:rsidP="00BB290F">
            <w:pPr>
              <w:spacing w:line="360" w:lineRule="auto"/>
              <w:ind w:left="0" w:firstLine="0"/>
              <w:jc w:val="both"/>
              <w:rPr>
                <w:rFonts w:eastAsia="????"/>
              </w:rPr>
            </w:pPr>
            <w:r w:rsidRPr="006C2187">
              <w:rPr>
                <w:rFonts w:eastAsia="????"/>
              </w:rPr>
              <w:t>1</w:t>
            </w:r>
          </w:p>
        </w:tc>
        <w:tc>
          <w:tcPr>
            <w:tcW w:w="2542" w:type="dxa"/>
          </w:tcPr>
          <w:p w14:paraId="1FF6B011" w14:textId="6C2D1A33" w:rsidR="00432360" w:rsidRPr="006C2187" w:rsidRDefault="006C2187" w:rsidP="00BB290F">
            <w:pPr>
              <w:spacing w:line="360" w:lineRule="auto"/>
              <w:ind w:left="0" w:firstLine="0"/>
              <w:jc w:val="both"/>
              <w:rPr>
                <w:rFonts w:eastAsia="????"/>
              </w:rPr>
            </w:pPr>
            <w:r w:rsidRPr="006C2187">
              <w:rPr>
                <w:rFonts w:eastAsia="????"/>
              </w:rPr>
              <w:t>Draft Version</w:t>
            </w:r>
          </w:p>
        </w:tc>
        <w:tc>
          <w:tcPr>
            <w:tcW w:w="1778" w:type="dxa"/>
          </w:tcPr>
          <w:p w14:paraId="55CD4BF9" w14:textId="0783B8B8" w:rsidR="00432360" w:rsidRPr="006C2187" w:rsidRDefault="006C2187" w:rsidP="00BB290F">
            <w:pPr>
              <w:spacing w:line="360" w:lineRule="auto"/>
              <w:ind w:left="0" w:firstLine="0"/>
              <w:jc w:val="both"/>
              <w:rPr>
                <w:rFonts w:eastAsia="????"/>
              </w:rPr>
            </w:pPr>
            <w:r w:rsidRPr="006C2187">
              <w:rPr>
                <w:rFonts w:eastAsia="????"/>
              </w:rPr>
              <w:t>All</w:t>
            </w:r>
          </w:p>
        </w:tc>
        <w:tc>
          <w:tcPr>
            <w:tcW w:w="1778" w:type="dxa"/>
          </w:tcPr>
          <w:p w14:paraId="3FE87A74" w14:textId="687B1516" w:rsidR="00432360" w:rsidRPr="006C2187" w:rsidRDefault="00A03B38" w:rsidP="00BB290F">
            <w:pPr>
              <w:spacing w:line="360" w:lineRule="auto"/>
              <w:ind w:left="0" w:firstLine="0"/>
              <w:jc w:val="both"/>
              <w:rPr>
                <w:rFonts w:eastAsia="????"/>
              </w:rPr>
            </w:pPr>
            <w:r>
              <w:rPr>
                <w:rFonts w:eastAsia="????"/>
              </w:rPr>
              <w:t>0.1</w:t>
            </w:r>
          </w:p>
        </w:tc>
        <w:tc>
          <w:tcPr>
            <w:tcW w:w="1778" w:type="dxa"/>
          </w:tcPr>
          <w:p w14:paraId="54AE9CAA" w14:textId="12601F5B" w:rsidR="00432360" w:rsidRPr="006C2187" w:rsidRDefault="005E199C" w:rsidP="00BB290F">
            <w:pPr>
              <w:spacing w:line="360" w:lineRule="auto"/>
              <w:ind w:left="0" w:firstLine="0"/>
              <w:jc w:val="both"/>
              <w:rPr>
                <w:rFonts w:eastAsia="????"/>
              </w:rPr>
            </w:pPr>
            <w:r>
              <w:rPr>
                <w:rFonts w:eastAsia="????"/>
              </w:rPr>
              <w:t>10</w:t>
            </w:r>
            <w:r w:rsidR="00A03B38">
              <w:rPr>
                <w:rFonts w:eastAsia="????"/>
              </w:rPr>
              <w:t>/01</w:t>
            </w:r>
            <w:r w:rsidR="006C2187" w:rsidRPr="006C2187">
              <w:rPr>
                <w:rFonts w:eastAsia="????"/>
              </w:rPr>
              <w:t>/202</w:t>
            </w:r>
            <w:r w:rsidR="00A03B38">
              <w:rPr>
                <w:rFonts w:eastAsia="????"/>
              </w:rPr>
              <w:t>2</w:t>
            </w:r>
          </w:p>
        </w:tc>
      </w:tr>
      <w:tr w:rsidR="00432360" w14:paraId="5292ACEC" w14:textId="77777777" w:rsidTr="00080A05">
        <w:tc>
          <w:tcPr>
            <w:tcW w:w="1013" w:type="dxa"/>
          </w:tcPr>
          <w:p w14:paraId="74E26884" w14:textId="77777777" w:rsidR="00432360" w:rsidRDefault="00432360" w:rsidP="00BB290F">
            <w:pPr>
              <w:spacing w:line="360" w:lineRule="auto"/>
              <w:ind w:left="0" w:firstLine="0"/>
              <w:jc w:val="both"/>
              <w:rPr>
                <w:rFonts w:eastAsia="????"/>
                <w:b/>
              </w:rPr>
            </w:pPr>
          </w:p>
        </w:tc>
        <w:tc>
          <w:tcPr>
            <w:tcW w:w="2542" w:type="dxa"/>
          </w:tcPr>
          <w:p w14:paraId="2CD0813F" w14:textId="77777777" w:rsidR="00432360" w:rsidRDefault="00432360" w:rsidP="00BB290F">
            <w:pPr>
              <w:spacing w:line="360" w:lineRule="auto"/>
              <w:ind w:left="0" w:firstLine="0"/>
              <w:jc w:val="both"/>
              <w:rPr>
                <w:rFonts w:eastAsia="????"/>
                <w:b/>
              </w:rPr>
            </w:pPr>
          </w:p>
        </w:tc>
        <w:tc>
          <w:tcPr>
            <w:tcW w:w="1778" w:type="dxa"/>
          </w:tcPr>
          <w:p w14:paraId="55FB19F0" w14:textId="77777777" w:rsidR="00432360" w:rsidRDefault="00432360" w:rsidP="00BB290F">
            <w:pPr>
              <w:spacing w:line="360" w:lineRule="auto"/>
              <w:ind w:left="0" w:firstLine="0"/>
              <w:jc w:val="both"/>
              <w:rPr>
                <w:rFonts w:eastAsia="????"/>
                <w:b/>
              </w:rPr>
            </w:pPr>
          </w:p>
        </w:tc>
        <w:tc>
          <w:tcPr>
            <w:tcW w:w="1778" w:type="dxa"/>
          </w:tcPr>
          <w:p w14:paraId="1D1EF40A" w14:textId="77777777" w:rsidR="00432360" w:rsidRDefault="00432360" w:rsidP="00BB290F">
            <w:pPr>
              <w:spacing w:line="360" w:lineRule="auto"/>
              <w:ind w:left="0" w:firstLine="0"/>
              <w:jc w:val="both"/>
              <w:rPr>
                <w:rFonts w:eastAsia="????"/>
                <w:b/>
              </w:rPr>
            </w:pPr>
          </w:p>
        </w:tc>
        <w:tc>
          <w:tcPr>
            <w:tcW w:w="1778" w:type="dxa"/>
          </w:tcPr>
          <w:p w14:paraId="4784F408" w14:textId="77777777" w:rsidR="00432360" w:rsidRDefault="00432360" w:rsidP="00BB290F">
            <w:pPr>
              <w:spacing w:line="360" w:lineRule="auto"/>
              <w:ind w:left="0" w:firstLine="0"/>
              <w:jc w:val="both"/>
              <w:rPr>
                <w:rFonts w:eastAsia="????"/>
                <w:b/>
              </w:rPr>
            </w:pPr>
          </w:p>
        </w:tc>
      </w:tr>
      <w:tr w:rsidR="00432360" w14:paraId="6DDA3305" w14:textId="77777777" w:rsidTr="00080A05">
        <w:tc>
          <w:tcPr>
            <w:tcW w:w="1013" w:type="dxa"/>
          </w:tcPr>
          <w:p w14:paraId="6000C7A7" w14:textId="77777777" w:rsidR="00432360" w:rsidRDefault="00432360" w:rsidP="00BB290F">
            <w:pPr>
              <w:spacing w:line="360" w:lineRule="auto"/>
              <w:ind w:left="0" w:firstLine="0"/>
              <w:jc w:val="both"/>
              <w:rPr>
                <w:rFonts w:eastAsia="????"/>
                <w:b/>
              </w:rPr>
            </w:pPr>
          </w:p>
        </w:tc>
        <w:tc>
          <w:tcPr>
            <w:tcW w:w="2542" w:type="dxa"/>
          </w:tcPr>
          <w:p w14:paraId="18F83D6B" w14:textId="77777777" w:rsidR="00432360" w:rsidRDefault="00432360" w:rsidP="00BB290F">
            <w:pPr>
              <w:spacing w:line="360" w:lineRule="auto"/>
              <w:ind w:left="0" w:firstLine="0"/>
              <w:jc w:val="both"/>
              <w:rPr>
                <w:rFonts w:eastAsia="????"/>
                <w:b/>
              </w:rPr>
            </w:pPr>
          </w:p>
        </w:tc>
        <w:tc>
          <w:tcPr>
            <w:tcW w:w="1778" w:type="dxa"/>
          </w:tcPr>
          <w:p w14:paraId="0658ECFE" w14:textId="77777777" w:rsidR="00432360" w:rsidRDefault="00432360" w:rsidP="00BB290F">
            <w:pPr>
              <w:spacing w:line="360" w:lineRule="auto"/>
              <w:ind w:left="0" w:firstLine="0"/>
              <w:jc w:val="both"/>
              <w:rPr>
                <w:rFonts w:eastAsia="????"/>
                <w:b/>
              </w:rPr>
            </w:pPr>
          </w:p>
        </w:tc>
        <w:tc>
          <w:tcPr>
            <w:tcW w:w="1778" w:type="dxa"/>
          </w:tcPr>
          <w:p w14:paraId="1C888BD1" w14:textId="77777777" w:rsidR="00432360" w:rsidRDefault="00432360" w:rsidP="00BB290F">
            <w:pPr>
              <w:spacing w:line="360" w:lineRule="auto"/>
              <w:ind w:left="0" w:firstLine="0"/>
              <w:jc w:val="both"/>
              <w:rPr>
                <w:rFonts w:eastAsia="????"/>
                <w:b/>
              </w:rPr>
            </w:pPr>
          </w:p>
        </w:tc>
        <w:tc>
          <w:tcPr>
            <w:tcW w:w="1778" w:type="dxa"/>
          </w:tcPr>
          <w:p w14:paraId="3D68859A" w14:textId="77777777" w:rsidR="00432360" w:rsidRDefault="00432360" w:rsidP="00BB290F">
            <w:pPr>
              <w:spacing w:line="360" w:lineRule="auto"/>
              <w:ind w:left="0" w:firstLine="0"/>
              <w:jc w:val="both"/>
              <w:rPr>
                <w:rFonts w:eastAsia="????"/>
                <w:b/>
              </w:rPr>
            </w:pPr>
          </w:p>
        </w:tc>
      </w:tr>
    </w:tbl>
    <w:p w14:paraId="3D17DD55" w14:textId="77777777" w:rsidR="00D557BE" w:rsidRDefault="00D557BE" w:rsidP="00BB290F">
      <w:pPr>
        <w:spacing w:line="360" w:lineRule="auto"/>
        <w:jc w:val="both"/>
        <w:rPr>
          <w:rFonts w:eastAsia="????"/>
          <w:b/>
        </w:rPr>
      </w:pPr>
    </w:p>
    <w:p w14:paraId="2B47F1B6" w14:textId="11C801FF" w:rsidR="00432360" w:rsidRPr="00A8267F" w:rsidRDefault="00A8267F" w:rsidP="00BB290F">
      <w:pPr>
        <w:pageBreakBefore/>
        <w:spacing w:line="360" w:lineRule="auto"/>
        <w:ind w:left="403" w:hanging="403"/>
        <w:jc w:val="center"/>
        <w:rPr>
          <w:rFonts w:eastAsia="????"/>
          <w:b/>
          <w:sz w:val="28"/>
          <w:szCs w:val="28"/>
          <w:u w:val="single"/>
        </w:rPr>
      </w:pPr>
      <w:r w:rsidRPr="00A8267F">
        <w:rPr>
          <w:rFonts w:eastAsia="????"/>
          <w:b/>
          <w:sz w:val="28"/>
          <w:szCs w:val="28"/>
          <w:u w:val="single"/>
        </w:rPr>
        <w:lastRenderedPageBreak/>
        <w:t>Table of Contents</w:t>
      </w:r>
    </w:p>
    <w:sdt>
      <w:sdtPr>
        <w:id w:val="491764037"/>
        <w:docPartObj>
          <w:docPartGallery w:val="Table of Contents"/>
          <w:docPartUnique/>
        </w:docPartObj>
      </w:sdtPr>
      <w:sdtEndPr/>
      <w:sdtContent>
        <w:p w14:paraId="1BA49A6C" w14:textId="151EEADB" w:rsidR="00762CDA" w:rsidRDefault="00A8267F">
          <w:pPr>
            <w:pStyle w:val="TOC1"/>
            <w:rPr>
              <w:rFonts w:asciiTheme="minorHAnsi" w:eastAsiaTheme="minorEastAsia" w:hAnsiTheme="minorHAnsi" w:cstheme="minorBidi"/>
              <w:b w:val="0"/>
              <w:caps w:val="0"/>
              <w:noProof/>
              <w:sz w:val="22"/>
              <w:szCs w:val="22"/>
            </w:rPr>
          </w:pPr>
          <w:r>
            <w:fldChar w:fldCharType="begin"/>
          </w:r>
          <w:r>
            <w:instrText xml:space="preserve"> TOC \o "1-5" \h \z \u </w:instrText>
          </w:r>
          <w:r>
            <w:fldChar w:fldCharType="separate"/>
          </w:r>
          <w:hyperlink w:anchor="_Toc92701746" w:history="1">
            <w:r w:rsidR="00762CDA" w:rsidRPr="00915A33">
              <w:rPr>
                <w:rStyle w:val="Hyperlink"/>
                <w:noProof/>
              </w:rPr>
              <w:t>1.</w:t>
            </w:r>
            <w:r w:rsidR="00762CDA">
              <w:rPr>
                <w:rFonts w:asciiTheme="minorHAnsi" w:eastAsiaTheme="minorEastAsia" w:hAnsiTheme="minorHAnsi" w:cstheme="minorBidi"/>
                <w:b w:val="0"/>
                <w:caps w:val="0"/>
                <w:noProof/>
                <w:sz w:val="22"/>
                <w:szCs w:val="22"/>
              </w:rPr>
              <w:tab/>
            </w:r>
            <w:r w:rsidR="00762CDA" w:rsidRPr="00915A33">
              <w:rPr>
                <w:rStyle w:val="Hyperlink"/>
                <w:noProof/>
              </w:rPr>
              <w:t>Definition of Terms</w:t>
            </w:r>
            <w:r w:rsidR="00762CDA">
              <w:rPr>
                <w:noProof/>
                <w:webHidden/>
              </w:rPr>
              <w:tab/>
            </w:r>
            <w:r w:rsidR="00762CDA">
              <w:rPr>
                <w:noProof/>
                <w:webHidden/>
              </w:rPr>
              <w:fldChar w:fldCharType="begin"/>
            </w:r>
            <w:r w:rsidR="00762CDA">
              <w:rPr>
                <w:noProof/>
                <w:webHidden/>
              </w:rPr>
              <w:instrText xml:space="preserve"> PAGEREF _Toc92701746 \h </w:instrText>
            </w:r>
            <w:r w:rsidR="00762CDA">
              <w:rPr>
                <w:noProof/>
                <w:webHidden/>
              </w:rPr>
            </w:r>
            <w:r w:rsidR="00762CDA">
              <w:rPr>
                <w:noProof/>
                <w:webHidden/>
              </w:rPr>
              <w:fldChar w:fldCharType="separate"/>
            </w:r>
            <w:r w:rsidR="00EB5CEE">
              <w:rPr>
                <w:noProof/>
                <w:webHidden/>
              </w:rPr>
              <w:t>1</w:t>
            </w:r>
            <w:r w:rsidR="00762CDA">
              <w:rPr>
                <w:noProof/>
                <w:webHidden/>
              </w:rPr>
              <w:fldChar w:fldCharType="end"/>
            </w:r>
          </w:hyperlink>
        </w:p>
        <w:p w14:paraId="14C4D2B1" w14:textId="3E5C87E7" w:rsidR="00762CDA" w:rsidRDefault="00762CDA">
          <w:pPr>
            <w:pStyle w:val="TOC1"/>
            <w:rPr>
              <w:rFonts w:asciiTheme="minorHAnsi" w:eastAsiaTheme="minorEastAsia" w:hAnsiTheme="minorHAnsi" w:cstheme="minorBidi"/>
              <w:b w:val="0"/>
              <w:caps w:val="0"/>
              <w:noProof/>
              <w:sz w:val="22"/>
              <w:szCs w:val="22"/>
            </w:rPr>
          </w:pPr>
          <w:hyperlink w:anchor="_Toc92701747" w:history="1">
            <w:r w:rsidRPr="00915A33">
              <w:rPr>
                <w:rStyle w:val="Hyperlink"/>
                <w:noProof/>
              </w:rPr>
              <w:t>2.</w:t>
            </w:r>
            <w:r>
              <w:rPr>
                <w:rFonts w:asciiTheme="minorHAnsi" w:eastAsiaTheme="minorEastAsia" w:hAnsiTheme="minorHAnsi" w:cstheme="minorBidi"/>
                <w:b w:val="0"/>
                <w:caps w:val="0"/>
                <w:noProof/>
                <w:sz w:val="22"/>
                <w:szCs w:val="22"/>
              </w:rPr>
              <w:tab/>
            </w:r>
            <w:r w:rsidRPr="00915A33">
              <w:rPr>
                <w:rStyle w:val="Hyperlink"/>
                <w:noProof/>
              </w:rPr>
              <w:t>Selected Technical System Option</w:t>
            </w:r>
            <w:r>
              <w:rPr>
                <w:noProof/>
                <w:webHidden/>
              </w:rPr>
              <w:tab/>
            </w:r>
            <w:r>
              <w:rPr>
                <w:noProof/>
                <w:webHidden/>
              </w:rPr>
              <w:fldChar w:fldCharType="begin"/>
            </w:r>
            <w:r>
              <w:rPr>
                <w:noProof/>
                <w:webHidden/>
              </w:rPr>
              <w:instrText xml:space="preserve"> PAGEREF _Toc92701747 \h </w:instrText>
            </w:r>
            <w:r>
              <w:rPr>
                <w:noProof/>
                <w:webHidden/>
              </w:rPr>
            </w:r>
            <w:r>
              <w:rPr>
                <w:noProof/>
                <w:webHidden/>
              </w:rPr>
              <w:fldChar w:fldCharType="separate"/>
            </w:r>
            <w:r w:rsidR="00EB5CEE">
              <w:rPr>
                <w:noProof/>
                <w:webHidden/>
              </w:rPr>
              <w:t>2</w:t>
            </w:r>
            <w:r>
              <w:rPr>
                <w:noProof/>
                <w:webHidden/>
              </w:rPr>
              <w:fldChar w:fldCharType="end"/>
            </w:r>
          </w:hyperlink>
        </w:p>
        <w:p w14:paraId="5DD37F48" w14:textId="04ED6EF7" w:rsidR="00762CDA" w:rsidRDefault="00762CDA">
          <w:pPr>
            <w:pStyle w:val="TOC2"/>
            <w:rPr>
              <w:rFonts w:asciiTheme="minorHAnsi" w:eastAsiaTheme="minorEastAsia" w:hAnsiTheme="minorHAnsi" w:cstheme="minorBidi"/>
              <w:smallCaps w:val="0"/>
              <w:noProof/>
              <w:sz w:val="22"/>
              <w:szCs w:val="22"/>
            </w:rPr>
          </w:pPr>
          <w:hyperlink w:anchor="_Toc92701748" w:history="1">
            <w:r w:rsidRPr="00915A33">
              <w:rPr>
                <w:rStyle w:val="Hyperlink"/>
                <w:b/>
                <w:noProof/>
                <w:snapToGrid w:val="0"/>
                <w:lang w:eastAsia="zh-CN"/>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915A33">
              <w:rPr>
                <w:rStyle w:val="Hyperlink"/>
                <w:b/>
                <w:noProof/>
                <w:lang w:eastAsia="zh-CN"/>
              </w:rPr>
              <w:t>S</w:t>
            </w:r>
            <w:r w:rsidRPr="00915A33">
              <w:rPr>
                <w:rStyle w:val="Hyperlink"/>
                <w:b/>
                <w:noProof/>
              </w:rPr>
              <w:t>izing Model</w:t>
            </w:r>
            <w:r>
              <w:rPr>
                <w:noProof/>
                <w:webHidden/>
              </w:rPr>
              <w:tab/>
            </w:r>
            <w:r>
              <w:rPr>
                <w:noProof/>
                <w:webHidden/>
              </w:rPr>
              <w:fldChar w:fldCharType="begin"/>
            </w:r>
            <w:r>
              <w:rPr>
                <w:noProof/>
                <w:webHidden/>
              </w:rPr>
              <w:instrText xml:space="preserve"> PAGEREF _Toc92701748 \h </w:instrText>
            </w:r>
            <w:r>
              <w:rPr>
                <w:noProof/>
                <w:webHidden/>
              </w:rPr>
            </w:r>
            <w:r>
              <w:rPr>
                <w:noProof/>
                <w:webHidden/>
              </w:rPr>
              <w:fldChar w:fldCharType="separate"/>
            </w:r>
            <w:r w:rsidR="00EB5CEE">
              <w:rPr>
                <w:noProof/>
                <w:webHidden/>
              </w:rPr>
              <w:t>2</w:t>
            </w:r>
            <w:r>
              <w:rPr>
                <w:noProof/>
                <w:webHidden/>
              </w:rPr>
              <w:fldChar w:fldCharType="end"/>
            </w:r>
          </w:hyperlink>
        </w:p>
        <w:p w14:paraId="15C6C2BA" w14:textId="17AA9F08" w:rsidR="00762CDA" w:rsidRDefault="00762CDA">
          <w:pPr>
            <w:pStyle w:val="TOC3"/>
            <w:rPr>
              <w:rFonts w:asciiTheme="minorHAnsi" w:eastAsiaTheme="minorEastAsia" w:hAnsiTheme="minorHAnsi" w:cstheme="minorBidi"/>
              <w:i w:val="0"/>
              <w:noProof/>
              <w:sz w:val="22"/>
              <w:szCs w:val="22"/>
            </w:rPr>
          </w:pPr>
          <w:hyperlink w:anchor="_Toc92701749" w:history="1">
            <w:r w:rsidRPr="00915A33">
              <w:rPr>
                <w:rStyle w:val="Hyperlink"/>
                <w:rFonts w:ascii="Times New Roman Bold" w:hAnsi="Times New Roman Bold"/>
                <w:b/>
                <w:noProof/>
                <w:lang w:eastAsia="zh-CN"/>
              </w:rPr>
              <w:t>2.1.1</w:t>
            </w:r>
            <w:r>
              <w:rPr>
                <w:rFonts w:asciiTheme="minorHAnsi" w:eastAsiaTheme="minorEastAsia" w:hAnsiTheme="minorHAnsi" w:cstheme="minorBidi"/>
                <w:i w:val="0"/>
                <w:noProof/>
                <w:sz w:val="22"/>
                <w:szCs w:val="22"/>
              </w:rPr>
              <w:tab/>
            </w:r>
            <w:r w:rsidRPr="00915A33">
              <w:rPr>
                <w:rStyle w:val="Hyperlink"/>
                <w:rFonts w:ascii="Times New Roman Bold" w:hAnsi="Times New Roman Bold"/>
                <w:b/>
                <w:noProof/>
                <w:lang w:eastAsia="zh-CN"/>
              </w:rPr>
              <w:t>Overview</w:t>
            </w:r>
            <w:r>
              <w:rPr>
                <w:noProof/>
                <w:webHidden/>
              </w:rPr>
              <w:tab/>
            </w:r>
            <w:r>
              <w:rPr>
                <w:noProof/>
                <w:webHidden/>
              </w:rPr>
              <w:fldChar w:fldCharType="begin"/>
            </w:r>
            <w:r>
              <w:rPr>
                <w:noProof/>
                <w:webHidden/>
              </w:rPr>
              <w:instrText xml:space="preserve"> PAGEREF _Toc92701749 \h </w:instrText>
            </w:r>
            <w:r>
              <w:rPr>
                <w:noProof/>
                <w:webHidden/>
              </w:rPr>
            </w:r>
            <w:r>
              <w:rPr>
                <w:noProof/>
                <w:webHidden/>
              </w:rPr>
              <w:fldChar w:fldCharType="separate"/>
            </w:r>
            <w:r w:rsidR="00EB5CEE">
              <w:rPr>
                <w:noProof/>
                <w:webHidden/>
              </w:rPr>
              <w:t>2</w:t>
            </w:r>
            <w:r>
              <w:rPr>
                <w:noProof/>
                <w:webHidden/>
              </w:rPr>
              <w:fldChar w:fldCharType="end"/>
            </w:r>
          </w:hyperlink>
        </w:p>
        <w:p w14:paraId="05291DAF" w14:textId="2FE780C5" w:rsidR="00762CDA" w:rsidRDefault="00762CDA">
          <w:pPr>
            <w:pStyle w:val="TOC4"/>
            <w:rPr>
              <w:rFonts w:asciiTheme="minorHAnsi" w:eastAsiaTheme="minorEastAsia" w:hAnsiTheme="minorHAnsi" w:cstheme="minorBidi"/>
              <w:noProof/>
              <w:sz w:val="22"/>
              <w:szCs w:val="22"/>
            </w:rPr>
          </w:pPr>
          <w:hyperlink w:anchor="_Toc92701750" w:history="1">
            <w:r w:rsidRPr="00915A33">
              <w:rPr>
                <w:rStyle w:val="Hyperlink"/>
                <w:b/>
                <w:noProof/>
                <w:lang w:eastAsia="zh-CN"/>
              </w:rPr>
              <w:t>2.1.1.1</w:t>
            </w:r>
            <w:r>
              <w:rPr>
                <w:rFonts w:asciiTheme="minorHAnsi" w:eastAsiaTheme="minorEastAsia" w:hAnsiTheme="minorHAnsi" w:cstheme="minorBidi"/>
                <w:noProof/>
                <w:sz w:val="22"/>
                <w:szCs w:val="22"/>
              </w:rPr>
              <w:tab/>
            </w:r>
            <w:r w:rsidRPr="00915A33">
              <w:rPr>
                <w:rStyle w:val="Hyperlink"/>
                <w:b/>
                <w:noProof/>
                <w:lang w:eastAsia="zh-CN"/>
              </w:rPr>
              <w:t>General Assumptions</w:t>
            </w:r>
            <w:r>
              <w:rPr>
                <w:noProof/>
                <w:webHidden/>
              </w:rPr>
              <w:tab/>
            </w:r>
            <w:r>
              <w:rPr>
                <w:noProof/>
                <w:webHidden/>
              </w:rPr>
              <w:fldChar w:fldCharType="begin"/>
            </w:r>
            <w:r>
              <w:rPr>
                <w:noProof/>
                <w:webHidden/>
              </w:rPr>
              <w:instrText xml:space="preserve"> PAGEREF _Toc92701750 \h </w:instrText>
            </w:r>
            <w:r>
              <w:rPr>
                <w:noProof/>
                <w:webHidden/>
              </w:rPr>
            </w:r>
            <w:r>
              <w:rPr>
                <w:noProof/>
                <w:webHidden/>
              </w:rPr>
              <w:fldChar w:fldCharType="separate"/>
            </w:r>
            <w:r w:rsidR="00EB5CEE">
              <w:rPr>
                <w:noProof/>
                <w:webHidden/>
              </w:rPr>
              <w:t>2</w:t>
            </w:r>
            <w:r>
              <w:rPr>
                <w:noProof/>
                <w:webHidden/>
              </w:rPr>
              <w:fldChar w:fldCharType="end"/>
            </w:r>
          </w:hyperlink>
        </w:p>
        <w:p w14:paraId="15647A53" w14:textId="48ECF551" w:rsidR="00762CDA" w:rsidRDefault="00762CDA">
          <w:pPr>
            <w:pStyle w:val="TOC4"/>
            <w:rPr>
              <w:rFonts w:asciiTheme="minorHAnsi" w:eastAsiaTheme="minorEastAsia" w:hAnsiTheme="minorHAnsi" w:cstheme="minorBidi"/>
              <w:noProof/>
              <w:sz w:val="22"/>
              <w:szCs w:val="22"/>
            </w:rPr>
          </w:pPr>
          <w:hyperlink w:anchor="_Toc92701751" w:history="1">
            <w:r w:rsidRPr="00915A33">
              <w:rPr>
                <w:rStyle w:val="Hyperlink"/>
                <w:b/>
                <w:noProof/>
                <w:lang w:eastAsia="zh-CN"/>
              </w:rPr>
              <w:t>2.1.1.2</w:t>
            </w:r>
            <w:r>
              <w:rPr>
                <w:rFonts w:asciiTheme="minorHAnsi" w:eastAsiaTheme="minorEastAsia" w:hAnsiTheme="minorHAnsi" w:cstheme="minorBidi"/>
                <w:noProof/>
                <w:sz w:val="22"/>
                <w:szCs w:val="22"/>
              </w:rPr>
              <w:tab/>
            </w:r>
            <w:r w:rsidRPr="00915A33">
              <w:rPr>
                <w:rStyle w:val="Hyperlink"/>
                <w:b/>
                <w:noProof/>
                <w:lang w:eastAsia="zh-CN"/>
              </w:rPr>
              <w:t>Registrations &amp; Submissions Related Assumptions</w:t>
            </w:r>
            <w:r>
              <w:rPr>
                <w:noProof/>
                <w:webHidden/>
              </w:rPr>
              <w:tab/>
            </w:r>
            <w:r>
              <w:rPr>
                <w:noProof/>
                <w:webHidden/>
              </w:rPr>
              <w:fldChar w:fldCharType="begin"/>
            </w:r>
            <w:r>
              <w:rPr>
                <w:noProof/>
                <w:webHidden/>
              </w:rPr>
              <w:instrText xml:space="preserve"> PAGEREF _Toc92701751 \h </w:instrText>
            </w:r>
            <w:r>
              <w:rPr>
                <w:noProof/>
                <w:webHidden/>
              </w:rPr>
            </w:r>
            <w:r>
              <w:rPr>
                <w:noProof/>
                <w:webHidden/>
              </w:rPr>
              <w:fldChar w:fldCharType="separate"/>
            </w:r>
            <w:r w:rsidR="00EB5CEE">
              <w:rPr>
                <w:noProof/>
                <w:webHidden/>
              </w:rPr>
              <w:t>4</w:t>
            </w:r>
            <w:r>
              <w:rPr>
                <w:noProof/>
                <w:webHidden/>
              </w:rPr>
              <w:fldChar w:fldCharType="end"/>
            </w:r>
          </w:hyperlink>
        </w:p>
        <w:p w14:paraId="4AB57B06" w14:textId="26B7879A" w:rsidR="00762CDA" w:rsidRDefault="00762CDA">
          <w:pPr>
            <w:pStyle w:val="TOC4"/>
            <w:rPr>
              <w:rFonts w:asciiTheme="minorHAnsi" w:eastAsiaTheme="minorEastAsia" w:hAnsiTheme="minorHAnsi" w:cstheme="minorBidi"/>
              <w:noProof/>
              <w:sz w:val="22"/>
              <w:szCs w:val="22"/>
            </w:rPr>
          </w:pPr>
          <w:hyperlink w:anchor="_Toc92701752" w:history="1">
            <w:r w:rsidRPr="00915A33">
              <w:rPr>
                <w:rStyle w:val="Hyperlink"/>
                <w:b/>
                <w:noProof/>
                <w:lang w:eastAsia="zh-CN"/>
              </w:rPr>
              <w:t>2.1.1.3</w:t>
            </w:r>
            <w:r>
              <w:rPr>
                <w:rFonts w:asciiTheme="minorHAnsi" w:eastAsiaTheme="minorEastAsia" w:hAnsiTheme="minorHAnsi" w:cstheme="minorBidi"/>
                <w:noProof/>
                <w:sz w:val="22"/>
                <w:szCs w:val="22"/>
              </w:rPr>
              <w:tab/>
            </w:r>
            <w:r w:rsidRPr="00915A33">
              <w:rPr>
                <w:rStyle w:val="Hyperlink"/>
                <w:b/>
                <w:noProof/>
                <w:lang w:eastAsia="zh-CN"/>
              </w:rPr>
              <w:t>Other Assumptions</w:t>
            </w:r>
            <w:r>
              <w:rPr>
                <w:noProof/>
                <w:webHidden/>
              </w:rPr>
              <w:tab/>
            </w:r>
            <w:r>
              <w:rPr>
                <w:noProof/>
                <w:webHidden/>
              </w:rPr>
              <w:fldChar w:fldCharType="begin"/>
            </w:r>
            <w:r>
              <w:rPr>
                <w:noProof/>
                <w:webHidden/>
              </w:rPr>
              <w:instrText xml:space="preserve"> PAGEREF _Toc92701752 \h </w:instrText>
            </w:r>
            <w:r>
              <w:rPr>
                <w:noProof/>
                <w:webHidden/>
              </w:rPr>
            </w:r>
            <w:r>
              <w:rPr>
                <w:noProof/>
                <w:webHidden/>
              </w:rPr>
              <w:fldChar w:fldCharType="separate"/>
            </w:r>
            <w:r w:rsidR="00EB5CEE">
              <w:rPr>
                <w:noProof/>
                <w:webHidden/>
              </w:rPr>
              <w:t>7</w:t>
            </w:r>
            <w:r>
              <w:rPr>
                <w:noProof/>
                <w:webHidden/>
              </w:rPr>
              <w:fldChar w:fldCharType="end"/>
            </w:r>
          </w:hyperlink>
        </w:p>
        <w:p w14:paraId="2F3D69DA" w14:textId="66643425" w:rsidR="00762CDA" w:rsidRDefault="00762CDA">
          <w:pPr>
            <w:pStyle w:val="TOC3"/>
            <w:rPr>
              <w:rFonts w:asciiTheme="minorHAnsi" w:eastAsiaTheme="minorEastAsia" w:hAnsiTheme="minorHAnsi" w:cstheme="minorBidi"/>
              <w:i w:val="0"/>
              <w:noProof/>
              <w:sz w:val="22"/>
              <w:szCs w:val="22"/>
            </w:rPr>
          </w:pPr>
          <w:hyperlink w:anchor="_Toc92701753" w:history="1">
            <w:r w:rsidRPr="00915A33">
              <w:rPr>
                <w:rStyle w:val="Hyperlink"/>
                <w:b/>
                <w:noProof/>
                <w:lang w:eastAsia="zh-CN"/>
              </w:rPr>
              <w:t>2.1.2</w:t>
            </w:r>
            <w:r>
              <w:rPr>
                <w:rFonts w:asciiTheme="minorHAnsi" w:eastAsiaTheme="minorEastAsia" w:hAnsiTheme="minorHAnsi" w:cstheme="minorBidi"/>
                <w:i w:val="0"/>
                <w:noProof/>
                <w:sz w:val="22"/>
                <w:szCs w:val="22"/>
              </w:rPr>
              <w:tab/>
            </w:r>
            <w:r w:rsidRPr="00915A33">
              <w:rPr>
                <w:rStyle w:val="Hyperlink"/>
                <w:b/>
                <w:noProof/>
                <w:lang w:eastAsia="zh-CN"/>
              </w:rPr>
              <w:t>Data Storage Volume and Growth</w:t>
            </w:r>
            <w:r>
              <w:rPr>
                <w:noProof/>
                <w:webHidden/>
              </w:rPr>
              <w:tab/>
            </w:r>
            <w:r>
              <w:rPr>
                <w:noProof/>
                <w:webHidden/>
              </w:rPr>
              <w:fldChar w:fldCharType="begin"/>
            </w:r>
            <w:r>
              <w:rPr>
                <w:noProof/>
                <w:webHidden/>
              </w:rPr>
              <w:instrText xml:space="preserve"> PAGEREF _Toc92701753 \h </w:instrText>
            </w:r>
            <w:r>
              <w:rPr>
                <w:noProof/>
                <w:webHidden/>
              </w:rPr>
            </w:r>
            <w:r>
              <w:rPr>
                <w:noProof/>
                <w:webHidden/>
              </w:rPr>
              <w:fldChar w:fldCharType="separate"/>
            </w:r>
            <w:r w:rsidR="00EB5CEE">
              <w:rPr>
                <w:noProof/>
                <w:webHidden/>
              </w:rPr>
              <w:t>8</w:t>
            </w:r>
            <w:r>
              <w:rPr>
                <w:noProof/>
                <w:webHidden/>
              </w:rPr>
              <w:fldChar w:fldCharType="end"/>
            </w:r>
          </w:hyperlink>
        </w:p>
        <w:p w14:paraId="62128D69" w14:textId="574DDB65" w:rsidR="00762CDA" w:rsidRDefault="00762CDA">
          <w:pPr>
            <w:pStyle w:val="TOC3"/>
            <w:rPr>
              <w:rFonts w:asciiTheme="minorHAnsi" w:eastAsiaTheme="minorEastAsia" w:hAnsiTheme="minorHAnsi" w:cstheme="minorBidi"/>
              <w:i w:val="0"/>
              <w:noProof/>
              <w:sz w:val="22"/>
              <w:szCs w:val="22"/>
            </w:rPr>
          </w:pPr>
          <w:hyperlink w:anchor="_Toc92701754" w:history="1">
            <w:r w:rsidRPr="00915A33">
              <w:rPr>
                <w:rStyle w:val="Hyperlink"/>
                <w:b/>
                <w:noProof/>
                <w:lang w:eastAsia="zh-CN"/>
              </w:rPr>
              <w:t>2.1.3</w:t>
            </w:r>
            <w:r>
              <w:rPr>
                <w:rFonts w:asciiTheme="minorHAnsi" w:eastAsiaTheme="minorEastAsia" w:hAnsiTheme="minorHAnsi" w:cstheme="minorBidi"/>
                <w:i w:val="0"/>
                <w:noProof/>
                <w:sz w:val="22"/>
                <w:szCs w:val="22"/>
              </w:rPr>
              <w:tab/>
            </w:r>
            <w:r w:rsidRPr="00915A33">
              <w:rPr>
                <w:rStyle w:val="Hyperlink"/>
                <w:b/>
                <w:noProof/>
                <w:lang w:eastAsia="zh-CN"/>
              </w:rPr>
              <w:t>Data Storage and Growth</w:t>
            </w:r>
            <w:r>
              <w:rPr>
                <w:noProof/>
                <w:webHidden/>
              </w:rPr>
              <w:tab/>
            </w:r>
            <w:r>
              <w:rPr>
                <w:noProof/>
                <w:webHidden/>
              </w:rPr>
              <w:fldChar w:fldCharType="begin"/>
            </w:r>
            <w:r>
              <w:rPr>
                <w:noProof/>
                <w:webHidden/>
              </w:rPr>
              <w:instrText xml:space="preserve"> PAGEREF _Toc92701754 \h </w:instrText>
            </w:r>
            <w:r>
              <w:rPr>
                <w:noProof/>
                <w:webHidden/>
              </w:rPr>
            </w:r>
            <w:r>
              <w:rPr>
                <w:noProof/>
                <w:webHidden/>
              </w:rPr>
              <w:fldChar w:fldCharType="separate"/>
            </w:r>
            <w:r w:rsidR="00EB5CEE">
              <w:rPr>
                <w:noProof/>
                <w:webHidden/>
              </w:rPr>
              <w:t>12</w:t>
            </w:r>
            <w:r>
              <w:rPr>
                <w:noProof/>
                <w:webHidden/>
              </w:rPr>
              <w:fldChar w:fldCharType="end"/>
            </w:r>
          </w:hyperlink>
        </w:p>
        <w:p w14:paraId="7CC7DE57" w14:textId="0A411287" w:rsidR="00762CDA" w:rsidRDefault="00762CDA">
          <w:pPr>
            <w:pStyle w:val="TOC2"/>
            <w:rPr>
              <w:rFonts w:asciiTheme="minorHAnsi" w:eastAsiaTheme="minorEastAsia" w:hAnsiTheme="minorHAnsi" w:cstheme="minorBidi"/>
              <w:smallCaps w:val="0"/>
              <w:noProof/>
              <w:sz w:val="22"/>
              <w:szCs w:val="22"/>
            </w:rPr>
          </w:pPr>
          <w:hyperlink w:anchor="_Toc92701755" w:history="1">
            <w:r w:rsidRPr="00915A33">
              <w:rPr>
                <w:rStyle w:val="Hyperlink"/>
                <w:b/>
                <w:noProof/>
                <w:snapToGrid w:val="0"/>
                <w:lang w:eastAsia="zh-CN"/>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915A33">
              <w:rPr>
                <w:rStyle w:val="Hyperlink"/>
                <w:b/>
                <w:noProof/>
                <w:lang w:eastAsia="zh-CN"/>
              </w:rPr>
              <w:t>Technical Architecture</w:t>
            </w:r>
            <w:r>
              <w:rPr>
                <w:noProof/>
                <w:webHidden/>
              </w:rPr>
              <w:tab/>
            </w:r>
            <w:r>
              <w:rPr>
                <w:noProof/>
                <w:webHidden/>
              </w:rPr>
              <w:fldChar w:fldCharType="begin"/>
            </w:r>
            <w:r>
              <w:rPr>
                <w:noProof/>
                <w:webHidden/>
              </w:rPr>
              <w:instrText xml:space="preserve"> PAGEREF _Toc92701755 \h </w:instrText>
            </w:r>
            <w:r>
              <w:rPr>
                <w:noProof/>
                <w:webHidden/>
              </w:rPr>
            </w:r>
            <w:r>
              <w:rPr>
                <w:noProof/>
                <w:webHidden/>
              </w:rPr>
              <w:fldChar w:fldCharType="separate"/>
            </w:r>
            <w:r w:rsidR="00EB5CEE">
              <w:rPr>
                <w:noProof/>
                <w:webHidden/>
              </w:rPr>
              <w:t>21</w:t>
            </w:r>
            <w:r>
              <w:rPr>
                <w:noProof/>
                <w:webHidden/>
              </w:rPr>
              <w:fldChar w:fldCharType="end"/>
            </w:r>
          </w:hyperlink>
        </w:p>
        <w:p w14:paraId="1AA9B0B6" w14:textId="5D84A6BB" w:rsidR="00762CDA" w:rsidRDefault="00762CDA">
          <w:pPr>
            <w:pStyle w:val="TOC3"/>
            <w:rPr>
              <w:rFonts w:asciiTheme="minorHAnsi" w:eastAsiaTheme="minorEastAsia" w:hAnsiTheme="minorHAnsi" w:cstheme="minorBidi"/>
              <w:i w:val="0"/>
              <w:noProof/>
              <w:sz w:val="22"/>
              <w:szCs w:val="22"/>
            </w:rPr>
          </w:pPr>
          <w:hyperlink w:anchor="_Toc92701756" w:history="1">
            <w:r w:rsidRPr="00915A33">
              <w:rPr>
                <w:rStyle w:val="Hyperlink"/>
                <w:b/>
                <w:noProof/>
                <w:lang w:eastAsia="zh-CN"/>
              </w:rPr>
              <w:t>2.2.1</w:t>
            </w:r>
            <w:r>
              <w:rPr>
                <w:rFonts w:asciiTheme="minorHAnsi" w:eastAsiaTheme="minorEastAsia" w:hAnsiTheme="minorHAnsi" w:cstheme="minorBidi"/>
                <w:i w:val="0"/>
                <w:noProof/>
                <w:sz w:val="22"/>
                <w:szCs w:val="22"/>
              </w:rPr>
              <w:tab/>
            </w:r>
            <w:r w:rsidRPr="00915A33">
              <w:rPr>
                <w:rStyle w:val="Hyperlink"/>
                <w:b/>
                <w:noProof/>
                <w:lang w:eastAsia="zh-CN"/>
              </w:rPr>
              <w:t>System Environment Overview</w:t>
            </w:r>
            <w:r>
              <w:rPr>
                <w:noProof/>
                <w:webHidden/>
              </w:rPr>
              <w:tab/>
            </w:r>
            <w:r>
              <w:rPr>
                <w:noProof/>
                <w:webHidden/>
              </w:rPr>
              <w:fldChar w:fldCharType="begin"/>
            </w:r>
            <w:r>
              <w:rPr>
                <w:noProof/>
                <w:webHidden/>
              </w:rPr>
              <w:instrText xml:space="preserve"> PAGEREF _Toc92701756 \h </w:instrText>
            </w:r>
            <w:r>
              <w:rPr>
                <w:noProof/>
                <w:webHidden/>
              </w:rPr>
            </w:r>
            <w:r>
              <w:rPr>
                <w:noProof/>
                <w:webHidden/>
              </w:rPr>
              <w:fldChar w:fldCharType="separate"/>
            </w:r>
            <w:r w:rsidR="00EB5CEE">
              <w:rPr>
                <w:noProof/>
                <w:webHidden/>
              </w:rPr>
              <w:t>21</w:t>
            </w:r>
            <w:r>
              <w:rPr>
                <w:noProof/>
                <w:webHidden/>
              </w:rPr>
              <w:fldChar w:fldCharType="end"/>
            </w:r>
          </w:hyperlink>
        </w:p>
        <w:p w14:paraId="7AECE864" w14:textId="412AC715" w:rsidR="00762CDA" w:rsidRDefault="00762CDA">
          <w:pPr>
            <w:pStyle w:val="TOC3"/>
            <w:rPr>
              <w:rFonts w:asciiTheme="minorHAnsi" w:eastAsiaTheme="minorEastAsia" w:hAnsiTheme="minorHAnsi" w:cstheme="minorBidi"/>
              <w:i w:val="0"/>
              <w:noProof/>
              <w:sz w:val="22"/>
              <w:szCs w:val="22"/>
            </w:rPr>
          </w:pPr>
          <w:hyperlink w:anchor="_Toc92701757" w:history="1">
            <w:r w:rsidRPr="00915A33">
              <w:rPr>
                <w:rStyle w:val="Hyperlink"/>
                <w:b/>
                <w:noProof/>
                <w:lang w:eastAsia="zh-CN"/>
              </w:rPr>
              <w:t>2.2.2</w:t>
            </w:r>
            <w:r>
              <w:rPr>
                <w:rFonts w:asciiTheme="minorHAnsi" w:eastAsiaTheme="minorEastAsia" w:hAnsiTheme="minorHAnsi" w:cstheme="minorBidi"/>
                <w:i w:val="0"/>
                <w:noProof/>
                <w:sz w:val="22"/>
                <w:szCs w:val="22"/>
              </w:rPr>
              <w:tab/>
            </w:r>
            <w:r w:rsidRPr="00915A33">
              <w:rPr>
                <w:rStyle w:val="Hyperlink"/>
                <w:b/>
                <w:noProof/>
                <w:lang w:eastAsia="zh-CN"/>
              </w:rPr>
              <w:t>Technical System Architecture</w:t>
            </w:r>
            <w:r>
              <w:rPr>
                <w:noProof/>
                <w:webHidden/>
              </w:rPr>
              <w:tab/>
            </w:r>
            <w:r>
              <w:rPr>
                <w:noProof/>
                <w:webHidden/>
              </w:rPr>
              <w:fldChar w:fldCharType="begin"/>
            </w:r>
            <w:r>
              <w:rPr>
                <w:noProof/>
                <w:webHidden/>
              </w:rPr>
              <w:instrText xml:space="preserve"> PAGEREF _Toc92701757 \h </w:instrText>
            </w:r>
            <w:r>
              <w:rPr>
                <w:noProof/>
                <w:webHidden/>
              </w:rPr>
            </w:r>
            <w:r>
              <w:rPr>
                <w:noProof/>
                <w:webHidden/>
              </w:rPr>
              <w:fldChar w:fldCharType="separate"/>
            </w:r>
            <w:r w:rsidR="00EB5CEE">
              <w:rPr>
                <w:noProof/>
                <w:webHidden/>
              </w:rPr>
              <w:t>22</w:t>
            </w:r>
            <w:r>
              <w:rPr>
                <w:noProof/>
                <w:webHidden/>
              </w:rPr>
              <w:fldChar w:fldCharType="end"/>
            </w:r>
          </w:hyperlink>
        </w:p>
        <w:p w14:paraId="6D9C3FF5" w14:textId="08D968CE" w:rsidR="00762CDA" w:rsidRDefault="00762CDA">
          <w:pPr>
            <w:pStyle w:val="TOC4"/>
            <w:rPr>
              <w:rFonts w:asciiTheme="minorHAnsi" w:eastAsiaTheme="minorEastAsia" w:hAnsiTheme="minorHAnsi" w:cstheme="minorBidi"/>
              <w:noProof/>
              <w:sz w:val="22"/>
              <w:szCs w:val="22"/>
            </w:rPr>
          </w:pPr>
          <w:hyperlink w:anchor="_Toc92701758" w:history="1">
            <w:r w:rsidRPr="00915A33">
              <w:rPr>
                <w:rStyle w:val="Hyperlink"/>
                <w:b/>
                <w:noProof/>
                <w:lang w:eastAsia="zh-CN"/>
              </w:rPr>
              <w:t>2.2.2.1</w:t>
            </w:r>
            <w:r>
              <w:rPr>
                <w:rFonts w:asciiTheme="minorHAnsi" w:eastAsiaTheme="minorEastAsia" w:hAnsiTheme="minorHAnsi" w:cstheme="minorBidi"/>
                <w:noProof/>
                <w:sz w:val="22"/>
                <w:szCs w:val="22"/>
              </w:rPr>
              <w:tab/>
            </w:r>
            <w:r w:rsidRPr="00915A33">
              <w:rPr>
                <w:rStyle w:val="Hyperlink"/>
                <w:b/>
                <w:noProof/>
                <w:lang w:eastAsia="zh-CN"/>
              </w:rPr>
              <w:t>Logical Model</w:t>
            </w:r>
            <w:r>
              <w:rPr>
                <w:noProof/>
                <w:webHidden/>
              </w:rPr>
              <w:tab/>
            </w:r>
            <w:r>
              <w:rPr>
                <w:noProof/>
                <w:webHidden/>
              </w:rPr>
              <w:fldChar w:fldCharType="begin"/>
            </w:r>
            <w:r>
              <w:rPr>
                <w:noProof/>
                <w:webHidden/>
              </w:rPr>
              <w:instrText xml:space="preserve"> PAGEREF _Toc92701758 \h </w:instrText>
            </w:r>
            <w:r>
              <w:rPr>
                <w:noProof/>
                <w:webHidden/>
              </w:rPr>
            </w:r>
            <w:r>
              <w:rPr>
                <w:noProof/>
                <w:webHidden/>
              </w:rPr>
              <w:fldChar w:fldCharType="separate"/>
            </w:r>
            <w:r w:rsidR="00EB5CEE">
              <w:rPr>
                <w:noProof/>
                <w:webHidden/>
              </w:rPr>
              <w:t>22</w:t>
            </w:r>
            <w:r>
              <w:rPr>
                <w:noProof/>
                <w:webHidden/>
              </w:rPr>
              <w:fldChar w:fldCharType="end"/>
            </w:r>
          </w:hyperlink>
        </w:p>
        <w:p w14:paraId="1E4E8F1F" w14:textId="7BE01A14" w:rsidR="00762CDA" w:rsidRDefault="00762CDA">
          <w:pPr>
            <w:pStyle w:val="TOC4"/>
            <w:rPr>
              <w:rFonts w:asciiTheme="minorHAnsi" w:eastAsiaTheme="minorEastAsia" w:hAnsiTheme="minorHAnsi" w:cstheme="minorBidi"/>
              <w:noProof/>
              <w:sz w:val="22"/>
              <w:szCs w:val="22"/>
            </w:rPr>
          </w:pPr>
          <w:hyperlink w:anchor="_Toc92701759" w:history="1">
            <w:r w:rsidRPr="00915A33">
              <w:rPr>
                <w:rStyle w:val="Hyperlink"/>
                <w:b/>
                <w:noProof/>
                <w:lang w:eastAsia="zh-CN"/>
              </w:rPr>
              <w:t>2.2.2.2</w:t>
            </w:r>
            <w:r>
              <w:rPr>
                <w:rFonts w:asciiTheme="minorHAnsi" w:eastAsiaTheme="minorEastAsia" w:hAnsiTheme="minorHAnsi" w:cstheme="minorBidi"/>
                <w:noProof/>
                <w:sz w:val="22"/>
                <w:szCs w:val="22"/>
              </w:rPr>
              <w:tab/>
            </w:r>
            <w:r w:rsidRPr="00915A33">
              <w:rPr>
                <w:rStyle w:val="Hyperlink"/>
                <w:b/>
                <w:noProof/>
                <w:lang w:eastAsia="zh-CN"/>
              </w:rPr>
              <w:t>Physical Model</w:t>
            </w:r>
            <w:r>
              <w:rPr>
                <w:noProof/>
                <w:webHidden/>
              </w:rPr>
              <w:tab/>
            </w:r>
            <w:r>
              <w:rPr>
                <w:noProof/>
                <w:webHidden/>
              </w:rPr>
              <w:fldChar w:fldCharType="begin"/>
            </w:r>
            <w:r>
              <w:rPr>
                <w:noProof/>
                <w:webHidden/>
              </w:rPr>
              <w:instrText xml:space="preserve"> PAGEREF _Toc92701759 \h </w:instrText>
            </w:r>
            <w:r>
              <w:rPr>
                <w:noProof/>
                <w:webHidden/>
              </w:rPr>
            </w:r>
            <w:r>
              <w:rPr>
                <w:noProof/>
                <w:webHidden/>
              </w:rPr>
              <w:fldChar w:fldCharType="separate"/>
            </w:r>
            <w:r w:rsidR="00EB5CEE">
              <w:rPr>
                <w:noProof/>
                <w:webHidden/>
              </w:rPr>
              <w:t>25</w:t>
            </w:r>
            <w:r>
              <w:rPr>
                <w:noProof/>
                <w:webHidden/>
              </w:rPr>
              <w:fldChar w:fldCharType="end"/>
            </w:r>
          </w:hyperlink>
        </w:p>
        <w:p w14:paraId="46D54824" w14:textId="6C2E177E" w:rsidR="00762CDA" w:rsidRDefault="00762CDA">
          <w:pPr>
            <w:pStyle w:val="TOC4"/>
            <w:rPr>
              <w:rFonts w:asciiTheme="minorHAnsi" w:eastAsiaTheme="minorEastAsia" w:hAnsiTheme="minorHAnsi" w:cstheme="minorBidi"/>
              <w:noProof/>
              <w:sz w:val="22"/>
              <w:szCs w:val="22"/>
            </w:rPr>
          </w:pPr>
          <w:hyperlink w:anchor="_Toc92701760" w:history="1">
            <w:r w:rsidRPr="00915A33">
              <w:rPr>
                <w:rStyle w:val="Hyperlink"/>
                <w:b/>
                <w:noProof/>
                <w:lang w:eastAsia="zh-CN"/>
              </w:rPr>
              <w:t>2.2.2.3</w:t>
            </w:r>
            <w:r>
              <w:rPr>
                <w:rFonts w:asciiTheme="minorHAnsi" w:eastAsiaTheme="minorEastAsia" w:hAnsiTheme="minorHAnsi" w:cstheme="minorBidi"/>
                <w:noProof/>
                <w:sz w:val="22"/>
                <w:szCs w:val="22"/>
              </w:rPr>
              <w:tab/>
            </w:r>
            <w:r w:rsidRPr="00915A33">
              <w:rPr>
                <w:rStyle w:val="Hyperlink"/>
                <w:b/>
                <w:noProof/>
                <w:lang w:eastAsia="zh-CN"/>
              </w:rPr>
              <w:t>Infrastructure</w:t>
            </w:r>
            <w:r>
              <w:rPr>
                <w:noProof/>
                <w:webHidden/>
              </w:rPr>
              <w:tab/>
            </w:r>
            <w:r>
              <w:rPr>
                <w:noProof/>
                <w:webHidden/>
              </w:rPr>
              <w:fldChar w:fldCharType="begin"/>
            </w:r>
            <w:r>
              <w:rPr>
                <w:noProof/>
                <w:webHidden/>
              </w:rPr>
              <w:instrText xml:space="preserve"> PAGEREF _Toc92701760 \h </w:instrText>
            </w:r>
            <w:r>
              <w:rPr>
                <w:noProof/>
                <w:webHidden/>
              </w:rPr>
            </w:r>
            <w:r>
              <w:rPr>
                <w:noProof/>
                <w:webHidden/>
              </w:rPr>
              <w:fldChar w:fldCharType="separate"/>
            </w:r>
            <w:r w:rsidR="00EB5CEE">
              <w:rPr>
                <w:noProof/>
                <w:webHidden/>
              </w:rPr>
              <w:t>26</w:t>
            </w:r>
            <w:r>
              <w:rPr>
                <w:noProof/>
                <w:webHidden/>
              </w:rPr>
              <w:fldChar w:fldCharType="end"/>
            </w:r>
          </w:hyperlink>
        </w:p>
        <w:p w14:paraId="7F3D6989" w14:textId="503B814B" w:rsidR="00762CDA" w:rsidRDefault="00762CDA">
          <w:pPr>
            <w:pStyle w:val="TOC5"/>
            <w:tabs>
              <w:tab w:val="left" w:pos="1440"/>
            </w:tabs>
            <w:rPr>
              <w:rFonts w:asciiTheme="minorHAnsi" w:eastAsiaTheme="minorEastAsia" w:hAnsiTheme="minorHAnsi" w:cstheme="minorBidi"/>
              <w:noProof/>
              <w:sz w:val="22"/>
              <w:szCs w:val="22"/>
            </w:rPr>
          </w:pPr>
          <w:hyperlink w:anchor="_Toc92701761" w:history="1">
            <w:r w:rsidRPr="00915A33">
              <w:rPr>
                <w:rStyle w:val="Hyperlink"/>
                <w:b/>
                <w:noProof/>
                <w:lang w:eastAsia="zh-CN"/>
              </w:rPr>
              <w:t>2.2.2.3.1</w:t>
            </w:r>
            <w:r>
              <w:rPr>
                <w:rFonts w:asciiTheme="minorHAnsi" w:eastAsiaTheme="minorEastAsia" w:hAnsiTheme="minorHAnsi" w:cstheme="minorBidi"/>
                <w:noProof/>
                <w:sz w:val="22"/>
                <w:szCs w:val="22"/>
              </w:rPr>
              <w:tab/>
            </w:r>
            <w:r w:rsidRPr="00915A33">
              <w:rPr>
                <w:rStyle w:val="Hyperlink"/>
                <w:b/>
                <w:noProof/>
                <w:lang w:eastAsia="zh-CN"/>
              </w:rPr>
              <w:t>Network and Servers</w:t>
            </w:r>
            <w:r>
              <w:rPr>
                <w:noProof/>
                <w:webHidden/>
              </w:rPr>
              <w:tab/>
            </w:r>
            <w:r>
              <w:rPr>
                <w:noProof/>
                <w:webHidden/>
              </w:rPr>
              <w:fldChar w:fldCharType="begin"/>
            </w:r>
            <w:r>
              <w:rPr>
                <w:noProof/>
                <w:webHidden/>
              </w:rPr>
              <w:instrText xml:space="preserve"> PAGEREF _Toc92701761 \h </w:instrText>
            </w:r>
            <w:r>
              <w:rPr>
                <w:noProof/>
                <w:webHidden/>
              </w:rPr>
            </w:r>
            <w:r>
              <w:rPr>
                <w:noProof/>
                <w:webHidden/>
              </w:rPr>
              <w:fldChar w:fldCharType="separate"/>
            </w:r>
            <w:r w:rsidR="00EB5CEE">
              <w:rPr>
                <w:noProof/>
                <w:webHidden/>
              </w:rPr>
              <w:t>26</w:t>
            </w:r>
            <w:r>
              <w:rPr>
                <w:noProof/>
                <w:webHidden/>
              </w:rPr>
              <w:fldChar w:fldCharType="end"/>
            </w:r>
          </w:hyperlink>
        </w:p>
        <w:p w14:paraId="7206B284" w14:textId="35C4B869" w:rsidR="00762CDA" w:rsidRDefault="00762CDA">
          <w:pPr>
            <w:pStyle w:val="TOC5"/>
            <w:tabs>
              <w:tab w:val="left" w:pos="1920"/>
            </w:tabs>
            <w:rPr>
              <w:rFonts w:asciiTheme="minorHAnsi" w:eastAsiaTheme="minorEastAsia" w:hAnsiTheme="minorHAnsi" w:cstheme="minorBidi"/>
              <w:noProof/>
              <w:sz w:val="22"/>
              <w:szCs w:val="22"/>
            </w:rPr>
          </w:pPr>
          <w:hyperlink w:anchor="_Toc92701762" w:history="1">
            <w:r w:rsidRPr="00915A33">
              <w:rPr>
                <w:rStyle w:val="Hyperlink"/>
                <w:b/>
                <w:noProof/>
                <w:lang w:eastAsia="zh-CN"/>
              </w:rPr>
              <w:t>2.2.2.3.1.2.1</w:t>
            </w:r>
            <w:r>
              <w:rPr>
                <w:rFonts w:asciiTheme="minorHAnsi" w:eastAsiaTheme="minorEastAsia" w:hAnsiTheme="minorHAnsi" w:cstheme="minorBidi"/>
                <w:noProof/>
                <w:sz w:val="22"/>
                <w:szCs w:val="22"/>
              </w:rPr>
              <w:tab/>
            </w:r>
            <w:r w:rsidRPr="00915A33">
              <w:rPr>
                <w:rStyle w:val="Hyperlink"/>
                <w:b/>
                <w:noProof/>
              </w:rPr>
              <w:t>Web/Application Server</w:t>
            </w:r>
            <w:r>
              <w:rPr>
                <w:noProof/>
                <w:webHidden/>
              </w:rPr>
              <w:tab/>
            </w:r>
            <w:r>
              <w:rPr>
                <w:noProof/>
                <w:webHidden/>
              </w:rPr>
              <w:fldChar w:fldCharType="begin"/>
            </w:r>
            <w:r>
              <w:rPr>
                <w:noProof/>
                <w:webHidden/>
              </w:rPr>
              <w:instrText xml:space="preserve"> PAGEREF _Toc92701762 \h </w:instrText>
            </w:r>
            <w:r>
              <w:rPr>
                <w:noProof/>
                <w:webHidden/>
              </w:rPr>
            </w:r>
            <w:r>
              <w:rPr>
                <w:noProof/>
                <w:webHidden/>
              </w:rPr>
              <w:fldChar w:fldCharType="separate"/>
            </w:r>
            <w:r w:rsidR="00EB5CEE">
              <w:rPr>
                <w:noProof/>
                <w:webHidden/>
              </w:rPr>
              <w:t>26</w:t>
            </w:r>
            <w:r>
              <w:rPr>
                <w:noProof/>
                <w:webHidden/>
              </w:rPr>
              <w:fldChar w:fldCharType="end"/>
            </w:r>
          </w:hyperlink>
        </w:p>
        <w:p w14:paraId="05FB54A3" w14:textId="6C6420B6" w:rsidR="00762CDA" w:rsidRDefault="00762CDA">
          <w:pPr>
            <w:pStyle w:val="TOC5"/>
            <w:tabs>
              <w:tab w:val="left" w:pos="1920"/>
            </w:tabs>
            <w:rPr>
              <w:rFonts w:asciiTheme="minorHAnsi" w:eastAsiaTheme="minorEastAsia" w:hAnsiTheme="minorHAnsi" w:cstheme="minorBidi"/>
              <w:noProof/>
              <w:sz w:val="22"/>
              <w:szCs w:val="22"/>
            </w:rPr>
          </w:pPr>
          <w:hyperlink w:anchor="_Toc92701763" w:history="1">
            <w:r w:rsidRPr="00915A33">
              <w:rPr>
                <w:rStyle w:val="Hyperlink"/>
                <w:b/>
                <w:noProof/>
              </w:rPr>
              <w:t>2.2.2.3.1.2.2</w:t>
            </w:r>
            <w:r>
              <w:rPr>
                <w:rFonts w:asciiTheme="minorHAnsi" w:eastAsiaTheme="minorEastAsia" w:hAnsiTheme="minorHAnsi" w:cstheme="minorBidi"/>
                <w:noProof/>
                <w:sz w:val="22"/>
                <w:szCs w:val="22"/>
              </w:rPr>
              <w:tab/>
            </w:r>
            <w:r w:rsidRPr="00915A33">
              <w:rPr>
                <w:rStyle w:val="Hyperlink"/>
                <w:b/>
                <w:noProof/>
              </w:rPr>
              <w:t>Database Server</w:t>
            </w:r>
            <w:r>
              <w:rPr>
                <w:noProof/>
                <w:webHidden/>
              </w:rPr>
              <w:tab/>
            </w:r>
            <w:r>
              <w:rPr>
                <w:noProof/>
                <w:webHidden/>
              </w:rPr>
              <w:fldChar w:fldCharType="begin"/>
            </w:r>
            <w:r>
              <w:rPr>
                <w:noProof/>
                <w:webHidden/>
              </w:rPr>
              <w:instrText xml:space="preserve"> PAGEREF _Toc92701763 \h </w:instrText>
            </w:r>
            <w:r>
              <w:rPr>
                <w:noProof/>
                <w:webHidden/>
              </w:rPr>
            </w:r>
            <w:r>
              <w:rPr>
                <w:noProof/>
                <w:webHidden/>
              </w:rPr>
              <w:fldChar w:fldCharType="separate"/>
            </w:r>
            <w:r w:rsidR="00EB5CEE">
              <w:rPr>
                <w:noProof/>
                <w:webHidden/>
              </w:rPr>
              <w:t>27</w:t>
            </w:r>
            <w:r>
              <w:rPr>
                <w:noProof/>
                <w:webHidden/>
              </w:rPr>
              <w:fldChar w:fldCharType="end"/>
            </w:r>
          </w:hyperlink>
        </w:p>
        <w:p w14:paraId="15EAAD3C" w14:textId="559E74AD" w:rsidR="00762CDA" w:rsidRDefault="00762CDA">
          <w:pPr>
            <w:pStyle w:val="TOC5"/>
            <w:tabs>
              <w:tab w:val="left" w:pos="1920"/>
            </w:tabs>
            <w:rPr>
              <w:rFonts w:asciiTheme="minorHAnsi" w:eastAsiaTheme="minorEastAsia" w:hAnsiTheme="minorHAnsi" w:cstheme="minorBidi"/>
              <w:noProof/>
              <w:sz w:val="22"/>
              <w:szCs w:val="22"/>
            </w:rPr>
          </w:pPr>
          <w:hyperlink w:anchor="_Toc92701764" w:history="1">
            <w:r w:rsidRPr="00915A33">
              <w:rPr>
                <w:rStyle w:val="Hyperlink"/>
                <w:b/>
                <w:noProof/>
              </w:rPr>
              <w:t>2.2.2.3.1.2.3</w:t>
            </w:r>
            <w:r>
              <w:rPr>
                <w:rFonts w:asciiTheme="minorHAnsi" w:eastAsiaTheme="minorEastAsia" w:hAnsiTheme="minorHAnsi" w:cstheme="minorBidi"/>
                <w:noProof/>
                <w:sz w:val="22"/>
                <w:szCs w:val="22"/>
              </w:rPr>
              <w:tab/>
            </w:r>
            <w:r w:rsidRPr="00915A33">
              <w:rPr>
                <w:rStyle w:val="Hyperlink"/>
                <w:b/>
                <w:noProof/>
              </w:rPr>
              <w:t>External File Storage</w:t>
            </w:r>
            <w:r>
              <w:rPr>
                <w:noProof/>
                <w:webHidden/>
              </w:rPr>
              <w:tab/>
            </w:r>
            <w:r>
              <w:rPr>
                <w:noProof/>
                <w:webHidden/>
              </w:rPr>
              <w:fldChar w:fldCharType="begin"/>
            </w:r>
            <w:r>
              <w:rPr>
                <w:noProof/>
                <w:webHidden/>
              </w:rPr>
              <w:instrText xml:space="preserve"> PAGEREF _Toc92701764 \h </w:instrText>
            </w:r>
            <w:r>
              <w:rPr>
                <w:noProof/>
                <w:webHidden/>
              </w:rPr>
            </w:r>
            <w:r>
              <w:rPr>
                <w:noProof/>
                <w:webHidden/>
              </w:rPr>
              <w:fldChar w:fldCharType="separate"/>
            </w:r>
            <w:r w:rsidR="00EB5CEE">
              <w:rPr>
                <w:noProof/>
                <w:webHidden/>
              </w:rPr>
              <w:t>27</w:t>
            </w:r>
            <w:r>
              <w:rPr>
                <w:noProof/>
                <w:webHidden/>
              </w:rPr>
              <w:fldChar w:fldCharType="end"/>
            </w:r>
          </w:hyperlink>
        </w:p>
        <w:p w14:paraId="67049D3A" w14:textId="7B634B75" w:rsidR="00762CDA" w:rsidRDefault="00762CDA">
          <w:pPr>
            <w:pStyle w:val="TOC5"/>
            <w:tabs>
              <w:tab w:val="left" w:pos="1920"/>
            </w:tabs>
            <w:rPr>
              <w:rFonts w:asciiTheme="minorHAnsi" w:eastAsiaTheme="minorEastAsia" w:hAnsiTheme="minorHAnsi" w:cstheme="minorBidi"/>
              <w:noProof/>
              <w:sz w:val="22"/>
              <w:szCs w:val="22"/>
            </w:rPr>
          </w:pPr>
          <w:hyperlink w:anchor="_Toc92701765" w:history="1">
            <w:r w:rsidRPr="00915A33">
              <w:rPr>
                <w:rStyle w:val="Hyperlink"/>
                <w:b/>
                <w:noProof/>
              </w:rPr>
              <w:t>2.2.2.3.1.2.4</w:t>
            </w:r>
            <w:r>
              <w:rPr>
                <w:rFonts w:asciiTheme="minorHAnsi" w:eastAsiaTheme="minorEastAsia" w:hAnsiTheme="minorHAnsi" w:cstheme="minorBidi"/>
                <w:noProof/>
                <w:sz w:val="22"/>
                <w:szCs w:val="22"/>
              </w:rPr>
              <w:tab/>
            </w:r>
            <w:r w:rsidRPr="00915A33">
              <w:rPr>
                <w:rStyle w:val="Hyperlink"/>
                <w:b/>
                <w:noProof/>
              </w:rPr>
              <w:t>Lotus Domino Server</w:t>
            </w:r>
            <w:r>
              <w:rPr>
                <w:noProof/>
                <w:webHidden/>
              </w:rPr>
              <w:tab/>
            </w:r>
            <w:r>
              <w:rPr>
                <w:noProof/>
                <w:webHidden/>
              </w:rPr>
              <w:fldChar w:fldCharType="begin"/>
            </w:r>
            <w:r>
              <w:rPr>
                <w:noProof/>
                <w:webHidden/>
              </w:rPr>
              <w:instrText xml:space="preserve"> PAGEREF _Toc92701765 \h </w:instrText>
            </w:r>
            <w:r>
              <w:rPr>
                <w:noProof/>
                <w:webHidden/>
              </w:rPr>
            </w:r>
            <w:r>
              <w:rPr>
                <w:noProof/>
                <w:webHidden/>
              </w:rPr>
              <w:fldChar w:fldCharType="separate"/>
            </w:r>
            <w:r w:rsidR="00EB5CEE">
              <w:rPr>
                <w:noProof/>
                <w:webHidden/>
              </w:rPr>
              <w:t>27</w:t>
            </w:r>
            <w:r>
              <w:rPr>
                <w:noProof/>
                <w:webHidden/>
              </w:rPr>
              <w:fldChar w:fldCharType="end"/>
            </w:r>
          </w:hyperlink>
        </w:p>
        <w:p w14:paraId="3710B062" w14:textId="23090DD0" w:rsidR="00762CDA" w:rsidRDefault="00762CDA">
          <w:pPr>
            <w:pStyle w:val="TOC5"/>
            <w:tabs>
              <w:tab w:val="left" w:pos="1920"/>
            </w:tabs>
            <w:rPr>
              <w:rFonts w:asciiTheme="minorHAnsi" w:eastAsiaTheme="minorEastAsia" w:hAnsiTheme="minorHAnsi" w:cstheme="minorBidi"/>
              <w:noProof/>
              <w:sz w:val="22"/>
              <w:szCs w:val="22"/>
            </w:rPr>
          </w:pPr>
          <w:hyperlink w:anchor="_Toc92701766" w:history="1">
            <w:r w:rsidRPr="00915A33">
              <w:rPr>
                <w:rStyle w:val="Hyperlink"/>
                <w:b/>
                <w:noProof/>
              </w:rPr>
              <w:t>2.2.2.3.1.2.5</w:t>
            </w:r>
            <w:r>
              <w:rPr>
                <w:rFonts w:asciiTheme="minorHAnsi" w:eastAsiaTheme="minorEastAsia" w:hAnsiTheme="minorHAnsi" w:cstheme="minorBidi"/>
                <w:noProof/>
                <w:sz w:val="22"/>
                <w:szCs w:val="22"/>
              </w:rPr>
              <w:tab/>
            </w:r>
            <w:r w:rsidRPr="00915A33">
              <w:rPr>
                <w:rStyle w:val="Hyperlink"/>
                <w:b/>
                <w:noProof/>
              </w:rPr>
              <w:t>Development Server</w:t>
            </w:r>
            <w:r>
              <w:rPr>
                <w:noProof/>
                <w:webHidden/>
              </w:rPr>
              <w:tab/>
            </w:r>
            <w:r>
              <w:rPr>
                <w:noProof/>
                <w:webHidden/>
              </w:rPr>
              <w:fldChar w:fldCharType="begin"/>
            </w:r>
            <w:r>
              <w:rPr>
                <w:noProof/>
                <w:webHidden/>
              </w:rPr>
              <w:instrText xml:space="preserve"> PAGEREF _Toc92701766 \h </w:instrText>
            </w:r>
            <w:r>
              <w:rPr>
                <w:noProof/>
                <w:webHidden/>
              </w:rPr>
            </w:r>
            <w:r>
              <w:rPr>
                <w:noProof/>
                <w:webHidden/>
              </w:rPr>
              <w:fldChar w:fldCharType="separate"/>
            </w:r>
            <w:r w:rsidR="00EB5CEE">
              <w:rPr>
                <w:noProof/>
                <w:webHidden/>
              </w:rPr>
              <w:t>28</w:t>
            </w:r>
            <w:r>
              <w:rPr>
                <w:noProof/>
                <w:webHidden/>
              </w:rPr>
              <w:fldChar w:fldCharType="end"/>
            </w:r>
          </w:hyperlink>
        </w:p>
        <w:p w14:paraId="164B722D" w14:textId="65AEF10C" w:rsidR="00762CDA" w:rsidRDefault="00762CDA">
          <w:pPr>
            <w:pStyle w:val="TOC5"/>
            <w:tabs>
              <w:tab w:val="left" w:pos="1920"/>
            </w:tabs>
            <w:rPr>
              <w:rFonts w:asciiTheme="minorHAnsi" w:eastAsiaTheme="minorEastAsia" w:hAnsiTheme="minorHAnsi" w:cstheme="minorBidi"/>
              <w:noProof/>
              <w:sz w:val="22"/>
              <w:szCs w:val="22"/>
            </w:rPr>
          </w:pPr>
          <w:hyperlink w:anchor="_Toc92701767" w:history="1">
            <w:r w:rsidRPr="00915A33">
              <w:rPr>
                <w:rStyle w:val="Hyperlink"/>
                <w:b/>
                <w:noProof/>
              </w:rPr>
              <w:t>2.2.2.3.1.2.6</w:t>
            </w:r>
            <w:r>
              <w:rPr>
                <w:rFonts w:asciiTheme="minorHAnsi" w:eastAsiaTheme="minorEastAsia" w:hAnsiTheme="minorHAnsi" w:cstheme="minorBidi"/>
                <w:noProof/>
                <w:sz w:val="22"/>
                <w:szCs w:val="22"/>
              </w:rPr>
              <w:tab/>
            </w:r>
            <w:r w:rsidRPr="00915A33">
              <w:rPr>
                <w:rStyle w:val="Hyperlink"/>
                <w:b/>
                <w:noProof/>
              </w:rPr>
              <w:t>DR Server</w:t>
            </w:r>
            <w:r>
              <w:rPr>
                <w:noProof/>
                <w:webHidden/>
              </w:rPr>
              <w:tab/>
            </w:r>
            <w:r>
              <w:rPr>
                <w:noProof/>
                <w:webHidden/>
              </w:rPr>
              <w:fldChar w:fldCharType="begin"/>
            </w:r>
            <w:r>
              <w:rPr>
                <w:noProof/>
                <w:webHidden/>
              </w:rPr>
              <w:instrText xml:space="preserve"> PAGEREF _Toc92701767 \h </w:instrText>
            </w:r>
            <w:r>
              <w:rPr>
                <w:noProof/>
                <w:webHidden/>
              </w:rPr>
            </w:r>
            <w:r>
              <w:rPr>
                <w:noProof/>
                <w:webHidden/>
              </w:rPr>
              <w:fldChar w:fldCharType="separate"/>
            </w:r>
            <w:r w:rsidR="00EB5CEE">
              <w:rPr>
                <w:noProof/>
                <w:webHidden/>
              </w:rPr>
              <w:t>28</w:t>
            </w:r>
            <w:r>
              <w:rPr>
                <w:noProof/>
                <w:webHidden/>
              </w:rPr>
              <w:fldChar w:fldCharType="end"/>
            </w:r>
          </w:hyperlink>
        </w:p>
        <w:p w14:paraId="6767E244" w14:textId="6AD14BFF" w:rsidR="00762CDA" w:rsidRDefault="00762CDA">
          <w:pPr>
            <w:pStyle w:val="TOC5"/>
            <w:tabs>
              <w:tab w:val="left" w:pos="1920"/>
            </w:tabs>
            <w:rPr>
              <w:rFonts w:asciiTheme="minorHAnsi" w:eastAsiaTheme="minorEastAsia" w:hAnsiTheme="minorHAnsi" w:cstheme="minorBidi"/>
              <w:noProof/>
              <w:sz w:val="22"/>
              <w:szCs w:val="22"/>
            </w:rPr>
          </w:pPr>
          <w:hyperlink w:anchor="_Toc92701768" w:history="1">
            <w:r w:rsidRPr="00915A33">
              <w:rPr>
                <w:rStyle w:val="Hyperlink"/>
                <w:b/>
                <w:noProof/>
              </w:rPr>
              <w:t>2.2.2.3.1.2.7</w:t>
            </w:r>
            <w:r>
              <w:rPr>
                <w:rFonts w:asciiTheme="minorHAnsi" w:eastAsiaTheme="minorEastAsia" w:hAnsiTheme="minorHAnsi" w:cstheme="minorBidi"/>
                <w:noProof/>
                <w:sz w:val="22"/>
                <w:szCs w:val="22"/>
              </w:rPr>
              <w:tab/>
            </w:r>
            <w:r w:rsidRPr="00915A33">
              <w:rPr>
                <w:rStyle w:val="Hyperlink"/>
                <w:b/>
                <w:noProof/>
              </w:rPr>
              <w:t>Backup Server</w:t>
            </w:r>
            <w:r>
              <w:rPr>
                <w:noProof/>
                <w:webHidden/>
              </w:rPr>
              <w:tab/>
            </w:r>
            <w:r>
              <w:rPr>
                <w:noProof/>
                <w:webHidden/>
              </w:rPr>
              <w:fldChar w:fldCharType="begin"/>
            </w:r>
            <w:r>
              <w:rPr>
                <w:noProof/>
                <w:webHidden/>
              </w:rPr>
              <w:instrText xml:space="preserve"> PAGEREF _Toc92701768 \h </w:instrText>
            </w:r>
            <w:r>
              <w:rPr>
                <w:noProof/>
                <w:webHidden/>
              </w:rPr>
            </w:r>
            <w:r>
              <w:rPr>
                <w:noProof/>
                <w:webHidden/>
              </w:rPr>
              <w:fldChar w:fldCharType="separate"/>
            </w:r>
            <w:r w:rsidR="00EB5CEE">
              <w:rPr>
                <w:noProof/>
                <w:webHidden/>
              </w:rPr>
              <w:t>28</w:t>
            </w:r>
            <w:r>
              <w:rPr>
                <w:noProof/>
                <w:webHidden/>
              </w:rPr>
              <w:fldChar w:fldCharType="end"/>
            </w:r>
          </w:hyperlink>
        </w:p>
        <w:p w14:paraId="17603434" w14:textId="6CC6BEB6" w:rsidR="00762CDA" w:rsidRDefault="00762CDA">
          <w:pPr>
            <w:pStyle w:val="TOC5"/>
            <w:tabs>
              <w:tab w:val="left" w:pos="1680"/>
            </w:tabs>
            <w:rPr>
              <w:rFonts w:asciiTheme="minorHAnsi" w:eastAsiaTheme="minorEastAsia" w:hAnsiTheme="minorHAnsi" w:cstheme="minorBidi"/>
              <w:noProof/>
              <w:sz w:val="22"/>
              <w:szCs w:val="22"/>
            </w:rPr>
          </w:pPr>
          <w:hyperlink w:anchor="_Toc92701769" w:history="1">
            <w:r w:rsidRPr="00915A33">
              <w:rPr>
                <w:rStyle w:val="Hyperlink"/>
                <w:b/>
                <w:noProof/>
              </w:rPr>
              <w:t>2.2.2.3.1.3</w:t>
            </w:r>
            <w:r>
              <w:rPr>
                <w:rFonts w:asciiTheme="minorHAnsi" w:eastAsiaTheme="minorEastAsia" w:hAnsiTheme="minorHAnsi" w:cstheme="minorBidi"/>
                <w:noProof/>
                <w:sz w:val="22"/>
                <w:szCs w:val="22"/>
              </w:rPr>
              <w:tab/>
            </w:r>
            <w:r w:rsidRPr="00915A33">
              <w:rPr>
                <w:rStyle w:val="Hyperlink"/>
                <w:b/>
                <w:noProof/>
              </w:rPr>
              <w:t>Network Services</w:t>
            </w:r>
            <w:r>
              <w:rPr>
                <w:noProof/>
                <w:webHidden/>
              </w:rPr>
              <w:tab/>
            </w:r>
            <w:r>
              <w:rPr>
                <w:noProof/>
                <w:webHidden/>
              </w:rPr>
              <w:fldChar w:fldCharType="begin"/>
            </w:r>
            <w:r>
              <w:rPr>
                <w:noProof/>
                <w:webHidden/>
              </w:rPr>
              <w:instrText xml:space="preserve"> PAGEREF _Toc92701769 \h </w:instrText>
            </w:r>
            <w:r>
              <w:rPr>
                <w:noProof/>
                <w:webHidden/>
              </w:rPr>
            </w:r>
            <w:r>
              <w:rPr>
                <w:noProof/>
                <w:webHidden/>
              </w:rPr>
              <w:fldChar w:fldCharType="separate"/>
            </w:r>
            <w:r w:rsidR="00EB5CEE">
              <w:rPr>
                <w:noProof/>
                <w:webHidden/>
              </w:rPr>
              <w:t>28</w:t>
            </w:r>
            <w:r>
              <w:rPr>
                <w:noProof/>
                <w:webHidden/>
              </w:rPr>
              <w:fldChar w:fldCharType="end"/>
            </w:r>
          </w:hyperlink>
        </w:p>
        <w:p w14:paraId="60BF7F23" w14:textId="56394581" w:rsidR="00762CDA" w:rsidRDefault="00762CDA">
          <w:pPr>
            <w:pStyle w:val="TOC5"/>
            <w:tabs>
              <w:tab w:val="left" w:pos="1920"/>
            </w:tabs>
            <w:rPr>
              <w:rFonts w:asciiTheme="minorHAnsi" w:eastAsiaTheme="minorEastAsia" w:hAnsiTheme="minorHAnsi" w:cstheme="minorBidi"/>
              <w:noProof/>
              <w:sz w:val="22"/>
              <w:szCs w:val="22"/>
            </w:rPr>
          </w:pPr>
          <w:hyperlink w:anchor="_Toc92701770" w:history="1">
            <w:r w:rsidRPr="00915A33">
              <w:rPr>
                <w:rStyle w:val="Hyperlink"/>
                <w:b/>
                <w:noProof/>
              </w:rPr>
              <w:t>2.2.2.3.1.3.1</w:t>
            </w:r>
            <w:r>
              <w:rPr>
                <w:rFonts w:asciiTheme="minorHAnsi" w:eastAsiaTheme="minorEastAsia" w:hAnsiTheme="minorHAnsi" w:cstheme="minorBidi"/>
                <w:noProof/>
                <w:sz w:val="22"/>
                <w:szCs w:val="22"/>
              </w:rPr>
              <w:tab/>
            </w:r>
            <w:r w:rsidRPr="00915A33">
              <w:rPr>
                <w:rStyle w:val="Hyperlink"/>
                <w:b/>
                <w:noProof/>
              </w:rPr>
              <w:t>DHCP Server</w:t>
            </w:r>
            <w:r>
              <w:rPr>
                <w:noProof/>
                <w:webHidden/>
              </w:rPr>
              <w:tab/>
            </w:r>
            <w:r>
              <w:rPr>
                <w:noProof/>
                <w:webHidden/>
              </w:rPr>
              <w:fldChar w:fldCharType="begin"/>
            </w:r>
            <w:r>
              <w:rPr>
                <w:noProof/>
                <w:webHidden/>
              </w:rPr>
              <w:instrText xml:space="preserve"> PAGEREF _Toc92701770 \h </w:instrText>
            </w:r>
            <w:r>
              <w:rPr>
                <w:noProof/>
                <w:webHidden/>
              </w:rPr>
            </w:r>
            <w:r>
              <w:rPr>
                <w:noProof/>
                <w:webHidden/>
              </w:rPr>
              <w:fldChar w:fldCharType="separate"/>
            </w:r>
            <w:r w:rsidR="00EB5CEE">
              <w:rPr>
                <w:noProof/>
                <w:webHidden/>
              </w:rPr>
              <w:t>29</w:t>
            </w:r>
            <w:r>
              <w:rPr>
                <w:noProof/>
                <w:webHidden/>
              </w:rPr>
              <w:fldChar w:fldCharType="end"/>
            </w:r>
          </w:hyperlink>
        </w:p>
        <w:p w14:paraId="2D7D5029" w14:textId="31445D32" w:rsidR="00762CDA" w:rsidRDefault="00762CDA">
          <w:pPr>
            <w:pStyle w:val="TOC5"/>
            <w:tabs>
              <w:tab w:val="left" w:pos="1920"/>
            </w:tabs>
            <w:rPr>
              <w:rFonts w:asciiTheme="minorHAnsi" w:eastAsiaTheme="minorEastAsia" w:hAnsiTheme="minorHAnsi" w:cstheme="minorBidi"/>
              <w:noProof/>
              <w:sz w:val="22"/>
              <w:szCs w:val="22"/>
            </w:rPr>
          </w:pPr>
          <w:hyperlink w:anchor="_Toc92701771" w:history="1">
            <w:r w:rsidRPr="00915A33">
              <w:rPr>
                <w:rStyle w:val="Hyperlink"/>
                <w:b/>
                <w:noProof/>
              </w:rPr>
              <w:t>2.2.2.3.1.3.2</w:t>
            </w:r>
            <w:r>
              <w:rPr>
                <w:rFonts w:asciiTheme="minorHAnsi" w:eastAsiaTheme="minorEastAsia" w:hAnsiTheme="minorHAnsi" w:cstheme="minorBidi"/>
                <w:noProof/>
                <w:sz w:val="22"/>
                <w:szCs w:val="22"/>
              </w:rPr>
              <w:tab/>
            </w:r>
            <w:r w:rsidRPr="00915A33">
              <w:rPr>
                <w:rStyle w:val="Hyperlink"/>
                <w:b/>
                <w:noProof/>
              </w:rPr>
              <w:t>Domain Name System (DNS) Server</w:t>
            </w:r>
            <w:r>
              <w:rPr>
                <w:noProof/>
                <w:webHidden/>
              </w:rPr>
              <w:tab/>
            </w:r>
            <w:r>
              <w:rPr>
                <w:noProof/>
                <w:webHidden/>
              </w:rPr>
              <w:fldChar w:fldCharType="begin"/>
            </w:r>
            <w:r>
              <w:rPr>
                <w:noProof/>
                <w:webHidden/>
              </w:rPr>
              <w:instrText xml:space="preserve"> PAGEREF _Toc92701771 \h </w:instrText>
            </w:r>
            <w:r>
              <w:rPr>
                <w:noProof/>
                <w:webHidden/>
              </w:rPr>
            </w:r>
            <w:r>
              <w:rPr>
                <w:noProof/>
                <w:webHidden/>
              </w:rPr>
              <w:fldChar w:fldCharType="separate"/>
            </w:r>
            <w:r w:rsidR="00EB5CEE">
              <w:rPr>
                <w:noProof/>
                <w:webHidden/>
              </w:rPr>
              <w:t>30</w:t>
            </w:r>
            <w:r>
              <w:rPr>
                <w:noProof/>
                <w:webHidden/>
              </w:rPr>
              <w:fldChar w:fldCharType="end"/>
            </w:r>
          </w:hyperlink>
        </w:p>
        <w:p w14:paraId="3B7904B2" w14:textId="7E4D5242" w:rsidR="00762CDA" w:rsidRDefault="00762CDA">
          <w:pPr>
            <w:pStyle w:val="TOC5"/>
            <w:tabs>
              <w:tab w:val="left" w:pos="1440"/>
            </w:tabs>
            <w:rPr>
              <w:rFonts w:asciiTheme="minorHAnsi" w:eastAsiaTheme="minorEastAsia" w:hAnsiTheme="minorHAnsi" w:cstheme="minorBidi"/>
              <w:noProof/>
              <w:sz w:val="22"/>
              <w:szCs w:val="22"/>
            </w:rPr>
          </w:pPr>
          <w:hyperlink w:anchor="_Toc92701772" w:history="1">
            <w:r w:rsidRPr="00915A33">
              <w:rPr>
                <w:rStyle w:val="Hyperlink"/>
                <w:b/>
                <w:noProof/>
              </w:rPr>
              <w:t>2.2.2.3.2</w:t>
            </w:r>
            <w:r>
              <w:rPr>
                <w:rFonts w:asciiTheme="minorHAnsi" w:eastAsiaTheme="minorEastAsia" w:hAnsiTheme="minorHAnsi" w:cstheme="minorBidi"/>
                <w:noProof/>
                <w:sz w:val="22"/>
                <w:szCs w:val="22"/>
              </w:rPr>
              <w:tab/>
            </w:r>
            <w:r w:rsidRPr="00915A33">
              <w:rPr>
                <w:rStyle w:val="Hyperlink"/>
                <w:b/>
                <w:noProof/>
                <w:lang w:eastAsia="zh-CN"/>
              </w:rPr>
              <w:t>Mobile</w:t>
            </w:r>
            <w:r w:rsidRPr="00915A33">
              <w:rPr>
                <w:rStyle w:val="Hyperlink"/>
                <w:noProof/>
              </w:rPr>
              <w:t xml:space="preserve"> Office</w:t>
            </w:r>
            <w:r>
              <w:rPr>
                <w:noProof/>
                <w:webHidden/>
              </w:rPr>
              <w:tab/>
            </w:r>
            <w:r>
              <w:rPr>
                <w:noProof/>
                <w:webHidden/>
              </w:rPr>
              <w:fldChar w:fldCharType="begin"/>
            </w:r>
            <w:r>
              <w:rPr>
                <w:noProof/>
                <w:webHidden/>
              </w:rPr>
              <w:instrText xml:space="preserve"> PAGEREF _Toc92701772 \h </w:instrText>
            </w:r>
            <w:r>
              <w:rPr>
                <w:noProof/>
                <w:webHidden/>
              </w:rPr>
            </w:r>
            <w:r>
              <w:rPr>
                <w:noProof/>
                <w:webHidden/>
              </w:rPr>
              <w:fldChar w:fldCharType="separate"/>
            </w:r>
            <w:r w:rsidR="00EB5CEE">
              <w:rPr>
                <w:noProof/>
                <w:webHidden/>
              </w:rPr>
              <w:t>32</w:t>
            </w:r>
            <w:r>
              <w:rPr>
                <w:noProof/>
                <w:webHidden/>
              </w:rPr>
              <w:fldChar w:fldCharType="end"/>
            </w:r>
          </w:hyperlink>
        </w:p>
        <w:p w14:paraId="2CB5E54D" w14:textId="4802DADF" w:rsidR="00762CDA" w:rsidRDefault="00762CDA">
          <w:pPr>
            <w:pStyle w:val="TOC5"/>
            <w:tabs>
              <w:tab w:val="left" w:pos="1440"/>
            </w:tabs>
            <w:rPr>
              <w:rFonts w:asciiTheme="minorHAnsi" w:eastAsiaTheme="minorEastAsia" w:hAnsiTheme="minorHAnsi" w:cstheme="minorBidi"/>
              <w:noProof/>
              <w:sz w:val="22"/>
              <w:szCs w:val="22"/>
            </w:rPr>
          </w:pPr>
          <w:hyperlink w:anchor="_Toc92701773" w:history="1">
            <w:r w:rsidRPr="00915A33">
              <w:rPr>
                <w:rStyle w:val="Hyperlink"/>
                <w:b/>
                <w:noProof/>
                <w:lang w:eastAsia="zh-CN"/>
              </w:rPr>
              <w:t>2.2.2.3.3</w:t>
            </w:r>
            <w:r>
              <w:rPr>
                <w:rFonts w:asciiTheme="minorHAnsi" w:eastAsiaTheme="minorEastAsia" w:hAnsiTheme="minorHAnsi" w:cstheme="minorBidi"/>
                <w:noProof/>
                <w:sz w:val="22"/>
                <w:szCs w:val="22"/>
              </w:rPr>
              <w:tab/>
            </w:r>
            <w:r w:rsidRPr="00915A33">
              <w:rPr>
                <w:rStyle w:val="Hyperlink"/>
                <w:b/>
                <w:noProof/>
                <w:lang w:eastAsia="zh-CN"/>
              </w:rPr>
              <w:t>Security</w:t>
            </w:r>
            <w:r>
              <w:rPr>
                <w:noProof/>
                <w:webHidden/>
              </w:rPr>
              <w:tab/>
            </w:r>
            <w:r>
              <w:rPr>
                <w:noProof/>
                <w:webHidden/>
              </w:rPr>
              <w:fldChar w:fldCharType="begin"/>
            </w:r>
            <w:r>
              <w:rPr>
                <w:noProof/>
                <w:webHidden/>
              </w:rPr>
              <w:instrText xml:space="preserve"> PAGEREF _Toc92701773 \h </w:instrText>
            </w:r>
            <w:r>
              <w:rPr>
                <w:noProof/>
                <w:webHidden/>
              </w:rPr>
            </w:r>
            <w:r>
              <w:rPr>
                <w:noProof/>
                <w:webHidden/>
              </w:rPr>
              <w:fldChar w:fldCharType="separate"/>
            </w:r>
            <w:r w:rsidR="00EB5CEE">
              <w:rPr>
                <w:noProof/>
                <w:webHidden/>
              </w:rPr>
              <w:t>34</w:t>
            </w:r>
            <w:r>
              <w:rPr>
                <w:noProof/>
                <w:webHidden/>
              </w:rPr>
              <w:fldChar w:fldCharType="end"/>
            </w:r>
          </w:hyperlink>
        </w:p>
        <w:p w14:paraId="592A7D22" w14:textId="21BF77D7" w:rsidR="00762CDA" w:rsidRDefault="00762CDA">
          <w:pPr>
            <w:pStyle w:val="TOC5"/>
            <w:tabs>
              <w:tab w:val="left" w:pos="1440"/>
            </w:tabs>
            <w:rPr>
              <w:rFonts w:asciiTheme="minorHAnsi" w:eastAsiaTheme="minorEastAsia" w:hAnsiTheme="minorHAnsi" w:cstheme="minorBidi"/>
              <w:noProof/>
              <w:sz w:val="22"/>
              <w:szCs w:val="22"/>
            </w:rPr>
          </w:pPr>
          <w:hyperlink w:anchor="_Toc92701774" w:history="1">
            <w:r w:rsidRPr="00915A33">
              <w:rPr>
                <w:rStyle w:val="Hyperlink"/>
                <w:b/>
                <w:noProof/>
                <w:lang w:eastAsia="zh-CN"/>
              </w:rPr>
              <w:t>2.2.2.3.4</w:t>
            </w:r>
            <w:r>
              <w:rPr>
                <w:rFonts w:asciiTheme="minorHAnsi" w:eastAsiaTheme="minorEastAsia" w:hAnsiTheme="minorHAnsi" w:cstheme="minorBidi"/>
                <w:noProof/>
                <w:sz w:val="22"/>
                <w:szCs w:val="22"/>
              </w:rPr>
              <w:tab/>
            </w:r>
            <w:r w:rsidRPr="00915A33">
              <w:rPr>
                <w:rStyle w:val="Hyperlink"/>
                <w:b/>
                <w:noProof/>
                <w:lang w:eastAsia="zh-CN"/>
              </w:rPr>
              <w:t>Resilience</w:t>
            </w:r>
            <w:r>
              <w:rPr>
                <w:noProof/>
                <w:webHidden/>
              </w:rPr>
              <w:tab/>
            </w:r>
            <w:r>
              <w:rPr>
                <w:noProof/>
                <w:webHidden/>
              </w:rPr>
              <w:fldChar w:fldCharType="begin"/>
            </w:r>
            <w:r>
              <w:rPr>
                <w:noProof/>
                <w:webHidden/>
              </w:rPr>
              <w:instrText xml:space="preserve"> PAGEREF _Toc92701774 \h </w:instrText>
            </w:r>
            <w:r>
              <w:rPr>
                <w:noProof/>
                <w:webHidden/>
              </w:rPr>
            </w:r>
            <w:r>
              <w:rPr>
                <w:noProof/>
                <w:webHidden/>
              </w:rPr>
              <w:fldChar w:fldCharType="separate"/>
            </w:r>
            <w:r w:rsidR="00EB5CEE">
              <w:rPr>
                <w:noProof/>
                <w:webHidden/>
              </w:rPr>
              <w:t>40</w:t>
            </w:r>
            <w:r>
              <w:rPr>
                <w:noProof/>
                <w:webHidden/>
              </w:rPr>
              <w:fldChar w:fldCharType="end"/>
            </w:r>
          </w:hyperlink>
        </w:p>
        <w:p w14:paraId="4E0F6A1A" w14:textId="48D0B070" w:rsidR="00762CDA" w:rsidRDefault="00762CDA">
          <w:pPr>
            <w:pStyle w:val="TOC5"/>
            <w:tabs>
              <w:tab w:val="left" w:pos="1440"/>
            </w:tabs>
            <w:rPr>
              <w:rFonts w:asciiTheme="minorHAnsi" w:eastAsiaTheme="minorEastAsia" w:hAnsiTheme="minorHAnsi" w:cstheme="minorBidi"/>
              <w:noProof/>
              <w:sz w:val="22"/>
              <w:szCs w:val="22"/>
            </w:rPr>
          </w:pPr>
          <w:hyperlink w:anchor="_Toc92701775" w:history="1">
            <w:r w:rsidRPr="00915A33">
              <w:rPr>
                <w:rStyle w:val="Hyperlink"/>
                <w:b/>
                <w:noProof/>
                <w:lang w:eastAsia="zh-CN"/>
              </w:rPr>
              <w:t>2.2.2.3.5</w:t>
            </w:r>
            <w:r>
              <w:rPr>
                <w:rFonts w:asciiTheme="minorHAnsi" w:eastAsiaTheme="minorEastAsia" w:hAnsiTheme="minorHAnsi" w:cstheme="minorBidi"/>
                <w:noProof/>
                <w:sz w:val="22"/>
                <w:szCs w:val="22"/>
              </w:rPr>
              <w:tab/>
            </w:r>
            <w:r w:rsidRPr="00915A33">
              <w:rPr>
                <w:rStyle w:val="Hyperlink"/>
                <w:b/>
                <w:noProof/>
                <w:lang w:eastAsia="zh-CN"/>
              </w:rPr>
              <w:t>Management Architecture</w:t>
            </w:r>
            <w:r>
              <w:rPr>
                <w:noProof/>
                <w:webHidden/>
              </w:rPr>
              <w:tab/>
            </w:r>
            <w:r>
              <w:rPr>
                <w:noProof/>
                <w:webHidden/>
              </w:rPr>
              <w:fldChar w:fldCharType="begin"/>
            </w:r>
            <w:r>
              <w:rPr>
                <w:noProof/>
                <w:webHidden/>
              </w:rPr>
              <w:instrText xml:space="preserve"> PAGEREF _Toc92701775 \h </w:instrText>
            </w:r>
            <w:r>
              <w:rPr>
                <w:noProof/>
                <w:webHidden/>
              </w:rPr>
            </w:r>
            <w:r>
              <w:rPr>
                <w:noProof/>
                <w:webHidden/>
              </w:rPr>
              <w:fldChar w:fldCharType="separate"/>
            </w:r>
            <w:r w:rsidR="00EB5CEE">
              <w:rPr>
                <w:noProof/>
                <w:webHidden/>
              </w:rPr>
              <w:t>42</w:t>
            </w:r>
            <w:r>
              <w:rPr>
                <w:noProof/>
                <w:webHidden/>
              </w:rPr>
              <w:fldChar w:fldCharType="end"/>
            </w:r>
          </w:hyperlink>
        </w:p>
        <w:p w14:paraId="40663EBD" w14:textId="69DA89C8" w:rsidR="00762CDA" w:rsidRDefault="00762CDA">
          <w:pPr>
            <w:pStyle w:val="TOC4"/>
            <w:rPr>
              <w:rFonts w:asciiTheme="minorHAnsi" w:eastAsiaTheme="minorEastAsia" w:hAnsiTheme="minorHAnsi" w:cstheme="minorBidi"/>
              <w:noProof/>
              <w:sz w:val="22"/>
              <w:szCs w:val="22"/>
            </w:rPr>
          </w:pPr>
          <w:hyperlink w:anchor="_Toc92701776" w:history="1">
            <w:r w:rsidRPr="00915A33">
              <w:rPr>
                <w:rStyle w:val="Hyperlink"/>
                <w:b/>
                <w:noProof/>
                <w:lang w:eastAsia="zh-CN"/>
              </w:rPr>
              <w:t>2.2.2.4</w:t>
            </w:r>
            <w:r>
              <w:rPr>
                <w:rFonts w:asciiTheme="minorHAnsi" w:eastAsiaTheme="minorEastAsia" w:hAnsiTheme="minorHAnsi" w:cstheme="minorBidi"/>
                <w:noProof/>
                <w:sz w:val="22"/>
                <w:szCs w:val="22"/>
              </w:rPr>
              <w:tab/>
            </w:r>
            <w:r w:rsidRPr="00915A33">
              <w:rPr>
                <w:rStyle w:val="Hyperlink"/>
                <w:b/>
                <w:noProof/>
                <w:lang w:eastAsia="zh-CN"/>
              </w:rPr>
              <w:t>Database Management System</w:t>
            </w:r>
            <w:r>
              <w:rPr>
                <w:noProof/>
                <w:webHidden/>
              </w:rPr>
              <w:tab/>
            </w:r>
            <w:r>
              <w:rPr>
                <w:noProof/>
                <w:webHidden/>
              </w:rPr>
              <w:fldChar w:fldCharType="begin"/>
            </w:r>
            <w:r>
              <w:rPr>
                <w:noProof/>
                <w:webHidden/>
              </w:rPr>
              <w:instrText xml:space="preserve"> PAGEREF _Toc92701776 \h </w:instrText>
            </w:r>
            <w:r>
              <w:rPr>
                <w:noProof/>
                <w:webHidden/>
              </w:rPr>
            </w:r>
            <w:r>
              <w:rPr>
                <w:noProof/>
                <w:webHidden/>
              </w:rPr>
              <w:fldChar w:fldCharType="separate"/>
            </w:r>
            <w:r w:rsidR="00EB5CEE">
              <w:rPr>
                <w:noProof/>
                <w:webHidden/>
              </w:rPr>
              <w:t>42</w:t>
            </w:r>
            <w:r>
              <w:rPr>
                <w:noProof/>
                <w:webHidden/>
              </w:rPr>
              <w:fldChar w:fldCharType="end"/>
            </w:r>
          </w:hyperlink>
        </w:p>
        <w:p w14:paraId="2D81A397" w14:textId="00FEE485" w:rsidR="00762CDA" w:rsidRDefault="00762CDA">
          <w:pPr>
            <w:pStyle w:val="TOC4"/>
            <w:rPr>
              <w:rFonts w:asciiTheme="minorHAnsi" w:eastAsiaTheme="minorEastAsia" w:hAnsiTheme="minorHAnsi" w:cstheme="minorBidi"/>
              <w:noProof/>
              <w:sz w:val="22"/>
              <w:szCs w:val="22"/>
            </w:rPr>
          </w:pPr>
          <w:hyperlink w:anchor="_Toc92701777" w:history="1">
            <w:r w:rsidRPr="00915A33">
              <w:rPr>
                <w:rStyle w:val="Hyperlink"/>
                <w:b/>
                <w:noProof/>
                <w:lang w:eastAsia="zh-CN"/>
              </w:rPr>
              <w:t>2.2.2.5</w:t>
            </w:r>
            <w:r>
              <w:rPr>
                <w:rFonts w:asciiTheme="minorHAnsi" w:eastAsiaTheme="minorEastAsia" w:hAnsiTheme="minorHAnsi" w:cstheme="minorBidi"/>
                <w:noProof/>
                <w:sz w:val="22"/>
                <w:szCs w:val="22"/>
              </w:rPr>
              <w:tab/>
            </w:r>
            <w:r w:rsidRPr="00915A33">
              <w:rPr>
                <w:rStyle w:val="Hyperlink"/>
                <w:b/>
                <w:noProof/>
                <w:lang w:eastAsia="zh-CN"/>
              </w:rPr>
              <w:t>System Interface</w:t>
            </w:r>
            <w:r>
              <w:rPr>
                <w:noProof/>
                <w:webHidden/>
              </w:rPr>
              <w:tab/>
            </w:r>
            <w:r>
              <w:rPr>
                <w:noProof/>
                <w:webHidden/>
              </w:rPr>
              <w:fldChar w:fldCharType="begin"/>
            </w:r>
            <w:r>
              <w:rPr>
                <w:noProof/>
                <w:webHidden/>
              </w:rPr>
              <w:instrText xml:space="preserve"> PAGEREF _Toc92701777 \h </w:instrText>
            </w:r>
            <w:r>
              <w:rPr>
                <w:noProof/>
                <w:webHidden/>
              </w:rPr>
            </w:r>
            <w:r>
              <w:rPr>
                <w:noProof/>
                <w:webHidden/>
              </w:rPr>
              <w:fldChar w:fldCharType="separate"/>
            </w:r>
            <w:r w:rsidR="00EB5CEE">
              <w:rPr>
                <w:noProof/>
                <w:webHidden/>
              </w:rPr>
              <w:t>44</w:t>
            </w:r>
            <w:r>
              <w:rPr>
                <w:noProof/>
                <w:webHidden/>
              </w:rPr>
              <w:fldChar w:fldCharType="end"/>
            </w:r>
          </w:hyperlink>
        </w:p>
        <w:p w14:paraId="616DA3E8" w14:textId="5D3BE2A1" w:rsidR="00762CDA" w:rsidRDefault="00762CDA">
          <w:pPr>
            <w:pStyle w:val="TOC4"/>
            <w:rPr>
              <w:rFonts w:asciiTheme="minorHAnsi" w:eastAsiaTheme="minorEastAsia" w:hAnsiTheme="minorHAnsi" w:cstheme="minorBidi"/>
              <w:noProof/>
              <w:sz w:val="22"/>
              <w:szCs w:val="22"/>
            </w:rPr>
          </w:pPr>
          <w:hyperlink w:anchor="_Toc92701778" w:history="1">
            <w:r w:rsidRPr="00915A33">
              <w:rPr>
                <w:rStyle w:val="Hyperlink"/>
                <w:b/>
                <w:noProof/>
                <w:lang w:eastAsia="zh-CN"/>
              </w:rPr>
              <w:t>2.2.2.6</w:t>
            </w:r>
            <w:r>
              <w:rPr>
                <w:rFonts w:asciiTheme="minorHAnsi" w:eastAsiaTheme="minorEastAsia" w:hAnsiTheme="minorHAnsi" w:cstheme="minorBidi"/>
                <w:noProof/>
                <w:sz w:val="22"/>
                <w:szCs w:val="22"/>
              </w:rPr>
              <w:tab/>
            </w:r>
            <w:r w:rsidRPr="00915A33">
              <w:rPr>
                <w:rStyle w:val="Hyperlink"/>
                <w:b/>
                <w:noProof/>
                <w:lang w:eastAsia="zh-CN"/>
              </w:rPr>
              <w:t>Chinese Character Support</w:t>
            </w:r>
            <w:r>
              <w:rPr>
                <w:noProof/>
                <w:webHidden/>
              </w:rPr>
              <w:tab/>
            </w:r>
            <w:r>
              <w:rPr>
                <w:noProof/>
                <w:webHidden/>
              </w:rPr>
              <w:fldChar w:fldCharType="begin"/>
            </w:r>
            <w:r>
              <w:rPr>
                <w:noProof/>
                <w:webHidden/>
              </w:rPr>
              <w:instrText xml:space="preserve"> PAGEREF _Toc92701778 \h </w:instrText>
            </w:r>
            <w:r>
              <w:rPr>
                <w:noProof/>
                <w:webHidden/>
              </w:rPr>
            </w:r>
            <w:r>
              <w:rPr>
                <w:noProof/>
                <w:webHidden/>
              </w:rPr>
              <w:fldChar w:fldCharType="separate"/>
            </w:r>
            <w:r w:rsidR="00EB5CEE">
              <w:rPr>
                <w:noProof/>
                <w:webHidden/>
              </w:rPr>
              <w:t>46</w:t>
            </w:r>
            <w:r>
              <w:rPr>
                <w:noProof/>
                <w:webHidden/>
              </w:rPr>
              <w:fldChar w:fldCharType="end"/>
            </w:r>
          </w:hyperlink>
        </w:p>
        <w:p w14:paraId="4635E322" w14:textId="7E9C3400" w:rsidR="00762CDA" w:rsidRDefault="00762CDA">
          <w:pPr>
            <w:pStyle w:val="TOC4"/>
            <w:rPr>
              <w:rFonts w:asciiTheme="minorHAnsi" w:eastAsiaTheme="minorEastAsia" w:hAnsiTheme="minorHAnsi" w:cstheme="minorBidi"/>
              <w:noProof/>
              <w:sz w:val="22"/>
              <w:szCs w:val="22"/>
            </w:rPr>
          </w:pPr>
          <w:hyperlink w:anchor="_Toc92701779" w:history="1">
            <w:r w:rsidRPr="00915A33">
              <w:rPr>
                <w:rStyle w:val="Hyperlink"/>
                <w:b/>
                <w:noProof/>
                <w:lang w:eastAsia="zh-CN"/>
              </w:rPr>
              <w:t>2.2.2.7</w:t>
            </w:r>
            <w:r>
              <w:rPr>
                <w:rFonts w:asciiTheme="minorHAnsi" w:eastAsiaTheme="minorEastAsia" w:hAnsiTheme="minorHAnsi" w:cstheme="minorBidi"/>
                <w:noProof/>
                <w:sz w:val="22"/>
                <w:szCs w:val="22"/>
              </w:rPr>
              <w:tab/>
            </w:r>
            <w:r w:rsidRPr="00915A33">
              <w:rPr>
                <w:rStyle w:val="Hyperlink"/>
                <w:b/>
                <w:noProof/>
                <w:lang w:eastAsia="zh-CN"/>
              </w:rPr>
              <w:t>Hardware and Software Requirement</w:t>
            </w:r>
            <w:r>
              <w:rPr>
                <w:noProof/>
                <w:webHidden/>
              </w:rPr>
              <w:tab/>
            </w:r>
            <w:r>
              <w:rPr>
                <w:noProof/>
                <w:webHidden/>
              </w:rPr>
              <w:fldChar w:fldCharType="begin"/>
            </w:r>
            <w:r>
              <w:rPr>
                <w:noProof/>
                <w:webHidden/>
              </w:rPr>
              <w:instrText xml:space="preserve"> PAGEREF _Toc92701779 \h </w:instrText>
            </w:r>
            <w:r>
              <w:rPr>
                <w:noProof/>
                <w:webHidden/>
              </w:rPr>
            </w:r>
            <w:r>
              <w:rPr>
                <w:noProof/>
                <w:webHidden/>
              </w:rPr>
              <w:fldChar w:fldCharType="separate"/>
            </w:r>
            <w:r w:rsidR="00EB5CEE">
              <w:rPr>
                <w:noProof/>
                <w:webHidden/>
              </w:rPr>
              <w:t>49</w:t>
            </w:r>
            <w:r>
              <w:rPr>
                <w:noProof/>
                <w:webHidden/>
              </w:rPr>
              <w:fldChar w:fldCharType="end"/>
            </w:r>
          </w:hyperlink>
        </w:p>
        <w:p w14:paraId="1C575FC1" w14:textId="6343D728" w:rsidR="00762CDA" w:rsidRDefault="00762CDA">
          <w:pPr>
            <w:pStyle w:val="TOC5"/>
            <w:tabs>
              <w:tab w:val="left" w:pos="1440"/>
            </w:tabs>
            <w:rPr>
              <w:rFonts w:asciiTheme="minorHAnsi" w:eastAsiaTheme="minorEastAsia" w:hAnsiTheme="minorHAnsi" w:cstheme="minorBidi"/>
              <w:noProof/>
              <w:sz w:val="22"/>
              <w:szCs w:val="22"/>
            </w:rPr>
          </w:pPr>
          <w:hyperlink w:anchor="_Toc92701780" w:history="1">
            <w:r w:rsidRPr="00915A33">
              <w:rPr>
                <w:rStyle w:val="Hyperlink"/>
                <w:b/>
                <w:noProof/>
                <w:lang w:eastAsia="zh-CN"/>
              </w:rPr>
              <w:t>2.2.2.7.1</w:t>
            </w:r>
            <w:r>
              <w:rPr>
                <w:rFonts w:asciiTheme="minorHAnsi" w:eastAsiaTheme="minorEastAsia" w:hAnsiTheme="minorHAnsi" w:cstheme="minorBidi"/>
                <w:noProof/>
                <w:sz w:val="22"/>
                <w:szCs w:val="22"/>
              </w:rPr>
              <w:tab/>
            </w:r>
            <w:r w:rsidRPr="00915A33">
              <w:rPr>
                <w:rStyle w:val="Hyperlink"/>
                <w:b/>
                <w:noProof/>
                <w:lang w:eastAsia="zh-CN"/>
              </w:rPr>
              <w:t>Server Farm</w:t>
            </w:r>
            <w:r>
              <w:rPr>
                <w:noProof/>
                <w:webHidden/>
              </w:rPr>
              <w:tab/>
            </w:r>
            <w:r>
              <w:rPr>
                <w:noProof/>
                <w:webHidden/>
              </w:rPr>
              <w:fldChar w:fldCharType="begin"/>
            </w:r>
            <w:r>
              <w:rPr>
                <w:noProof/>
                <w:webHidden/>
              </w:rPr>
              <w:instrText xml:space="preserve"> PAGEREF _Toc92701780 \h </w:instrText>
            </w:r>
            <w:r>
              <w:rPr>
                <w:noProof/>
                <w:webHidden/>
              </w:rPr>
            </w:r>
            <w:r>
              <w:rPr>
                <w:noProof/>
                <w:webHidden/>
              </w:rPr>
              <w:fldChar w:fldCharType="separate"/>
            </w:r>
            <w:r w:rsidR="00EB5CEE">
              <w:rPr>
                <w:noProof/>
                <w:webHidden/>
              </w:rPr>
              <w:t>49</w:t>
            </w:r>
            <w:r>
              <w:rPr>
                <w:noProof/>
                <w:webHidden/>
              </w:rPr>
              <w:fldChar w:fldCharType="end"/>
            </w:r>
          </w:hyperlink>
        </w:p>
        <w:p w14:paraId="5F011EC4" w14:textId="2EB15647" w:rsidR="00762CDA" w:rsidRDefault="00762CDA">
          <w:pPr>
            <w:pStyle w:val="TOC5"/>
            <w:tabs>
              <w:tab w:val="left" w:pos="1440"/>
            </w:tabs>
            <w:rPr>
              <w:rFonts w:asciiTheme="minorHAnsi" w:eastAsiaTheme="minorEastAsia" w:hAnsiTheme="minorHAnsi" w:cstheme="minorBidi"/>
              <w:noProof/>
              <w:sz w:val="22"/>
              <w:szCs w:val="22"/>
            </w:rPr>
          </w:pPr>
          <w:hyperlink w:anchor="_Toc92701781" w:history="1">
            <w:r w:rsidRPr="00915A33">
              <w:rPr>
                <w:rStyle w:val="Hyperlink"/>
                <w:b/>
                <w:bCs/>
                <w:noProof/>
              </w:rPr>
              <w:t>2.2.2.7.2</w:t>
            </w:r>
            <w:r>
              <w:rPr>
                <w:rFonts w:asciiTheme="minorHAnsi" w:eastAsiaTheme="minorEastAsia" w:hAnsiTheme="minorHAnsi" w:cstheme="minorBidi"/>
                <w:noProof/>
                <w:sz w:val="22"/>
                <w:szCs w:val="22"/>
              </w:rPr>
              <w:tab/>
            </w:r>
            <w:r w:rsidRPr="00915A33">
              <w:rPr>
                <w:rStyle w:val="Hyperlink"/>
                <w:b/>
                <w:bCs/>
                <w:noProof/>
              </w:rPr>
              <w:t>Client Workstations</w:t>
            </w:r>
            <w:r>
              <w:rPr>
                <w:noProof/>
                <w:webHidden/>
              </w:rPr>
              <w:tab/>
            </w:r>
            <w:r>
              <w:rPr>
                <w:noProof/>
                <w:webHidden/>
              </w:rPr>
              <w:fldChar w:fldCharType="begin"/>
            </w:r>
            <w:r>
              <w:rPr>
                <w:noProof/>
                <w:webHidden/>
              </w:rPr>
              <w:instrText xml:space="preserve"> PAGEREF _Toc92701781 \h </w:instrText>
            </w:r>
            <w:r>
              <w:rPr>
                <w:noProof/>
                <w:webHidden/>
              </w:rPr>
            </w:r>
            <w:r>
              <w:rPr>
                <w:noProof/>
                <w:webHidden/>
              </w:rPr>
              <w:fldChar w:fldCharType="separate"/>
            </w:r>
            <w:r w:rsidR="00EB5CEE">
              <w:rPr>
                <w:noProof/>
                <w:webHidden/>
              </w:rPr>
              <w:t>51</w:t>
            </w:r>
            <w:r>
              <w:rPr>
                <w:noProof/>
                <w:webHidden/>
              </w:rPr>
              <w:fldChar w:fldCharType="end"/>
            </w:r>
          </w:hyperlink>
        </w:p>
        <w:p w14:paraId="4906331F" w14:textId="2B0514EB" w:rsidR="00762CDA" w:rsidRDefault="00762CDA">
          <w:pPr>
            <w:pStyle w:val="TOC5"/>
            <w:tabs>
              <w:tab w:val="left" w:pos="1440"/>
            </w:tabs>
            <w:rPr>
              <w:rFonts w:asciiTheme="minorHAnsi" w:eastAsiaTheme="minorEastAsia" w:hAnsiTheme="minorHAnsi" w:cstheme="minorBidi"/>
              <w:noProof/>
              <w:sz w:val="22"/>
              <w:szCs w:val="22"/>
            </w:rPr>
          </w:pPr>
          <w:hyperlink w:anchor="_Toc92701782" w:history="1">
            <w:r w:rsidRPr="00915A33">
              <w:rPr>
                <w:rStyle w:val="Hyperlink"/>
                <w:b/>
                <w:bCs/>
                <w:noProof/>
              </w:rPr>
              <w:t>2.2.2.7.3</w:t>
            </w:r>
            <w:r>
              <w:rPr>
                <w:rFonts w:asciiTheme="minorHAnsi" w:eastAsiaTheme="minorEastAsia" w:hAnsiTheme="minorHAnsi" w:cstheme="minorBidi"/>
                <w:noProof/>
                <w:sz w:val="22"/>
                <w:szCs w:val="22"/>
              </w:rPr>
              <w:tab/>
            </w:r>
            <w:r w:rsidRPr="00915A33">
              <w:rPr>
                <w:rStyle w:val="Hyperlink"/>
                <w:b/>
                <w:bCs/>
                <w:noProof/>
              </w:rPr>
              <w:t>Scanning Devices</w:t>
            </w:r>
            <w:r>
              <w:rPr>
                <w:noProof/>
                <w:webHidden/>
              </w:rPr>
              <w:tab/>
            </w:r>
            <w:r>
              <w:rPr>
                <w:noProof/>
                <w:webHidden/>
              </w:rPr>
              <w:fldChar w:fldCharType="begin"/>
            </w:r>
            <w:r>
              <w:rPr>
                <w:noProof/>
                <w:webHidden/>
              </w:rPr>
              <w:instrText xml:space="preserve"> PAGEREF _Toc92701782 \h </w:instrText>
            </w:r>
            <w:r>
              <w:rPr>
                <w:noProof/>
                <w:webHidden/>
              </w:rPr>
            </w:r>
            <w:r>
              <w:rPr>
                <w:noProof/>
                <w:webHidden/>
              </w:rPr>
              <w:fldChar w:fldCharType="separate"/>
            </w:r>
            <w:r w:rsidR="00EB5CEE">
              <w:rPr>
                <w:noProof/>
                <w:webHidden/>
              </w:rPr>
              <w:t>52</w:t>
            </w:r>
            <w:r>
              <w:rPr>
                <w:noProof/>
                <w:webHidden/>
              </w:rPr>
              <w:fldChar w:fldCharType="end"/>
            </w:r>
          </w:hyperlink>
        </w:p>
        <w:p w14:paraId="0DE41803" w14:textId="0F0E7E99" w:rsidR="00762CDA" w:rsidRDefault="00762CDA">
          <w:pPr>
            <w:pStyle w:val="TOC5"/>
            <w:tabs>
              <w:tab w:val="left" w:pos="1440"/>
            </w:tabs>
            <w:rPr>
              <w:rFonts w:asciiTheme="minorHAnsi" w:eastAsiaTheme="minorEastAsia" w:hAnsiTheme="minorHAnsi" w:cstheme="minorBidi"/>
              <w:noProof/>
              <w:sz w:val="22"/>
              <w:szCs w:val="22"/>
            </w:rPr>
          </w:pPr>
          <w:hyperlink w:anchor="_Toc92701783" w:history="1">
            <w:r w:rsidRPr="00915A33">
              <w:rPr>
                <w:rStyle w:val="Hyperlink"/>
                <w:b/>
                <w:bCs/>
                <w:noProof/>
              </w:rPr>
              <w:t>2.2.2.7.4</w:t>
            </w:r>
            <w:r>
              <w:rPr>
                <w:rFonts w:asciiTheme="minorHAnsi" w:eastAsiaTheme="minorEastAsia" w:hAnsiTheme="minorHAnsi" w:cstheme="minorBidi"/>
                <w:noProof/>
                <w:sz w:val="22"/>
                <w:szCs w:val="22"/>
              </w:rPr>
              <w:tab/>
            </w:r>
            <w:r w:rsidRPr="00915A33">
              <w:rPr>
                <w:rStyle w:val="Hyperlink"/>
                <w:b/>
                <w:bCs/>
                <w:noProof/>
              </w:rPr>
              <w:t>Mobile Devices</w:t>
            </w:r>
            <w:r>
              <w:rPr>
                <w:noProof/>
                <w:webHidden/>
              </w:rPr>
              <w:tab/>
            </w:r>
            <w:r>
              <w:rPr>
                <w:noProof/>
                <w:webHidden/>
              </w:rPr>
              <w:fldChar w:fldCharType="begin"/>
            </w:r>
            <w:r>
              <w:rPr>
                <w:noProof/>
                <w:webHidden/>
              </w:rPr>
              <w:instrText xml:space="preserve"> PAGEREF _Toc92701783 \h </w:instrText>
            </w:r>
            <w:r>
              <w:rPr>
                <w:noProof/>
                <w:webHidden/>
              </w:rPr>
            </w:r>
            <w:r>
              <w:rPr>
                <w:noProof/>
                <w:webHidden/>
              </w:rPr>
              <w:fldChar w:fldCharType="separate"/>
            </w:r>
            <w:r w:rsidR="00EB5CEE">
              <w:rPr>
                <w:noProof/>
                <w:webHidden/>
              </w:rPr>
              <w:t>53</w:t>
            </w:r>
            <w:r>
              <w:rPr>
                <w:noProof/>
                <w:webHidden/>
              </w:rPr>
              <w:fldChar w:fldCharType="end"/>
            </w:r>
          </w:hyperlink>
        </w:p>
        <w:p w14:paraId="0279E636" w14:textId="4778C5B1" w:rsidR="00762CDA" w:rsidRDefault="00762CDA">
          <w:pPr>
            <w:pStyle w:val="TOC4"/>
            <w:rPr>
              <w:rFonts w:asciiTheme="minorHAnsi" w:eastAsiaTheme="minorEastAsia" w:hAnsiTheme="minorHAnsi" w:cstheme="minorBidi"/>
              <w:noProof/>
              <w:sz w:val="22"/>
              <w:szCs w:val="22"/>
            </w:rPr>
          </w:pPr>
          <w:hyperlink w:anchor="_Toc92701784" w:history="1">
            <w:r w:rsidRPr="00915A33">
              <w:rPr>
                <w:rStyle w:val="Hyperlink"/>
                <w:b/>
                <w:noProof/>
                <w:lang w:eastAsia="zh-CN"/>
              </w:rPr>
              <w:t>2.2.2.8</w:t>
            </w:r>
            <w:r>
              <w:rPr>
                <w:rFonts w:asciiTheme="minorHAnsi" w:eastAsiaTheme="minorEastAsia" w:hAnsiTheme="minorHAnsi" w:cstheme="minorBidi"/>
                <w:noProof/>
                <w:sz w:val="22"/>
                <w:szCs w:val="22"/>
              </w:rPr>
              <w:tab/>
            </w:r>
            <w:r w:rsidRPr="00915A33">
              <w:rPr>
                <w:rStyle w:val="Hyperlink"/>
                <w:b/>
                <w:noProof/>
                <w:lang w:eastAsia="zh-CN"/>
              </w:rPr>
              <w:t>Data Backup and Recovery</w:t>
            </w:r>
            <w:r>
              <w:rPr>
                <w:noProof/>
                <w:webHidden/>
              </w:rPr>
              <w:tab/>
            </w:r>
            <w:r>
              <w:rPr>
                <w:noProof/>
                <w:webHidden/>
              </w:rPr>
              <w:fldChar w:fldCharType="begin"/>
            </w:r>
            <w:r>
              <w:rPr>
                <w:noProof/>
                <w:webHidden/>
              </w:rPr>
              <w:instrText xml:space="preserve"> PAGEREF _Toc92701784 \h </w:instrText>
            </w:r>
            <w:r>
              <w:rPr>
                <w:noProof/>
                <w:webHidden/>
              </w:rPr>
            </w:r>
            <w:r>
              <w:rPr>
                <w:noProof/>
                <w:webHidden/>
              </w:rPr>
              <w:fldChar w:fldCharType="separate"/>
            </w:r>
            <w:r w:rsidR="00EB5CEE">
              <w:rPr>
                <w:noProof/>
                <w:webHidden/>
              </w:rPr>
              <w:t>54</w:t>
            </w:r>
            <w:r>
              <w:rPr>
                <w:noProof/>
                <w:webHidden/>
              </w:rPr>
              <w:fldChar w:fldCharType="end"/>
            </w:r>
          </w:hyperlink>
        </w:p>
        <w:p w14:paraId="19816529" w14:textId="1287C7E4" w:rsidR="00762CDA" w:rsidRDefault="00762CDA">
          <w:pPr>
            <w:pStyle w:val="TOC4"/>
            <w:rPr>
              <w:rFonts w:asciiTheme="minorHAnsi" w:eastAsiaTheme="minorEastAsia" w:hAnsiTheme="minorHAnsi" w:cstheme="minorBidi"/>
              <w:noProof/>
              <w:sz w:val="22"/>
              <w:szCs w:val="22"/>
            </w:rPr>
          </w:pPr>
          <w:hyperlink w:anchor="_Toc92701785" w:history="1">
            <w:r w:rsidRPr="00915A33">
              <w:rPr>
                <w:rStyle w:val="Hyperlink"/>
                <w:b/>
                <w:noProof/>
                <w:lang w:eastAsia="zh-CN"/>
              </w:rPr>
              <w:t>2.2.2.9</w:t>
            </w:r>
            <w:r>
              <w:rPr>
                <w:rFonts w:asciiTheme="minorHAnsi" w:eastAsiaTheme="minorEastAsia" w:hAnsiTheme="minorHAnsi" w:cstheme="minorBidi"/>
                <w:noProof/>
                <w:sz w:val="22"/>
                <w:szCs w:val="22"/>
              </w:rPr>
              <w:tab/>
            </w:r>
            <w:r w:rsidRPr="00915A33">
              <w:rPr>
                <w:rStyle w:val="Hyperlink"/>
                <w:b/>
                <w:noProof/>
                <w:lang w:eastAsia="zh-CN"/>
              </w:rPr>
              <w:t>Disaster Recovery</w:t>
            </w:r>
            <w:r>
              <w:rPr>
                <w:noProof/>
                <w:webHidden/>
              </w:rPr>
              <w:tab/>
            </w:r>
            <w:r>
              <w:rPr>
                <w:noProof/>
                <w:webHidden/>
              </w:rPr>
              <w:fldChar w:fldCharType="begin"/>
            </w:r>
            <w:r>
              <w:rPr>
                <w:noProof/>
                <w:webHidden/>
              </w:rPr>
              <w:instrText xml:space="preserve"> PAGEREF _Toc92701785 \h </w:instrText>
            </w:r>
            <w:r>
              <w:rPr>
                <w:noProof/>
                <w:webHidden/>
              </w:rPr>
            </w:r>
            <w:r>
              <w:rPr>
                <w:noProof/>
                <w:webHidden/>
              </w:rPr>
              <w:fldChar w:fldCharType="separate"/>
            </w:r>
            <w:r w:rsidR="00EB5CEE">
              <w:rPr>
                <w:noProof/>
                <w:webHidden/>
              </w:rPr>
              <w:t>56</w:t>
            </w:r>
            <w:r>
              <w:rPr>
                <w:noProof/>
                <w:webHidden/>
              </w:rPr>
              <w:fldChar w:fldCharType="end"/>
            </w:r>
          </w:hyperlink>
        </w:p>
        <w:p w14:paraId="14128A93" w14:textId="3611CA8F" w:rsidR="00762CDA" w:rsidRDefault="00762CDA">
          <w:pPr>
            <w:pStyle w:val="TOC5"/>
            <w:tabs>
              <w:tab w:val="left" w:pos="1440"/>
            </w:tabs>
            <w:rPr>
              <w:rFonts w:asciiTheme="minorHAnsi" w:eastAsiaTheme="minorEastAsia" w:hAnsiTheme="minorHAnsi" w:cstheme="minorBidi"/>
              <w:noProof/>
              <w:sz w:val="22"/>
              <w:szCs w:val="22"/>
            </w:rPr>
          </w:pPr>
          <w:hyperlink w:anchor="_Toc92701786" w:history="1">
            <w:r w:rsidRPr="00915A33">
              <w:rPr>
                <w:rStyle w:val="Hyperlink"/>
                <w:b/>
                <w:bCs/>
                <w:noProof/>
              </w:rPr>
              <w:t>2.2.2.9.1</w:t>
            </w:r>
            <w:r>
              <w:rPr>
                <w:rFonts w:asciiTheme="minorHAnsi" w:eastAsiaTheme="minorEastAsia" w:hAnsiTheme="minorHAnsi" w:cstheme="minorBidi"/>
                <w:noProof/>
                <w:sz w:val="22"/>
                <w:szCs w:val="22"/>
              </w:rPr>
              <w:tab/>
            </w:r>
            <w:r w:rsidRPr="00915A33">
              <w:rPr>
                <w:rStyle w:val="Hyperlink"/>
                <w:b/>
                <w:bCs/>
                <w:noProof/>
              </w:rPr>
              <w:t>Disaster Recovery Facilities</w:t>
            </w:r>
            <w:r>
              <w:rPr>
                <w:noProof/>
                <w:webHidden/>
              </w:rPr>
              <w:tab/>
            </w:r>
            <w:r>
              <w:rPr>
                <w:noProof/>
                <w:webHidden/>
              </w:rPr>
              <w:fldChar w:fldCharType="begin"/>
            </w:r>
            <w:r>
              <w:rPr>
                <w:noProof/>
                <w:webHidden/>
              </w:rPr>
              <w:instrText xml:space="preserve"> PAGEREF _Toc92701786 \h </w:instrText>
            </w:r>
            <w:r>
              <w:rPr>
                <w:noProof/>
                <w:webHidden/>
              </w:rPr>
            </w:r>
            <w:r>
              <w:rPr>
                <w:noProof/>
                <w:webHidden/>
              </w:rPr>
              <w:fldChar w:fldCharType="separate"/>
            </w:r>
            <w:r w:rsidR="00EB5CEE">
              <w:rPr>
                <w:noProof/>
                <w:webHidden/>
              </w:rPr>
              <w:t>58</w:t>
            </w:r>
            <w:r>
              <w:rPr>
                <w:noProof/>
                <w:webHidden/>
              </w:rPr>
              <w:fldChar w:fldCharType="end"/>
            </w:r>
          </w:hyperlink>
        </w:p>
        <w:p w14:paraId="265AE81F" w14:textId="5593A679" w:rsidR="00762CDA" w:rsidRDefault="00762CDA">
          <w:pPr>
            <w:pStyle w:val="TOC5"/>
            <w:tabs>
              <w:tab w:val="left" w:pos="1440"/>
            </w:tabs>
            <w:rPr>
              <w:rFonts w:asciiTheme="minorHAnsi" w:eastAsiaTheme="minorEastAsia" w:hAnsiTheme="minorHAnsi" w:cstheme="minorBidi"/>
              <w:noProof/>
              <w:sz w:val="22"/>
              <w:szCs w:val="22"/>
            </w:rPr>
          </w:pPr>
          <w:hyperlink w:anchor="_Toc92701787" w:history="1">
            <w:r w:rsidRPr="00915A33">
              <w:rPr>
                <w:rStyle w:val="Hyperlink"/>
                <w:b/>
                <w:bCs/>
                <w:noProof/>
              </w:rPr>
              <w:t>2.2.2.9.2</w:t>
            </w:r>
            <w:r>
              <w:rPr>
                <w:rFonts w:asciiTheme="minorHAnsi" w:eastAsiaTheme="minorEastAsia" w:hAnsiTheme="minorHAnsi" w:cstheme="minorBidi"/>
                <w:noProof/>
                <w:sz w:val="22"/>
                <w:szCs w:val="22"/>
              </w:rPr>
              <w:tab/>
            </w:r>
            <w:r w:rsidRPr="00915A33">
              <w:rPr>
                <w:rStyle w:val="Hyperlink"/>
                <w:b/>
                <w:bCs/>
                <w:noProof/>
              </w:rPr>
              <w:t>Development Facilities</w:t>
            </w:r>
            <w:r>
              <w:rPr>
                <w:noProof/>
                <w:webHidden/>
              </w:rPr>
              <w:tab/>
            </w:r>
            <w:r>
              <w:rPr>
                <w:noProof/>
                <w:webHidden/>
              </w:rPr>
              <w:fldChar w:fldCharType="begin"/>
            </w:r>
            <w:r>
              <w:rPr>
                <w:noProof/>
                <w:webHidden/>
              </w:rPr>
              <w:instrText xml:space="preserve"> PAGEREF _Toc92701787 \h </w:instrText>
            </w:r>
            <w:r>
              <w:rPr>
                <w:noProof/>
                <w:webHidden/>
              </w:rPr>
            </w:r>
            <w:r>
              <w:rPr>
                <w:noProof/>
                <w:webHidden/>
              </w:rPr>
              <w:fldChar w:fldCharType="separate"/>
            </w:r>
            <w:r w:rsidR="00EB5CEE">
              <w:rPr>
                <w:noProof/>
                <w:webHidden/>
              </w:rPr>
              <w:t>60</w:t>
            </w:r>
            <w:r>
              <w:rPr>
                <w:noProof/>
                <w:webHidden/>
              </w:rPr>
              <w:fldChar w:fldCharType="end"/>
            </w:r>
          </w:hyperlink>
        </w:p>
        <w:p w14:paraId="0887A204" w14:textId="1C719A0A" w:rsidR="00762CDA" w:rsidRDefault="00762CDA">
          <w:pPr>
            <w:pStyle w:val="TOC5"/>
            <w:tabs>
              <w:tab w:val="left" w:pos="1440"/>
            </w:tabs>
            <w:rPr>
              <w:rFonts w:asciiTheme="minorHAnsi" w:eastAsiaTheme="minorEastAsia" w:hAnsiTheme="minorHAnsi" w:cstheme="minorBidi"/>
              <w:noProof/>
              <w:sz w:val="22"/>
              <w:szCs w:val="22"/>
            </w:rPr>
          </w:pPr>
          <w:hyperlink w:anchor="_Toc92701788" w:history="1">
            <w:r w:rsidRPr="00915A33">
              <w:rPr>
                <w:rStyle w:val="Hyperlink"/>
                <w:b/>
                <w:bCs/>
                <w:noProof/>
              </w:rPr>
              <w:t>2.2.2.9.3</w:t>
            </w:r>
            <w:r>
              <w:rPr>
                <w:rFonts w:asciiTheme="minorHAnsi" w:eastAsiaTheme="minorEastAsia" w:hAnsiTheme="minorHAnsi" w:cstheme="minorBidi"/>
                <w:noProof/>
                <w:sz w:val="22"/>
                <w:szCs w:val="22"/>
              </w:rPr>
              <w:tab/>
            </w:r>
            <w:r w:rsidRPr="00915A33">
              <w:rPr>
                <w:rStyle w:val="Hyperlink"/>
                <w:b/>
                <w:bCs/>
                <w:noProof/>
              </w:rPr>
              <w:t>Location of Equipment</w:t>
            </w:r>
            <w:r>
              <w:rPr>
                <w:noProof/>
                <w:webHidden/>
              </w:rPr>
              <w:tab/>
            </w:r>
            <w:r>
              <w:rPr>
                <w:noProof/>
                <w:webHidden/>
              </w:rPr>
              <w:fldChar w:fldCharType="begin"/>
            </w:r>
            <w:r>
              <w:rPr>
                <w:noProof/>
                <w:webHidden/>
              </w:rPr>
              <w:instrText xml:space="preserve"> PAGEREF _Toc92701788 \h </w:instrText>
            </w:r>
            <w:r>
              <w:rPr>
                <w:noProof/>
                <w:webHidden/>
              </w:rPr>
            </w:r>
            <w:r>
              <w:rPr>
                <w:noProof/>
                <w:webHidden/>
              </w:rPr>
              <w:fldChar w:fldCharType="separate"/>
            </w:r>
            <w:r w:rsidR="00EB5CEE">
              <w:rPr>
                <w:noProof/>
                <w:webHidden/>
              </w:rPr>
              <w:t>61</w:t>
            </w:r>
            <w:r>
              <w:rPr>
                <w:noProof/>
                <w:webHidden/>
              </w:rPr>
              <w:fldChar w:fldCharType="end"/>
            </w:r>
          </w:hyperlink>
        </w:p>
        <w:p w14:paraId="565F2222" w14:textId="28F3C3B4" w:rsidR="00762CDA" w:rsidRDefault="00762CDA">
          <w:pPr>
            <w:pStyle w:val="TOC5"/>
            <w:tabs>
              <w:tab w:val="left" w:pos="1440"/>
            </w:tabs>
            <w:rPr>
              <w:rFonts w:asciiTheme="minorHAnsi" w:eastAsiaTheme="minorEastAsia" w:hAnsiTheme="minorHAnsi" w:cstheme="minorBidi"/>
              <w:noProof/>
              <w:sz w:val="22"/>
              <w:szCs w:val="22"/>
            </w:rPr>
          </w:pPr>
          <w:hyperlink w:anchor="_Toc92701789" w:history="1">
            <w:r w:rsidRPr="00915A33">
              <w:rPr>
                <w:rStyle w:val="Hyperlink"/>
                <w:b/>
                <w:bCs/>
                <w:noProof/>
              </w:rPr>
              <w:t>2.2.2.9.4</w:t>
            </w:r>
            <w:r>
              <w:rPr>
                <w:rFonts w:asciiTheme="minorHAnsi" w:eastAsiaTheme="minorEastAsia" w:hAnsiTheme="minorHAnsi" w:cstheme="minorBidi"/>
                <w:noProof/>
                <w:sz w:val="22"/>
                <w:szCs w:val="22"/>
              </w:rPr>
              <w:tab/>
            </w:r>
            <w:r w:rsidRPr="00915A33">
              <w:rPr>
                <w:rStyle w:val="Hyperlink"/>
                <w:b/>
                <w:bCs/>
                <w:noProof/>
              </w:rPr>
              <w:t>Maintenance and Upgrade</w:t>
            </w:r>
            <w:r>
              <w:rPr>
                <w:noProof/>
                <w:webHidden/>
              </w:rPr>
              <w:tab/>
            </w:r>
            <w:r>
              <w:rPr>
                <w:noProof/>
                <w:webHidden/>
              </w:rPr>
              <w:fldChar w:fldCharType="begin"/>
            </w:r>
            <w:r>
              <w:rPr>
                <w:noProof/>
                <w:webHidden/>
              </w:rPr>
              <w:instrText xml:space="preserve"> PAGEREF _Toc92701789 \h </w:instrText>
            </w:r>
            <w:r>
              <w:rPr>
                <w:noProof/>
                <w:webHidden/>
              </w:rPr>
            </w:r>
            <w:r>
              <w:rPr>
                <w:noProof/>
                <w:webHidden/>
              </w:rPr>
              <w:fldChar w:fldCharType="separate"/>
            </w:r>
            <w:r w:rsidR="00EB5CEE">
              <w:rPr>
                <w:noProof/>
                <w:webHidden/>
              </w:rPr>
              <w:t>62</w:t>
            </w:r>
            <w:r>
              <w:rPr>
                <w:noProof/>
                <w:webHidden/>
              </w:rPr>
              <w:fldChar w:fldCharType="end"/>
            </w:r>
          </w:hyperlink>
        </w:p>
        <w:p w14:paraId="1AAD526A" w14:textId="7871E232" w:rsidR="00762CDA" w:rsidRDefault="00762CDA">
          <w:pPr>
            <w:pStyle w:val="TOC3"/>
            <w:rPr>
              <w:rFonts w:asciiTheme="minorHAnsi" w:eastAsiaTheme="minorEastAsia" w:hAnsiTheme="minorHAnsi" w:cstheme="minorBidi"/>
              <w:i w:val="0"/>
              <w:noProof/>
              <w:sz w:val="22"/>
              <w:szCs w:val="22"/>
            </w:rPr>
          </w:pPr>
          <w:hyperlink w:anchor="_Toc92701790" w:history="1">
            <w:r w:rsidRPr="00915A33">
              <w:rPr>
                <w:rStyle w:val="Hyperlink"/>
                <w:b/>
                <w:noProof/>
                <w:lang w:eastAsia="zh-CN"/>
              </w:rPr>
              <w:t>2.2.3</w:t>
            </w:r>
            <w:r>
              <w:rPr>
                <w:rFonts w:asciiTheme="minorHAnsi" w:eastAsiaTheme="minorEastAsia" w:hAnsiTheme="minorHAnsi" w:cstheme="minorBidi"/>
                <w:i w:val="0"/>
                <w:noProof/>
                <w:sz w:val="22"/>
                <w:szCs w:val="22"/>
              </w:rPr>
              <w:tab/>
            </w:r>
            <w:r w:rsidRPr="00915A33">
              <w:rPr>
                <w:rStyle w:val="Hyperlink"/>
                <w:b/>
                <w:noProof/>
                <w:lang w:eastAsia="zh-CN"/>
              </w:rPr>
              <w:t>Technical Application Architecture</w:t>
            </w:r>
            <w:r>
              <w:rPr>
                <w:noProof/>
                <w:webHidden/>
              </w:rPr>
              <w:tab/>
            </w:r>
            <w:r>
              <w:rPr>
                <w:noProof/>
                <w:webHidden/>
              </w:rPr>
              <w:fldChar w:fldCharType="begin"/>
            </w:r>
            <w:r>
              <w:rPr>
                <w:noProof/>
                <w:webHidden/>
              </w:rPr>
              <w:instrText xml:space="preserve"> PAGEREF _Toc92701790 \h </w:instrText>
            </w:r>
            <w:r>
              <w:rPr>
                <w:noProof/>
                <w:webHidden/>
              </w:rPr>
            </w:r>
            <w:r>
              <w:rPr>
                <w:noProof/>
                <w:webHidden/>
              </w:rPr>
              <w:fldChar w:fldCharType="separate"/>
            </w:r>
            <w:r w:rsidR="00EB5CEE">
              <w:rPr>
                <w:noProof/>
                <w:webHidden/>
              </w:rPr>
              <w:t>63</w:t>
            </w:r>
            <w:r>
              <w:rPr>
                <w:noProof/>
                <w:webHidden/>
              </w:rPr>
              <w:fldChar w:fldCharType="end"/>
            </w:r>
          </w:hyperlink>
        </w:p>
        <w:p w14:paraId="063F5ABE" w14:textId="3E153073" w:rsidR="00762CDA" w:rsidRDefault="00762CDA">
          <w:pPr>
            <w:pStyle w:val="TOC4"/>
            <w:rPr>
              <w:rFonts w:asciiTheme="minorHAnsi" w:eastAsiaTheme="minorEastAsia" w:hAnsiTheme="minorHAnsi" w:cstheme="minorBidi"/>
              <w:noProof/>
              <w:sz w:val="22"/>
              <w:szCs w:val="22"/>
            </w:rPr>
          </w:pPr>
          <w:hyperlink w:anchor="_Toc92701791" w:history="1">
            <w:r w:rsidRPr="00915A33">
              <w:rPr>
                <w:rStyle w:val="Hyperlink"/>
                <w:b/>
                <w:noProof/>
                <w:lang w:eastAsia="zh-CN"/>
              </w:rPr>
              <w:t>2.2.3.1</w:t>
            </w:r>
            <w:r>
              <w:rPr>
                <w:rFonts w:asciiTheme="minorHAnsi" w:eastAsiaTheme="minorEastAsia" w:hAnsiTheme="minorHAnsi" w:cstheme="minorBidi"/>
                <w:noProof/>
                <w:sz w:val="22"/>
                <w:szCs w:val="22"/>
              </w:rPr>
              <w:tab/>
            </w:r>
            <w:r w:rsidRPr="00915A33">
              <w:rPr>
                <w:rStyle w:val="Hyperlink"/>
                <w:b/>
                <w:noProof/>
                <w:lang w:eastAsia="zh-CN"/>
              </w:rPr>
              <w:t>Overview</w:t>
            </w:r>
            <w:r>
              <w:rPr>
                <w:noProof/>
                <w:webHidden/>
              </w:rPr>
              <w:tab/>
            </w:r>
            <w:r>
              <w:rPr>
                <w:noProof/>
                <w:webHidden/>
              </w:rPr>
              <w:fldChar w:fldCharType="begin"/>
            </w:r>
            <w:r>
              <w:rPr>
                <w:noProof/>
                <w:webHidden/>
              </w:rPr>
              <w:instrText xml:space="preserve"> PAGEREF _Toc92701791 \h </w:instrText>
            </w:r>
            <w:r>
              <w:rPr>
                <w:noProof/>
                <w:webHidden/>
              </w:rPr>
            </w:r>
            <w:r>
              <w:rPr>
                <w:noProof/>
                <w:webHidden/>
              </w:rPr>
              <w:fldChar w:fldCharType="separate"/>
            </w:r>
            <w:r w:rsidR="00EB5CEE">
              <w:rPr>
                <w:noProof/>
                <w:webHidden/>
              </w:rPr>
              <w:t>63</w:t>
            </w:r>
            <w:r>
              <w:rPr>
                <w:noProof/>
                <w:webHidden/>
              </w:rPr>
              <w:fldChar w:fldCharType="end"/>
            </w:r>
          </w:hyperlink>
        </w:p>
        <w:p w14:paraId="4788E145" w14:textId="1ECCF560" w:rsidR="00762CDA" w:rsidRDefault="00762CDA">
          <w:pPr>
            <w:pStyle w:val="TOC4"/>
            <w:rPr>
              <w:rFonts w:asciiTheme="minorHAnsi" w:eastAsiaTheme="minorEastAsia" w:hAnsiTheme="minorHAnsi" w:cstheme="minorBidi"/>
              <w:noProof/>
              <w:sz w:val="22"/>
              <w:szCs w:val="22"/>
            </w:rPr>
          </w:pPr>
          <w:hyperlink w:anchor="_Toc92701792" w:history="1">
            <w:r w:rsidRPr="00915A33">
              <w:rPr>
                <w:rStyle w:val="Hyperlink"/>
                <w:b/>
                <w:noProof/>
                <w:lang w:eastAsia="zh-CN"/>
              </w:rPr>
              <w:t>2.2.3.2</w:t>
            </w:r>
            <w:r>
              <w:rPr>
                <w:rFonts w:asciiTheme="minorHAnsi" w:eastAsiaTheme="minorEastAsia" w:hAnsiTheme="minorHAnsi" w:cstheme="minorBidi"/>
                <w:noProof/>
                <w:sz w:val="22"/>
                <w:szCs w:val="22"/>
              </w:rPr>
              <w:tab/>
            </w:r>
            <w:r w:rsidRPr="00915A33">
              <w:rPr>
                <w:rStyle w:val="Hyperlink"/>
                <w:b/>
                <w:noProof/>
                <w:lang w:eastAsia="zh-CN"/>
              </w:rPr>
              <w:t>The MVC Architecture</w:t>
            </w:r>
            <w:r>
              <w:rPr>
                <w:noProof/>
                <w:webHidden/>
              </w:rPr>
              <w:tab/>
            </w:r>
            <w:r>
              <w:rPr>
                <w:noProof/>
                <w:webHidden/>
              </w:rPr>
              <w:fldChar w:fldCharType="begin"/>
            </w:r>
            <w:r>
              <w:rPr>
                <w:noProof/>
                <w:webHidden/>
              </w:rPr>
              <w:instrText xml:space="preserve"> PAGEREF _Toc92701792 \h </w:instrText>
            </w:r>
            <w:r>
              <w:rPr>
                <w:noProof/>
                <w:webHidden/>
              </w:rPr>
            </w:r>
            <w:r>
              <w:rPr>
                <w:noProof/>
                <w:webHidden/>
              </w:rPr>
              <w:fldChar w:fldCharType="separate"/>
            </w:r>
            <w:r w:rsidR="00EB5CEE">
              <w:rPr>
                <w:noProof/>
                <w:webHidden/>
              </w:rPr>
              <w:t>63</w:t>
            </w:r>
            <w:r>
              <w:rPr>
                <w:noProof/>
                <w:webHidden/>
              </w:rPr>
              <w:fldChar w:fldCharType="end"/>
            </w:r>
          </w:hyperlink>
        </w:p>
        <w:p w14:paraId="69370162" w14:textId="46446F5F" w:rsidR="00762CDA" w:rsidRDefault="00762CDA">
          <w:pPr>
            <w:pStyle w:val="TOC4"/>
            <w:rPr>
              <w:rFonts w:asciiTheme="minorHAnsi" w:eastAsiaTheme="minorEastAsia" w:hAnsiTheme="minorHAnsi" w:cstheme="minorBidi"/>
              <w:noProof/>
              <w:sz w:val="22"/>
              <w:szCs w:val="22"/>
            </w:rPr>
          </w:pPr>
          <w:hyperlink w:anchor="_Toc92701793" w:history="1">
            <w:r w:rsidRPr="00915A33">
              <w:rPr>
                <w:rStyle w:val="Hyperlink"/>
                <w:b/>
                <w:noProof/>
              </w:rPr>
              <w:t>2.2.3.3</w:t>
            </w:r>
            <w:r>
              <w:rPr>
                <w:rFonts w:asciiTheme="minorHAnsi" w:eastAsiaTheme="minorEastAsia" w:hAnsiTheme="minorHAnsi" w:cstheme="minorBidi"/>
                <w:noProof/>
                <w:sz w:val="22"/>
                <w:szCs w:val="22"/>
              </w:rPr>
              <w:tab/>
            </w:r>
            <w:r w:rsidRPr="00915A33">
              <w:rPr>
                <w:rStyle w:val="Hyperlink"/>
                <w:b/>
                <w:noProof/>
                <w:lang w:eastAsia="zh-CN"/>
              </w:rPr>
              <w:t>Logical</w:t>
            </w:r>
            <w:r w:rsidRPr="00915A33">
              <w:rPr>
                <w:rStyle w:val="Hyperlink"/>
                <w:b/>
                <w:noProof/>
              </w:rPr>
              <w:t xml:space="preserve"> Tier</w:t>
            </w:r>
            <w:r>
              <w:rPr>
                <w:noProof/>
                <w:webHidden/>
              </w:rPr>
              <w:tab/>
            </w:r>
            <w:r>
              <w:rPr>
                <w:noProof/>
                <w:webHidden/>
              </w:rPr>
              <w:fldChar w:fldCharType="begin"/>
            </w:r>
            <w:r>
              <w:rPr>
                <w:noProof/>
                <w:webHidden/>
              </w:rPr>
              <w:instrText xml:space="preserve"> PAGEREF _Toc92701793 \h </w:instrText>
            </w:r>
            <w:r>
              <w:rPr>
                <w:noProof/>
                <w:webHidden/>
              </w:rPr>
            </w:r>
            <w:r>
              <w:rPr>
                <w:noProof/>
                <w:webHidden/>
              </w:rPr>
              <w:fldChar w:fldCharType="separate"/>
            </w:r>
            <w:r w:rsidR="00EB5CEE">
              <w:rPr>
                <w:noProof/>
                <w:webHidden/>
              </w:rPr>
              <w:t>65</w:t>
            </w:r>
            <w:r>
              <w:rPr>
                <w:noProof/>
                <w:webHidden/>
              </w:rPr>
              <w:fldChar w:fldCharType="end"/>
            </w:r>
          </w:hyperlink>
        </w:p>
        <w:p w14:paraId="7E3D0D53" w14:textId="7E2AF91C" w:rsidR="00762CDA" w:rsidRDefault="00762CDA">
          <w:pPr>
            <w:pStyle w:val="TOC4"/>
            <w:rPr>
              <w:rFonts w:asciiTheme="minorHAnsi" w:eastAsiaTheme="minorEastAsia" w:hAnsiTheme="minorHAnsi" w:cstheme="minorBidi"/>
              <w:noProof/>
              <w:sz w:val="22"/>
              <w:szCs w:val="22"/>
            </w:rPr>
          </w:pPr>
          <w:hyperlink w:anchor="_Toc92701794" w:history="1">
            <w:r w:rsidRPr="00915A33">
              <w:rPr>
                <w:rStyle w:val="Hyperlink"/>
                <w:b/>
                <w:noProof/>
              </w:rPr>
              <w:t>2.2.3.4</w:t>
            </w:r>
            <w:r>
              <w:rPr>
                <w:rFonts w:asciiTheme="minorHAnsi" w:eastAsiaTheme="minorEastAsia" w:hAnsiTheme="minorHAnsi" w:cstheme="minorBidi"/>
                <w:noProof/>
                <w:sz w:val="22"/>
                <w:szCs w:val="22"/>
              </w:rPr>
              <w:tab/>
            </w:r>
            <w:r w:rsidRPr="00915A33">
              <w:rPr>
                <w:rStyle w:val="Hyperlink"/>
                <w:b/>
                <w:noProof/>
              </w:rPr>
              <w:t>Technology Preference</w:t>
            </w:r>
            <w:r>
              <w:rPr>
                <w:noProof/>
                <w:webHidden/>
              </w:rPr>
              <w:tab/>
            </w:r>
            <w:r>
              <w:rPr>
                <w:noProof/>
                <w:webHidden/>
              </w:rPr>
              <w:fldChar w:fldCharType="begin"/>
            </w:r>
            <w:r>
              <w:rPr>
                <w:noProof/>
                <w:webHidden/>
              </w:rPr>
              <w:instrText xml:space="preserve"> PAGEREF _Toc92701794 \h </w:instrText>
            </w:r>
            <w:r>
              <w:rPr>
                <w:noProof/>
                <w:webHidden/>
              </w:rPr>
            </w:r>
            <w:r>
              <w:rPr>
                <w:noProof/>
                <w:webHidden/>
              </w:rPr>
              <w:fldChar w:fldCharType="separate"/>
            </w:r>
            <w:r w:rsidR="00EB5CEE">
              <w:rPr>
                <w:noProof/>
                <w:webHidden/>
              </w:rPr>
              <w:t>67</w:t>
            </w:r>
            <w:r>
              <w:rPr>
                <w:noProof/>
                <w:webHidden/>
              </w:rPr>
              <w:fldChar w:fldCharType="end"/>
            </w:r>
          </w:hyperlink>
        </w:p>
        <w:p w14:paraId="07352B9B" w14:textId="0F643386" w:rsidR="00762CDA" w:rsidRDefault="00762CDA">
          <w:pPr>
            <w:pStyle w:val="TOC4"/>
            <w:rPr>
              <w:rFonts w:asciiTheme="minorHAnsi" w:eastAsiaTheme="minorEastAsia" w:hAnsiTheme="minorHAnsi" w:cstheme="minorBidi"/>
              <w:noProof/>
              <w:sz w:val="22"/>
              <w:szCs w:val="22"/>
            </w:rPr>
          </w:pPr>
          <w:hyperlink w:anchor="_Toc92701795" w:history="1">
            <w:r w:rsidRPr="00915A33">
              <w:rPr>
                <w:rStyle w:val="Hyperlink"/>
                <w:b/>
                <w:noProof/>
              </w:rPr>
              <w:t>2.2.3.5</w:t>
            </w:r>
            <w:r>
              <w:rPr>
                <w:rFonts w:asciiTheme="minorHAnsi" w:eastAsiaTheme="minorEastAsia" w:hAnsiTheme="minorHAnsi" w:cstheme="minorBidi"/>
                <w:noProof/>
                <w:sz w:val="22"/>
                <w:szCs w:val="22"/>
              </w:rPr>
              <w:tab/>
            </w:r>
            <w:r w:rsidRPr="00915A33">
              <w:rPr>
                <w:rStyle w:val="Hyperlink"/>
                <w:b/>
                <w:noProof/>
              </w:rPr>
              <w:t>Alignment with System Architecture</w:t>
            </w:r>
            <w:r>
              <w:rPr>
                <w:noProof/>
                <w:webHidden/>
              </w:rPr>
              <w:tab/>
            </w:r>
            <w:r>
              <w:rPr>
                <w:noProof/>
                <w:webHidden/>
              </w:rPr>
              <w:fldChar w:fldCharType="begin"/>
            </w:r>
            <w:r>
              <w:rPr>
                <w:noProof/>
                <w:webHidden/>
              </w:rPr>
              <w:instrText xml:space="preserve"> PAGEREF _Toc92701795 \h </w:instrText>
            </w:r>
            <w:r>
              <w:rPr>
                <w:noProof/>
                <w:webHidden/>
              </w:rPr>
            </w:r>
            <w:r>
              <w:rPr>
                <w:noProof/>
                <w:webHidden/>
              </w:rPr>
              <w:fldChar w:fldCharType="separate"/>
            </w:r>
            <w:r w:rsidR="00EB5CEE">
              <w:rPr>
                <w:noProof/>
                <w:webHidden/>
              </w:rPr>
              <w:t>67</w:t>
            </w:r>
            <w:r>
              <w:rPr>
                <w:noProof/>
                <w:webHidden/>
              </w:rPr>
              <w:fldChar w:fldCharType="end"/>
            </w:r>
          </w:hyperlink>
        </w:p>
        <w:p w14:paraId="1DD695EE" w14:textId="6FFBA354" w:rsidR="00762CDA" w:rsidRDefault="00762CDA">
          <w:pPr>
            <w:pStyle w:val="TOC4"/>
            <w:rPr>
              <w:rFonts w:asciiTheme="minorHAnsi" w:eastAsiaTheme="minorEastAsia" w:hAnsiTheme="minorHAnsi" w:cstheme="minorBidi"/>
              <w:noProof/>
              <w:sz w:val="22"/>
              <w:szCs w:val="22"/>
            </w:rPr>
          </w:pPr>
          <w:hyperlink w:anchor="_Toc92701796" w:history="1">
            <w:r w:rsidRPr="00915A33">
              <w:rPr>
                <w:rStyle w:val="Hyperlink"/>
                <w:b/>
                <w:noProof/>
              </w:rPr>
              <w:t>2.2.3.6</w:t>
            </w:r>
            <w:r>
              <w:rPr>
                <w:rFonts w:asciiTheme="minorHAnsi" w:eastAsiaTheme="minorEastAsia" w:hAnsiTheme="minorHAnsi" w:cstheme="minorBidi"/>
                <w:noProof/>
                <w:sz w:val="22"/>
                <w:szCs w:val="22"/>
              </w:rPr>
              <w:tab/>
            </w:r>
            <w:r w:rsidRPr="00915A33">
              <w:rPr>
                <w:rStyle w:val="Hyperlink"/>
                <w:b/>
                <w:noProof/>
              </w:rPr>
              <w:t>Application Security</w:t>
            </w:r>
            <w:r>
              <w:rPr>
                <w:noProof/>
                <w:webHidden/>
              </w:rPr>
              <w:tab/>
            </w:r>
            <w:r>
              <w:rPr>
                <w:noProof/>
                <w:webHidden/>
              </w:rPr>
              <w:fldChar w:fldCharType="begin"/>
            </w:r>
            <w:r>
              <w:rPr>
                <w:noProof/>
                <w:webHidden/>
              </w:rPr>
              <w:instrText xml:space="preserve"> PAGEREF _Toc92701796 \h </w:instrText>
            </w:r>
            <w:r>
              <w:rPr>
                <w:noProof/>
                <w:webHidden/>
              </w:rPr>
            </w:r>
            <w:r>
              <w:rPr>
                <w:noProof/>
                <w:webHidden/>
              </w:rPr>
              <w:fldChar w:fldCharType="separate"/>
            </w:r>
            <w:r w:rsidR="00EB5CEE">
              <w:rPr>
                <w:noProof/>
                <w:webHidden/>
              </w:rPr>
              <w:t>68</w:t>
            </w:r>
            <w:r>
              <w:rPr>
                <w:noProof/>
                <w:webHidden/>
              </w:rPr>
              <w:fldChar w:fldCharType="end"/>
            </w:r>
          </w:hyperlink>
        </w:p>
        <w:p w14:paraId="4C427CEA" w14:textId="112EB72F" w:rsidR="00762CDA" w:rsidRDefault="00762CDA">
          <w:pPr>
            <w:pStyle w:val="TOC2"/>
            <w:rPr>
              <w:rFonts w:asciiTheme="minorHAnsi" w:eastAsiaTheme="minorEastAsia" w:hAnsiTheme="minorHAnsi" w:cstheme="minorBidi"/>
              <w:smallCaps w:val="0"/>
              <w:noProof/>
              <w:sz w:val="22"/>
              <w:szCs w:val="22"/>
            </w:rPr>
          </w:pPr>
          <w:hyperlink w:anchor="_Toc92701797" w:history="1">
            <w:r w:rsidRPr="00915A33">
              <w:rPr>
                <w:rStyle w:val="Hyperlink"/>
                <w:b/>
                <w:noProof/>
                <w:snapToGrid w:val="0"/>
                <w:lang w:eastAsia="zh-CN"/>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915A33">
              <w:rPr>
                <w:rStyle w:val="Hyperlink"/>
                <w:b/>
                <w:noProof/>
                <w:lang w:eastAsia="zh-CN"/>
              </w:rPr>
              <w:t>Data Retention and Archive</w:t>
            </w:r>
            <w:r>
              <w:rPr>
                <w:noProof/>
                <w:webHidden/>
              </w:rPr>
              <w:tab/>
            </w:r>
            <w:r>
              <w:rPr>
                <w:noProof/>
                <w:webHidden/>
              </w:rPr>
              <w:fldChar w:fldCharType="begin"/>
            </w:r>
            <w:r>
              <w:rPr>
                <w:noProof/>
                <w:webHidden/>
              </w:rPr>
              <w:instrText xml:space="preserve"> PAGEREF _Toc92701797 \h </w:instrText>
            </w:r>
            <w:r>
              <w:rPr>
                <w:noProof/>
                <w:webHidden/>
              </w:rPr>
            </w:r>
            <w:r>
              <w:rPr>
                <w:noProof/>
                <w:webHidden/>
              </w:rPr>
              <w:fldChar w:fldCharType="separate"/>
            </w:r>
            <w:r w:rsidR="00EB5CEE">
              <w:rPr>
                <w:noProof/>
                <w:webHidden/>
              </w:rPr>
              <w:t>69</w:t>
            </w:r>
            <w:r>
              <w:rPr>
                <w:noProof/>
                <w:webHidden/>
              </w:rPr>
              <w:fldChar w:fldCharType="end"/>
            </w:r>
          </w:hyperlink>
        </w:p>
        <w:p w14:paraId="2DBEF25A" w14:textId="61B55A21" w:rsidR="00762CDA" w:rsidRDefault="00762CDA">
          <w:pPr>
            <w:pStyle w:val="TOC2"/>
            <w:rPr>
              <w:rFonts w:asciiTheme="minorHAnsi" w:eastAsiaTheme="minorEastAsia" w:hAnsiTheme="minorHAnsi" w:cstheme="minorBidi"/>
              <w:smallCaps w:val="0"/>
              <w:noProof/>
              <w:sz w:val="22"/>
              <w:szCs w:val="22"/>
            </w:rPr>
          </w:pPr>
          <w:hyperlink w:anchor="_Toc92701798" w:history="1">
            <w:r w:rsidRPr="00915A33">
              <w:rPr>
                <w:rStyle w:val="Hyperlink"/>
                <w:b/>
                <w:noProof/>
                <w:snapToGrid w:val="0"/>
                <w:lang w:eastAsia="zh-CN"/>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915A33">
              <w:rPr>
                <w:rStyle w:val="Hyperlink"/>
                <w:b/>
                <w:noProof/>
                <w:lang w:eastAsia="zh-CN"/>
              </w:rPr>
              <w:t>Impact Analysis</w:t>
            </w:r>
            <w:r>
              <w:rPr>
                <w:noProof/>
                <w:webHidden/>
              </w:rPr>
              <w:tab/>
            </w:r>
            <w:r>
              <w:rPr>
                <w:noProof/>
                <w:webHidden/>
              </w:rPr>
              <w:fldChar w:fldCharType="begin"/>
            </w:r>
            <w:r>
              <w:rPr>
                <w:noProof/>
                <w:webHidden/>
              </w:rPr>
              <w:instrText xml:space="preserve"> PAGEREF _Toc92701798 \h </w:instrText>
            </w:r>
            <w:r>
              <w:rPr>
                <w:noProof/>
                <w:webHidden/>
              </w:rPr>
            </w:r>
            <w:r>
              <w:rPr>
                <w:noProof/>
                <w:webHidden/>
              </w:rPr>
              <w:fldChar w:fldCharType="separate"/>
            </w:r>
            <w:r w:rsidR="00EB5CEE">
              <w:rPr>
                <w:noProof/>
                <w:webHidden/>
              </w:rPr>
              <w:t>70</w:t>
            </w:r>
            <w:r>
              <w:rPr>
                <w:noProof/>
                <w:webHidden/>
              </w:rPr>
              <w:fldChar w:fldCharType="end"/>
            </w:r>
          </w:hyperlink>
        </w:p>
        <w:p w14:paraId="11643C44" w14:textId="566156C3" w:rsidR="00762CDA" w:rsidRDefault="00762CDA">
          <w:pPr>
            <w:pStyle w:val="TOC3"/>
            <w:rPr>
              <w:rFonts w:asciiTheme="minorHAnsi" w:eastAsiaTheme="minorEastAsia" w:hAnsiTheme="minorHAnsi" w:cstheme="minorBidi"/>
              <w:i w:val="0"/>
              <w:noProof/>
              <w:sz w:val="22"/>
              <w:szCs w:val="22"/>
            </w:rPr>
          </w:pPr>
          <w:hyperlink w:anchor="_Toc92701799" w:history="1">
            <w:r w:rsidRPr="00915A33">
              <w:rPr>
                <w:rStyle w:val="Hyperlink"/>
                <w:b/>
                <w:noProof/>
                <w:lang w:eastAsia="zh-CN"/>
              </w:rPr>
              <w:t>2.4.1</w:t>
            </w:r>
            <w:r>
              <w:rPr>
                <w:rFonts w:asciiTheme="minorHAnsi" w:eastAsiaTheme="minorEastAsia" w:hAnsiTheme="minorHAnsi" w:cstheme="minorBidi"/>
                <w:i w:val="0"/>
                <w:noProof/>
                <w:sz w:val="22"/>
                <w:szCs w:val="22"/>
              </w:rPr>
              <w:tab/>
            </w:r>
            <w:r w:rsidRPr="00915A33">
              <w:rPr>
                <w:rStyle w:val="Hyperlink"/>
                <w:b/>
                <w:noProof/>
                <w:lang w:eastAsia="zh-CN"/>
              </w:rPr>
              <w:t>Effects on Organization</w:t>
            </w:r>
            <w:r>
              <w:rPr>
                <w:noProof/>
                <w:webHidden/>
              </w:rPr>
              <w:tab/>
            </w:r>
            <w:r>
              <w:rPr>
                <w:noProof/>
                <w:webHidden/>
              </w:rPr>
              <w:fldChar w:fldCharType="begin"/>
            </w:r>
            <w:r>
              <w:rPr>
                <w:noProof/>
                <w:webHidden/>
              </w:rPr>
              <w:instrText xml:space="preserve"> PAGEREF _Toc92701799 \h </w:instrText>
            </w:r>
            <w:r>
              <w:rPr>
                <w:noProof/>
                <w:webHidden/>
              </w:rPr>
            </w:r>
            <w:r>
              <w:rPr>
                <w:noProof/>
                <w:webHidden/>
              </w:rPr>
              <w:fldChar w:fldCharType="separate"/>
            </w:r>
            <w:r w:rsidR="00EB5CEE">
              <w:rPr>
                <w:noProof/>
                <w:webHidden/>
              </w:rPr>
              <w:t>70</w:t>
            </w:r>
            <w:r>
              <w:rPr>
                <w:noProof/>
                <w:webHidden/>
              </w:rPr>
              <w:fldChar w:fldCharType="end"/>
            </w:r>
          </w:hyperlink>
        </w:p>
        <w:p w14:paraId="4D68C0D0" w14:textId="1455EEBC" w:rsidR="00762CDA" w:rsidRDefault="00762CDA">
          <w:pPr>
            <w:pStyle w:val="TOC4"/>
            <w:rPr>
              <w:rFonts w:asciiTheme="minorHAnsi" w:eastAsiaTheme="minorEastAsia" w:hAnsiTheme="minorHAnsi" w:cstheme="minorBidi"/>
              <w:noProof/>
              <w:sz w:val="22"/>
              <w:szCs w:val="22"/>
            </w:rPr>
          </w:pPr>
          <w:hyperlink w:anchor="_Toc92701800" w:history="1">
            <w:r w:rsidRPr="00915A33">
              <w:rPr>
                <w:rStyle w:val="Hyperlink"/>
                <w:b/>
                <w:noProof/>
                <w:lang w:eastAsia="zh-CN"/>
              </w:rPr>
              <w:t>2.4.1.1</w:t>
            </w:r>
            <w:r>
              <w:rPr>
                <w:rFonts w:asciiTheme="minorHAnsi" w:eastAsiaTheme="minorEastAsia" w:hAnsiTheme="minorHAnsi" w:cstheme="minorBidi"/>
                <w:noProof/>
                <w:sz w:val="22"/>
                <w:szCs w:val="22"/>
              </w:rPr>
              <w:tab/>
            </w:r>
            <w:r w:rsidRPr="00915A33">
              <w:rPr>
                <w:rStyle w:val="Hyperlink"/>
                <w:b/>
                <w:noProof/>
                <w:lang w:eastAsia="zh-CN"/>
              </w:rPr>
              <w:t>Support Staff</w:t>
            </w:r>
            <w:r>
              <w:rPr>
                <w:noProof/>
                <w:webHidden/>
              </w:rPr>
              <w:tab/>
            </w:r>
            <w:r>
              <w:rPr>
                <w:noProof/>
                <w:webHidden/>
              </w:rPr>
              <w:fldChar w:fldCharType="begin"/>
            </w:r>
            <w:r>
              <w:rPr>
                <w:noProof/>
                <w:webHidden/>
              </w:rPr>
              <w:instrText xml:space="preserve"> PAGEREF _Toc92701800 \h </w:instrText>
            </w:r>
            <w:r>
              <w:rPr>
                <w:noProof/>
                <w:webHidden/>
              </w:rPr>
            </w:r>
            <w:r>
              <w:rPr>
                <w:noProof/>
                <w:webHidden/>
              </w:rPr>
              <w:fldChar w:fldCharType="separate"/>
            </w:r>
            <w:r w:rsidR="00EB5CEE">
              <w:rPr>
                <w:noProof/>
                <w:webHidden/>
              </w:rPr>
              <w:t>70</w:t>
            </w:r>
            <w:r>
              <w:rPr>
                <w:noProof/>
                <w:webHidden/>
              </w:rPr>
              <w:fldChar w:fldCharType="end"/>
            </w:r>
          </w:hyperlink>
        </w:p>
        <w:p w14:paraId="46B9C9AC" w14:textId="06060AB0" w:rsidR="00762CDA" w:rsidRDefault="00762CDA">
          <w:pPr>
            <w:pStyle w:val="TOC4"/>
            <w:rPr>
              <w:rFonts w:asciiTheme="minorHAnsi" w:eastAsiaTheme="minorEastAsia" w:hAnsiTheme="minorHAnsi" w:cstheme="minorBidi"/>
              <w:noProof/>
              <w:sz w:val="22"/>
              <w:szCs w:val="22"/>
            </w:rPr>
          </w:pPr>
          <w:hyperlink w:anchor="_Toc92701801" w:history="1">
            <w:r w:rsidRPr="00915A33">
              <w:rPr>
                <w:rStyle w:val="Hyperlink"/>
                <w:b/>
                <w:noProof/>
                <w:lang w:eastAsia="zh-CN"/>
              </w:rPr>
              <w:t>2.4.1.2</w:t>
            </w:r>
            <w:r>
              <w:rPr>
                <w:rFonts w:asciiTheme="minorHAnsi" w:eastAsiaTheme="minorEastAsia" w:hAnsiTheme="minorHAnsi" w:cstheme="minorBidi"/>
                <w:noProof/>
                <w:sz w:val="22"/>
                <w:szCs w:val="22"/>
              </w:rPr>
              <w:tab/>
            </w:r>
            <w:r w:rsidRPr="00915A33">
              <w:rPr>
                <w:rStyle w:val="Hyperlink"/>
                <w:b/>
                <w:noProof/>
                <w:lang w:eastAsia="zh-CN"/>
              </w:rPr>
              <w:t>Training</w:t>
            </w:r>
            <w:r>
              <w:rPr>
                <w:noProof/>
                <w:webHidden/>
              </w:rPr>
              <w:tab/>
            </w:r>
            <w:r>
              <w:rPr>
                <w:noProof/>
                <w:webHidden/>
              </w:rPr>
              <w:fldChar w:fldCharType="begin"/>
            </w:r>
            <w:r>
              <w:rPr>
                <w:noProof/>
                <w:webHidden/>
              </w:rPr>
              <w:instrText xml:space="preserve"> PAGEREF _Toc92701801 \h </w:instrText>
            </w:r>
            <w:r>
              <w:rPr>
                <w:noProof/>
                <w:webHidden/>
              </w:rPr>
            </w:r>
            <w:r>
              <w:rPr>
                <w:noProof/>
                <w:webHidden/>
              </w:rPr>
              <w:fldChar w:fldCharType="separate"/>
            </w:r>
            <w:r w:rsidR="00EB5CEE">
              <w:rPr>
                <w:noProof/>
                <w:webHidden/>
              </w:rPr>
              <w:t>70</w:t>
            </w:r>
            <w:r>
              <w:rPr>
                <w:noProof/>
                <w:webHidden/>
              </w:rPr>
              <w:fldChar w:fldCharType="end"/>
            </w:r>
          </w:hyperlink>
        </w:p>
        <w:p w14:paraId="607AAAB7" w14:textId="6DCFD7B1" w:rsidR="00762CDA" w:rsidRDefault="00762CDA">
          <w:pPr>
            <w:pStyle w:val="TOC3"/>
            <w:rPr>
              <w:rFonts w:asciiTheme="minorHAnsi" w:eastAsiaTheme="minorEastAsia" w:hAnsiTheme="minorHAnsi" w:cstheme="minorBidi"/>
              <w:i w:val="0"/>
              <w:noProof/>
              <w:sz w:val="22"/>
              <w:szCs w:val="22"/>
            </w:rPr>
          </w:pPr>
          <w:hyperlink w:anchor="_Toc92701802" w:history="1">
            <w:r w:rsidRPr="00915A33">
              <w:rPr>
                <w:rStyle w:val="Hyperlink"/>
                <w:b/>
                <w:noProof/>
                <w:lang w:eastAsia="zh-CN"/>
              </w:rPr>
              <w:t>2.4.2</w:t>
            </w:r>
            <w:r>
              <w:rPr>
                <w:rFonts w:asciiTheme="minorHAnsi" w:eastAsiaTheme="minorEastAsia" w:hAnsiTheme="minorHAnsi" w:cstheme="minorBidi"/>
                <w:i w:val="0"/>
                <w:noProof/>
                <w:sz w:val="22"/>
                <w:szCs w:val="22"/>
              </w:rPr>
              <w:tab/>
            </w:r>
            <w:r w:rsidRPr="00915A33">
              <w:rPr>
                <w:rStyle w:val="Hyperlink"/>
                <w:b/>
                <w:noProof/>
                <w:lang w:eastAsia="zh-CN"/>
              </w:rPr>
              <w:t>Effects on User Operating Procedures</w:t>
            </w:r>
            <w:r>
              <w:rPr>
                <w:noProof/>
                <w:webHidden/>
              </w:rPr>
              <w:tab/>
            </w:r>
            <w:r>
              <w:rPr>
                <w:noProof/>
                <w:webHidden/>
              </w:rPr>
              <w:fldChar w:fldCharType="begin"/>
            </w:r>
            <w:r>
              <w:rPr>
                <w:noProof/>
                <w:webHidden/>
              </w:rPr>
              <w:instrText xml:space="preserve"> PAGEREF _Toc92701802 \h </w:instrText>
            </w:r>
            <w:r>
              <w:rPr>
                <w:noProof/>
                <w:webHidden/>
              </w:rPr>
            </w:r>
            <w:r>
              <w:rPr>
                <w:noProof/>
                <w:webHidden/>
              </w:rPr>
              <w:fldChar w:fldCharType="separate"/>
            </w:r>
            <w:r w:rsidR="00EB5CEE">
              <w:rPr>
                <w:noProof/>
                <w:webHidden/>
              </w:rPr>
              <w:t>71</w:t>
            </w:r>
            <w:r>
              <w:rPr>
                <w:noProof/>
                <w:webHidden/>
              </w:rPr>
              <w:fldChar w:fldCharType="end"/>
            </w:r>
          </w:hyperlink>
        </w:p>
        <w:p w14:paraId="5CF42983" w14:textId="666504F9" w:rsidR="00762CDA" w:rsidRDefault="00762CDA">
          <w:pPr>
            <w:pStyle w:val="TOC4"/>
            <w:rPr>
              <w:rFonts w:asciiTheme="minorHAnsi" w:eastAsiaTheme="minorEastAsia" w:hAnsiTheme="minorHAnsi" w:cstheme="minorBidi"/>
              <w:noProof/>
              <w:sz w:val="22"/>
              <w:szCs w:val="22"/>
            </w:rPr>
          </w:pPr>
          <w:hyperlink w:anchor="_Toc92701803" w:history="1">
            <w:r w:rsidRPr="00915A33">
              <w:rPr>
                <w:rStyle w:val="Hyperlink"/>
                <w:b/>
                <w:noProof/>
                <w:lang w:eastAsia="zh-CN"/>
              </w:rPr>
              <w:t>2.4.2.1</w:t>
            </w:r>
            <w:r>
              <w:rPr>
                <w:rFonts w:asciiTheme="minorHAnsi" w:eastAsiaTheme="minorEastAsia" w:hAnsiTheme="minorHAnsi" w:cstheme="minorBidi"/>
                <w:noProof/>
                <w:sz w:val="22"/>
                <w:szCs w:val="22"/>
              </w:rPr>
              <w:tab/>
            </w:r>
            <w:r w:rsidRPr="00915A33">
              <w:rPr>
                <w:rStyle w:val="Hyperlink"/>
                <w:b/>
                <w:noProof/>
                <w:lang w:eastAsia="zh-CN"/>
              </w:rPr>
              <w:t>Information Sharing</w:t>
            </w:r>
            <w:r>
              <w:rPr>
                <w:noProof/>
                <w:webHidden/>
              </w:rPr>
              <w:tab/>
            </w:r>
            <w:r>
              <w:rPr>
                <w:noProof/>
                <w:webHidden/>
              </w:rPr>
              <w:fldChar w:fldCharType="begin"/>
            </w:r>
            <w:r>
              <w:rPr>
                <w:noProof/>
                <w:webHidden/>
              </w:rPr>
              <w:instrText xml:space="preserve"> PAGEREF _Toc92701803 \h </w:instrText>
            </w:r>
            <w:r>
              <w:rPr>
                <w:noProof/>
                <w:webHidden/>
              </w:rPr>
            </w:r>
            <w:r>
              <w:rPr>
                <w:noProof/>
                <w:webHidden/>
              </w:rPr>
              <w:fldChar w:fldCharType="separate"/>
            </w:r>
            <w:r w:rsidR="00EB5CEE">
              <w:rPr>
                <w:noProof/>
                <w:webHidden/>
              </w:rPr>
              <w:t>71</w:t>
            </w:r>
            <w:r>
              <w:rPr>
                <w:noProof/>
                <w:webHidden/>
              </w:rPr>
              <w:fldChar w:fldCharType="end"/>
            </w:r>
          </w:hyperlink>
        </w:p>
        <w:p w14:paraId="1DE96A2C" w14:textId="68E7C0B2" w:rsidR="00762CDA" w:rsidRDefault="00762CDA">
          <w:pPr>
            <w:pStyle w:val="TOC4"/>
            <w:rPr>
              <w:rFonts w:asciiTheme="minorHAnsi" w:eastAsiaTheme="minorEastAsia" w:hAnsiTheme="minorHAnsi" w:cstheme="minorBidi"/>
              <w:noProof/>
              <w:sz w:val="22"/>
              <w:szCs w:val="22"/>
            </w:rPr>
          </w:pPr>
          <w:hyperlink w:anchor="_Toc92701804" w:history="1">
            <w:r w:rsidRPr="00915A33">
              <w:rPr>
                <w:rStyle w:val="Hyperlink"/>
                <w:b/>
                <w:noProof/>
                <w:lang w:eastAsia="zh-CN"/>
              </w:rPr>
              <w:t>2.4.2.2</w:t>
            </w:r>
            <w:r>
              <w:rPr>
                <w:rFonts w:asciiTheme="minorHAnsi" w:eastAsiaTheme="minorEastAsia" w:hAnsiTheme="minorHAnsi" w:cstheme="minorBidi"/>
                <w:noProof/>
                <w:sz w:val="22"/>
                <w:szCs w:val="22"/>
              </w:rPr>
              <w:tab/>
            </w:r>
            <w:r w:rsidRPr="00915A33">
              <w:rPr>
                <w:rStyle w:val="Hyperlink"/>
                <w:b/>
                <w:noProof/>
                <w:lang w:eastAsia="zh-CN"/>
              </w:rPr>
              <w:t>Automatic Workflow</w:t>
            </w:r>
            <w:r>
              <w:rPr>
                <w:noProof/>
                <w:webHidden/>
              </w:rPr>
              <w:tab/>
            </w:r>
            <w:r>
              <w:rPr>
                <w:noProof/>
                <w:webHidden/>
              </w:rPr>
              <w:fldChar w:fldCharType="begin"/>
            </w:r>
            <w:r>
              <w:rPr>
                <w:noProof/>
                <w:webHidden/>
              </w:rPr>
              <w:instrText xml:space="preserve"> PAGEREF _Toc92701804 \h </w:instrText>
            </w:r>
            <w:r>
              <w:rPr>
                <w:noProof/>
                <w:webHidden/>
              </w:rPr>
            </w:r>
            <w:r>
              <w:rPr>
                <w:noProof/>
                <w:webHidden/>
              </w:rPr>
              <w:fldChar w:fldCharType="separate"/>
            </w:r>
            <w:r w:rsidR="00EB5CEE">
              <w:rPr>
                <w:noProof/>
                <w:webHidden/>
              </w:rPr>
              <w:t>72</w:t>
            </w:r>
            <w:r>
              <w:rPr>
                <w:noProof/>
                <w:webHidden/>
              </w:rPr>
              <w:fldChar w:fldCharType="end"/>
            </w:r>
          </w:hyperlink>
        </w:p>
        <w:p w14:paraId="1E9ADCD3" w14:textId="0EF59EF1" w:rsidR="00762CDA" w:rsidRDefault="00762CDA">
          <w:pPr>
            <w:pStyle w:val="TOC4"/>
            <w:rPr>
              <w:rFonts w:asciiTheme="minorHAnsi" w:eastAsiaTheme="minorEastAsia" w:hAnsiTheme="minorHAnsi" w:cstheme="minorBidi"/>
              <w:noProof/>
              <w:sz w:val="22"/>
              <w:szCs w:val="22"/>
            </w:rPr>
          </w:pPr>
          <w:hyperlink w:anchor="_Toc92701805" w:history="1">
            <w:r w:rsidRPr="00915A33">
              <w:rPr>
                <w:rStyle w:val="Hyperlink"/>
                <w:b/>
                <w:noProof/>
                <w:lang w:eastAsia="zh-CN"/>
              </w:rPr>
              <w:t>2.4.2.3</w:t>
            </w:r>
            <w:r>
              <w:rPr>
                <w:rFonts w:asciiTheme="minorHAnsi" w:eastAsiaTheme="minorEastAsia" w:hAnsiTheme="minorHAnsi" w:cstheme="minorBidi"/>
                <w:noProof/>
                <w:sz w:val="22"/>
                <w:szCs w:val="22"/>
              </w:rPr>
              <w:tab/>
            </w:r>
            <w:r w:rsidRPr="00915A33">
              <w:rPr>
                <w:rStyle w:val="Hyperlink"/>
                <w:b/>
                <w:noProof/>
                <w:lang w:eastAsia="zh-CN"/>
              </w:rPr>
              <w:t>Mobile Office</w:t>
            </w:r>
            <w:r>
              <w:rPr>
                <w:noProof/>
                <w:webHidden/>
              </w:rPr>
              <w:tab/>
            </w:r>
            <w:r>
              <w:rPr>
                <w:noProof/>
                <w:webHidden/>
              </w:rPr>
              <w:fldChar w:fldCharType="begin"/>
            </w:r>
            <w:r>
              <w:rPr>
                <w:noProof/>
                <w:webHidden/>
              </w:rPr>
              <w:instrText xml:space="preserve"> PAGEREF _Toc92701805 \h </w:instrText>
            </w:r>
            <w:r>
              <w:rPr>
                <w:noProof/>
                <w:webHidden/>
              </w:rPr>
            </w:r>
            <w:r>
              <w:rPr>
                <w:noProof/>
                <w:webHidden/>
              </w:rPr>
              <w:fldChar w:fldCharType="separate"/>
            </w:r>
            <w:r w:rsidR="00EB5CEE">
              <w:rPr>
                <w:noProof/>
                <w:webHidden/>
              </w:rPr>
              <w:t>72</w:t>
            </w:r>
            <w:r>
              <w:rPr>
                <w:noProof/>
                <w:webHidden/>
              </w:rPr>
              <w:fldChar w:fldCharType="end"/>
            </w:r>
          </w:hyperlink>
        </w:p>
        <w:p w14:paraId="36163F07" w14:textId="3196B5FC" w:rsidR="00762CDA" w:rsidRDefault="00762CDA">
          <w:pPr>
            <w:pStyle w:val="TOC4"/>
            <w:rPr>
              <w:rFonts w:asciiTheme="minorHAnsi" w:eastAsiaTheme="minorEastAsia" w:hAnsiTheme="minorHAnsi" w:cstheme="minorBidi"/>
              <w:noProof/>
              <w:sz w:val="22"/>
              <w:szCs w:val="22"/>
            </w:rPr>
          </w:pPr>
          <w:hyperlink w:anchor="_Toc92701806" w:history="1">
            <w:r w:rsidRPr="00915A33">
              <w:rPr>
                <w:rStyle w:val="Hyperlink"/>
                <w:b/>
                <w:noProof/>
                <w:lang w:eastAsia="zh-CN"/>
              </w:rPr>
              <w:t>2.4.2.4</w:t>
            </w:r>
            <w:r>
              <w:rPr>
                <w:rFonts w:asciiTheme="minorHAnsi" w:eastAsiaTheme="minorEastAsia" w:hAnsiTheme="minorHAnsi" w:cstheme="minorBidi"/>
                <w:noProof/>
                <w:sz w:val="22"/>
                <w:szCs w:val="22"/>
              </w:rPr>
              <w:tab/>
            </w:r>
            <w:r w:rsidRPr="00915A33">
              <w:rPr>
                <w:rStyle w:val="Hyperlink"/>
                <w:b/>
                <w:noProof/>
                <w:lang w:eastAsia="zh-CN"/>
              </w:rPr>
              <w:t>Access via VPN</w:t>
            </w:r>
            <w:r>
              <w:rPr>
                <w:noProof/>
                <w:webHidden/>
              </w:rPr>
              <w:tab/>
            </w:r>
            <w:r>
              <w:rPr>
                <w:noProof/>
                <w:webHidden/>
              </w:rPr>
              <w:fldChar w:fldCharType="begin"/>
            </w:r>
            <w:r>
              <w:rPr>
                <w:noProof/>
                <w:webHidden/>
              </w:rPr>
              <w:instrText xml:space="preserve"> PAGEREF _Toc92701806 \h </w:instrText>
            </w:r>
            <w:r>
              <w:rPr>
                <w:noProof/>
                <w:webHidden/>
              </w:rPr>
            </w:r>
            <w:r>
              <w:rPr>
                <w:noProof/>
                <w:webHidden/>
              </w:rPr>
              <w:fldChar w:fldCharType="separate"/>
            </w:r>
            <w:r w:rsidR="00EB5CEE">
              <w:rPr>
                <w:noProof/>
                <w:webHidden/>
              </w:rPr>
              <w:t>72</w:t>
            </w:r>
            <w:r>
              <w:rPr>
                <w:noProof/>
                <w:webHidden/>
              </w:rPr>
              <w:fldChar w:fldCharType="end"/>
            </w:r>
          </w:hyperlink>
        </w:p>
        <w:p w14:paraId="0E7CC81D" w14:textId="39C27BAD" w:rsidR="00762CDA" w:rsidRDefault="00762CDA">
          <w:pPr>
            <w:pStyle w:val="TOC3"/>
            <w:rPr>
              <w:rFonts w:asciiTheme="minorHAnsi" w:eastAsiaTheme="minorEastAsia" w:hAnsiTheme="minorHAnsi" w:cstheme="minorBidi"/>
              <w:i w:val="0"/>
              <w:noProof/>
              <w:sz w:val="22"/>
              <w:szCs w:val="22"/>
            </w:rPr>
          </w:pPr>
          <w:hyperlink w:anchor="_Toc92701807" w:history="1">
            <w:r w:rsidRPr="00915A33">
              <w:rPr>
                <w:rStyle w:val="Hyperlink"/>
                <w:b/>
                <w:noProof/>
                <w:lang w:eastAsia="zh-CN"/>
              </w:rPr>
              <w:t>2.4.3</w:t>
            </w:r>
            <w:r>
              <w:rPr>
                <w:rFonts w:asciiTheme="minorHAnsi" w:eastAsiaTheme="minorEastAsia" w:hAnsiTheme="minorHAnsi" w:cstheme="minorBidi"/>
                <w:i w:val="0"/>
                <w:noProof/>
                <w:sz w:val="22"/>
                <w:szCs w:val="22"/>
              </w:rPr>
              <w:tab/>
            </w:r>
            <w:r w:rsidRPr="00915A33">
              <w:rPr>
                <w:rStyle w:val="Hyperlink"/>
                <w:b/>
                <w:noProof/>
                <w:lang w:eastAsia="zh-CN"/>
              </w:rPr>
              <w:t>Effects on Office Space</w:t>
            </w:r>
            <w:r>
              <w:rPr>
                <w:noProof/>
                <w:webHidden/>
              </w:rPr>
              <w:tab/>
            </w:r>
            <w:r>
              <w:rPr>
                <w:noProof/>
                <w:webHidden/>
              </w:rPr>
              <w:fldChar w:fldCharType="begin"/>
            </w:r>
            <w:r>
              <w:rPr>
                <w:noProof/>
                <w:webHidden/>
              </w:rPr>
              <w:instrText xml:space="preserve"> PAGEREF _Toc92701807 \h </w:instrText>
            </w:r>
            <w:r>
              <w:rPr>
                <w:noProof/>
                <w:webHidden/>
              </w:rPr>
            </w:r>
            <w:r>
              <w:rPr>
                <w:noProof/>
                <w:webHidden/>
              </w:rPr>
              <w:fldChar w:fldCharType="separate"/>
            </w:r>
            <w:r w:rsidR="00EB5CEE">
              <w:rPr>
                <w:noProof/>
                <w:webHidden/>
              </w:rPr>
              <w:t>73</w:t>
            </w:r>
            <w:r>
              <w:rPr>
                <w:noProof/>
                <w:webHidden/>
              </w:rPr>
              <w:fldChar w:fldCharType="end"/>
            </w:r>
          </w:hyperlink>
        </w:p>
        <w:p w14:paraId="6415A878" w14:textId="6E7BA316" w:rsidR="00762CDA" w:rsidRDefault="00762CDA">
          <w:pPr>
            <w:pStyle w:val="TOC2"/>
            <w:rPr>
              <w:rFonts w:asciiTheme="minorHAnsi" w:eastAsiaTheme="minorEastAsia" w:hAnsiTheme="minorHAnsi" w:cstheme="minorBidi"/>
              <w:smallCaps w:val="0"/>
              <w:noProof/>
              <w:sz w:val="22"/>
              <w:szCs w:val="22"/>
            </w:rPr>
          </w:pPr>
          <w:hyperlink w:anchor="_Toc92701808" w:history="1">
            <w:r w:rsidRPr="00915A33">
              <w:rPr>
                <w:rStyle w:val="Hyperlink"/>
                <w:b/>
                <w:noProof/>
                <w:snapToGrid w:val="0"/>
                <w:lang w:eastAsia="zh-CN"/>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915A33">
              <w:rPr>
                <w:rStyle w:val="Hyperlink"/>
                <w:b/>
                <w:noProof/>
                <w:lang w:eastAsia="zh-CN"/>
              </w:rPr>
              <w:t>Implementation Plan</w:t>
            </w:r>
            <w:r>
              <w:rPr>
                <w:noProof/>
                <w:webHidden/>
              </w:rPr>
              <w:tab/>
            </w:r>
            <w:r>
              <w:rPr>
                <w:noProof/>
                <w:webHidden/>
              </w:rPr>
              <w:fldChar w:fldCharType="begin"/>
            </w:r>
            <w:r>
              <w:rPr>
                <w:noProof/>
                <w:webHidden/>
              </w:rPr>
              <w:instrText xml:space="preserve"> PAGEREF _Toc92701808 \h </w:instrText>
            </w:r>
            <w:r>
              <w:rPr>
                <w:noProof/>
                <w:webHidden/>
              </w:rPr>
            </w:r>
            <w:r>
              <w:rPr>
                <w:noProof/>
                <w:webHidden/>
              </w:rPr>
              <w:fldChar w:fldCharType="separate"/>
            </w:r>
            <w:r w:rsidR="00EB5CEE">
              <w:rPr>
                <w:noProof/>
                <w:webHidden/>
              </w:rPr>
              <w:t>74</w:t>
            </w:r>
            <w:r>
              <w:rPr>
                <w:noProof/>
                <w:webHidden/>
              </w:rPr>
              <w:fldChar w:fldCharType="end"/>
            </w:r>
          </w:hyperlink>
        </w:p>
        <w:p w14:paraId="2DECFCAE" w14:textId="7F47602F" w:rsidR="00762CDA" w:rsidRDefault="00762CDA">
          <w:pPr>
            <w:pStyle w:val="TOC3"/>
            <w:rPr>
              <w:rFonts w:asciiTheme="minorHAnsi" w:eastAsiaTheme="minorEastAsia" w:hAnsiTheme="minorHAnsi" w:cstheme="minorBidi"/>
              <w:i w:val="0"/>
              <w:noProof/>
              <w:sz w:val="22"/>
              <w:szCs w:val="22"/>
            </w:rPr>
          </w:pPr>
          <w:hyperlink w:anchor="_Toc92701809" w:history="1">
            <w:r w:rsidRPr="00915A33">
              <w:rPr>
                <w:rStyle w:val="Hyperlink"/>
                <w:b/>
                <w:noProof/>
                <w:lang w:eastAsia="zh-CN"/>
              </w:rPr>
              <w:t>2.5.1</w:t>
            </w:r>
            <w:r>
              <w:rPr>
                <w:rFonts w:asciiTheme="minorHAnsi" w:eastAsiaTheme="minorEastAsia" w:hAnsiTheme="minorHAnsi" w:cstheme="minorBidi"/>
                <w:i w:val="0"/>
                <w:noProof/>
                <w:sz w:val="22"/>
                <w:szCs w:val="22"/>
              </w:rPr>
              <w:tab/>
            </w:r>
            <w:r w:rsidRPr="00915A33">
              <w:rPr>
                <w:rStyle w:val="Hyperlink"/>
                <w:b/>
                <w:noProof/>
                <w:lang w:eastAsia="zh-CN"/>
              </w:rPr>
              <w:t>Implementation Schedule</w:t>
            </w:r>
            <w:r>
              <w:rPr>
                <w:noProof/>
                <w:webHidden/>
              </w:rPr>
              <w:tab/>
            </w:r>
            <w:r>
              <w:rPr>
                <w:noProof/>
                <w:webHidden/>
              </w:rPr>
              <w:fldChar w:fldCharType="begin"/>
            </w:r>
            <w:r>
              <w:rPr>
                <w:noProof/>
                <w:webHidden/>
              </w:rPr>
              <w:instrText xml:space="preserve"> PAGEREF _Toc92701809 \h </w:instrText>
            </w:r>
            <w:r>
              <w:rPr>
                <w:noProof/>
                <w:webHidden/>
              </w:rPr>
            </w:r>
            <w:r>
              <w:rPr>
                <w:noProof/>
                <w:webHidden/>
              </w:rPr>
              <w:fldChar w:fldCharType="separate"/>
            </w:r>
            <w:r w:rsidR="00EB5CEE">
              <w:rPr>
                <w:noProof/>
                <w:webHidden/>
              </w:rPr>
              <w:t>75</w:t>
            </w:r>
            <w:r>
              <w:rPr>
                <w:noProof/>
                <w:webHidden/>
              </w:rPr>
              <w:fldChar w:fldCharType="end"/>
            </w:r>
          </w:hyperlink>
        </w:p>
        <w:p w14:paraId="77A66710" w14:textId="2987902A" w:rsidR="00762CDA" w:rsidRDefault="00762CDA">
          <w:pPr>
            <w:pStyle w:val="TOC2"/>
            <w:rPr>
              <w:rFonts w:asciiTheme="minorHAnsi" w:eastAsiaTheme="minorEastAsia" w:hAnsiTheme="minorHAnsi" w:cstheme="minorBidi"/>
              <w:smallCaps w:val="0"/>
              <w:noProof/>
              <w:sz w:val="22"/>
              <w:szCs w:val="22"/>
            </w:rPr>
          </w:pPr>
          <w:hyperlink w:anchor="_Toc92701810" w:history="1">
            <w:r w:rsidRPr="00915A33">
              <w:rPr>
                <w:rStyle w:val="Hyperlink"/>
                <w:b/>
                <w:noProof/>
                <w:snapToGrid w:val="0"/>
                <w:lang w:eastAsia="zh-CN"/>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915A33">
              <w:rPr>
                <w:rStyle w:val="Hyperlink"/>
                <w:b/>
                <w:noProof/>
                <w:lang w:eastAsia="zh-CN"/>
              </w:rPr>
              <w:t>Conversion Plan</w:t>
            </w:r>
            <w:r>
              <w:rPr>
                <w:noProof/>
                <w:webHidden/>
              </w:rPr>
              <w:tab/>
            </w:r>
            <w:r>
              <w:rPr>
                <w:noProof/>
                <w:webHidden/>
              </w:rPr>
              <w:fldChar w:fldCharType="begin"/>
            </w:r>
            <w:r>
              <w:rPr>
                <w:noProof/>
                <w:webHidden/>
              </w:rPr>
              <w:instrText xml:space="preserve"> PAGEREF _Toc92701810 \h </w:instrText>
            </w:r>
            <w:r>
              <w:rPr>
                <w:noProof/>
                <w:webHidden/>
              </w:rPr>
            </w:r>
            <w:r>
              <w:rPr>
                <w:noProof/>
                <w:webHidden/>
              </w:rPr>
              <w:fldChar w:fldCharType="separate"/>
            </w:r>
            <w:r w:rsidR="00EB5CEE">
              <w:rPr>
                <w:noProof/>
                <w:webHidden/>
              </w:rPr>
              <w:t>77</w:t>
            </w:r>
            <w:r>
              <w:rPr>
                <w:noProof/>
                <w:webHidden/>
              </w:rPr>
              <w:fldChar w:fldCharType="end"/>
            </w:r>
          </w:hyperlink>
        </w:p>
        <w:p w14:paraId="45CCD86F" w14:textId="64DC4473" w:rsidR="00762CDA" w:rsidRDefault="00762CDA">
          <w:pPr>
            <w:pStyle w:val="TOC3"/>
            <w:rPr>
              <w:rFonts w:asciiTheme="minorHAnsi" w:eastAsiaTheme="minorEastAsia" w:hAnsiTheme="minorHAnsi" w:cstheme="minorBidi"/>
              <w:i w:val="0"/>
              <w:noProof/>
              <w:sz w:val="22"/>
              <w:szCs w:val="22"/>
            </w:rPr>
          </w:pPr>
          <w:hyperlink w:anchor="_Toc92701811" w:history="1">
            <w:r w:rsidRPr="00915A33">
              <w:rPr>
                <w:rStyle w:val="Hyperlink"/>
                <w:b/>
                <w:noProof/>
                <w:lang w:eastAsia="zh-CN"/>
              </w:rPr>
              <w:t>2.6.1</w:t>
            </w:r>
            <w:r>
              <w:rPr>
                <w:rFonts w:asciiTheme="minorHAnsi" w:eastAsiaTheme="minorEastAsia" w:hAnsiTheme="minorHAnsi" w:cstheme="minorBidi"/>
                <w:i w:val="0"/>
                <w:noProof/>
                <w:sz w:val="22"/>
                <w:szCs w:val="22"/>
              </w:rPr>
              <w:tab/>
            </w:r>
            <w:r w:rsidRPr="00915A33">
              <w:rPr>
                <w:rStyle w:val="Hyperlink"/>
                <w:b/>
                <w:noProof/>
                <w:lang w:eastAsia="zh-CN"/>
              </w:rPr>
              <w:t>Data to be converted</w:t>
            </w:r>
            <w:r>
              <w:rPr>
                <w:noProof/>
                <w:webHidden/>
              </w:rPr>
              <w:tab/>
            </w:r>
            <w:r>
              <w:rPr>
                <w:noProof/>
                <w:webHidden/>
              </w:rPr>
              <w:fldChar w:fldCharType="begin"/>
            </w:r>
            <w:r>
              <w:rPr>
                <w:noProof/>
                <w:webHidden/>
              </w:rPr>
              <w:instrText xml:space="preserve"> PAGEREF _Toc92701811 \h </w:instrText>
            </w:r>
            <w:r>
              <w:rPr>
                <w:noProof/>
                <w:webHidden/>
              </w:rPr>
            </w:r>
            <w:r>
              <w:rPr>
                <w:noProof/>
                <w:webHidden/>
              </w:rPr>
              <w:fldChar w:fldCharType="separate"/>
            </w:r>
            <w:r w:rsidR="00EB5CEE">
              <w:rPr>
                <w:noProof/>
                <w:webHidden/>
              </w:rPr>
              <w:t>77</w:t>
            </w:r>
            <w:r>
              <w:rPr>
                <w:noProof/>
                <w:webHidden/>
              </w:rPr>
              <w:fldChar w:fldCharType="end"/>
            </w:r>
          </w:hyperlink>
        </w:p>
        <w:p w14:paraId="5E97EB78" w14:textId="77E53D9A" w:rsidR="00762CDA" w:rsidRDefault="00762CDA">
          <w:pPr>
            <w:pStyle w:val="TOC3"/>
            <w:rPr>
              <w:rFonts w:asciiTheme="minorHAnsi" w:eastAsiaTheme="minorEastAsia" w:hAnsiTheme="minorHAnsi" w:cstheme="minorBidi"/>
              <w:i w:val="0"/>
              <w:noProof/>
              <w:sz w:val="22"/>
              <w:szCs w:val="22"/>
            </w:rPr>
          </w:pPr>
          <w:hyperlink w:anchor="_Toc92701812" w:history="1">
            <w:r w:rsidRPr="00915A33">
              <w:rPr>
                <w:rStyle w:val="Hyperlink"/>
                <w:b/>
                <w:iCs/>
                <w:noProof/>
              </w:rPr>
              <w:t>2.6.2</w:t>
            </w:r>
            <w:r>
              <w:rPr>
                <w:rFonts w:asciiTheme="minorHAnsi" w:eastAsiaTheme="minorEastAsia" w:hAnsiTheme="minorHAnsi" w:cstheme="minorBidi"/>
                <w:i w:val="0"/>
                <w:noProof/>
                <w:sz w:val="22"/>
                <w:szCs w:val="22"/>
              </w:rPr>
              <w:tab/>
            </w:r>
            <w:r w:rsidRPr="00915A33">
              <w:rPr>
                <w:rStyle w:val="Hyperlink"/>
                <w:b/>
                <w:iCs/>
                <w:noProof/>
              </w:rPr>
              <w:t xml:space="preserve">Technical </w:t>
            </w:r>
            <w:r w:rsidRPr="00915A33">
              <w:rPr>
                <w:rStyle w:val="Hyperlink"/>
                <w:b/>
                <w:noProof/>
                <w:lang w:eastAsia="zh-CN"/>
              </w:rPr>
              <w:t>Approach</w:t>
            </w:r>
            <w:r>
              <w:rPr>
                <w:noProof/>
                <w:webHidden/>
              </w:rPr>
              <w:tab/>
            </w:r>
            <w:r>
              <w:rPr>
                <w:noProof/>
                <w:webHidden/>
              </w:rPr>
              <w:fldChar w:fldCharType="begin"/>
            </w:r>
            <w:r>
              <w:rPr>
                <w:noProof/>
                <w:webHidden/>
              </w:rPr>
              <w:instrText xml:space="preserve"> PAGEREF _Toc92701812 \h </w:instrText>
            </w:r>
            <w:r>
              <w:rPr>
                <w:noProof/>
                <w:webHidden/>
              </w:rPr>
            </w:r>
            <w:r>
              <w:rPr>
                <w:noProof/>
                <w:webHidden/>
              </w:rPr>
              <w:fldChar w:fldCharType="separate"/>
            </w:r>
            <w:r w:rsidR="00EB5CEE">
              <w:rPr>
                <w:noProof/>
                <w:webHidden/>
              </w:rPr>
              <w:t>78</w:t>
            </w:r>
            <w:r>
              <w:rPr>
                <w:noProof/>
                <w:webHidden/>
              </w:rPr>
              <w:fldChar w:fldCharType="end"/>
            </w:r>
          </w:hyperlink>
        </w:p>
        <w:p w14:paraId="05314FEF" w14:textId="33F845E6" w:rsidR="00762CDA" w:rsidRDefault="00762CDA">
          <w:pPr>
            <w:pStyle w:val="TOC4"/>
            <w:rPr>
              <w:rFonts w:asciiTheme="minorHAnsi" w:eastAsiaTheme="minorEastAsia" w:hAnsiTheme="minorHAnsi" w:cstheme="minorBidi"/>
              <w:noProof/>
              <w:sz w:val="22"/>
              <w:szCs w:val="22"/>
            </w:rPr>
          </w:pPr>
          <w:hyperlink w:anchor="_Toc92701813" w:history="1">
            <w:r w:rsidRPr="00915A33">
              <w:rPr>
                <w:rStyle w:val="Hyperlink"/>
                <w:b/>
                <w:noProof/>
                <w:lang w:eastAsia="zh-CN"/>
              </w:rPr>
              <w:t>2.6.2.1</w:t>
            </w:r>
            <w:r>
              <w:rPr>
                <w:rFonts w:asciiTheme="minorHAnsi" w:eastAsiaTheme="minorEastAsia" w:hAnsiTheme="minorHAnsi" w:cstheme="minorBidi"/>
                <w:noProof/>
                <w:sz w:val="22"/>
                <w:szCs w:val="22"/>
              </w:rPr>
              <w:tab/>
            </w:r>
            <w:r w:rsidRPr="00915A33">
              <w:rPr>
                <w:rStyle w:val="Hyperlink"/>
                <w:b/>
                <w:noProof/>
                <w:lang w:eastAsia="zh-CN"/>
              </w:rPr>
              <w:t>General Data</w:t>
            </w:r>
            <w:r>
              <w:rPr>
                <w:noProof/>
                <w:webHidden/>
              </w:rPr>
              <w:tab/>
            </w:r>
            <w:r>
              <w:rPr>
                <w:noProof/>
                <w:webHidden/>
              </w:rPr>
              <w:fldChar w:fldCharType="begin"/>
            </w:r>
            <w:r>
              <w:rPr>
                <w:noProof/>
                <w:webHidden/>
              </w:rPr>
              <w:instrText xml:space="preserve"> PAGEREF _Toc92701813 \h </w:instrText>
            </w:r>
            <w:r>
              <w:rPr>
                <w:noProof/>
                <w:webHidden/>
              </w:rPr>
            </w:r>
            <w:r>
              <w:rPr>
                <w:noProof/>
                <w:webHidden/>
              </w:rPr>
              <w:fldChar w:fldCharType="separate"/>
            </w:r>
            <w:r w:rsidR="00EB5CEE">
              <w:rPr>
                <w:noProof/>
                <w:webHidden/>
              </w:rPr>
              <w:t>78</w:t>
            </w:r>
            <w:r>
              <w:rPr>
                <w:noProof/>
                <w:webHidden/>
              </w:rPr>
              <w:fldChar w:fldCharType="end"/>
            </w:r>
          </w:hyperlink>
        </w:p>
        <w:p w14:paraId="4FD44888" w14:textId="167C1F7E" w:rsidR="00762CDA" w:rsidRDefault="00762CDA">
          <w:pPr>
            <w:pStyle w:val="TOC5"/>
            <w:tabs>
              <w:tab w:val="left" w:pos="1440"/>
            </w:tabs>
            <w:rPr>
              <w:rFonts w:asciiTheme="minorHAnsi" w:eastAsiaTheme="minorEastAsia" w:hAnsiTheme="minorHAnsi" w:cstheme="minorBidi"/>
              <w:noProof/>
              <w:sz w:val="22"/>
              <w:szCs w:val="22"/>
            </w:rPr>
          </w:pPr>
          <w:hyperlink w:anchor="_Toc92701814" w:history="1">
            <w:r w:rsidRPr="00915A33">
              <w:rPr>
                <w:rStyle w:val="Hyperlink"/>
                <w:b/>
                <w:bCs/>
                <w:noProof/>
              </w:rPr>
              <w:t>2.6.2.1.1</w:t>
            </w:r>
            <w:r>
              <w:rPr>
                <w:rFonts w:asciiTheme="minorHAnsi" w:eastAsiaTheme="minorEastAsia" w:hAnsiTheme="minorHAnsi" w:cstheme="minorBidi"/>
                <w:noProof/>
                <w:sz w:val="22"/>
                <w:szCs w:val="22"/>
              </w:rPr>
              <w:tab/>
            </w:r>
            <w:r w:rsidRPr="00915A33">
              <w:rPr>
                <w:rStyle w:val="Hyperlink"/>
                <w:b/>
                <w:bCs/>
                <w:noProof/>
              </w:rPr>
              <w:t>Conversion Approach</w:t>
            </w:r>
            <w:r>
              <w:rPr>
                <w:noProof/>
                <w:webHidden/>
              </w:rPr>
              <w:tab/>
            </w:r>
            <w:r>
              <w:rPr>
                <w:noProof/>
                <w:webHidden/>
              </w:rPr>
              <w:fldChar w:fldCharType="begin"/>
            </w:r>
            <w:r>
              <w:rPr>
                <w:noProof/>
                <w:webHidden/>
              </w:rPr>
              <w:instrText xml:space="preserve"> PAGEREF _Toc92701814 \h </w:instrText>
            </w:r>
            <w:r>
              <w:rPr>
                <w:noProof/>
                <w:webHidden/>
              </w:rPr>
            </w:r>
            <w:r>
              <w:rPr>
                <w:noProof/>
                <w:webHidden/>
              </w:rPr>
              <w:fldChar w:fldCharType="separate"/>
            </w:r>
            <w:r w:rsidR="00EB5CEE">
              <w:rPr>
                <w:noProof/>
                <w:webHidden/>
              </w:rPr>
              <w:t>78</w:t>
            </w:r>
            <w:r>
              <w:rPr>
                <w:noProof/>
                <w:webHidden/>
              </w:rPr>
              <w:fldChar w:fldCharType="end"/>
            </w:r>
          </w:hyperlink>
        </w:p>
        <w:p w14:paraId="1DEF78E7" w14:textId="14AB16E5" w:rsidR="00762CDA" w:rsidRDefault="00762CDA">
          <w:pPr>
            <w:pStyle w:val="TOC5"/>
            <w:tabs>
              <w:tab w:val="left" w:pos="1440"/>
            </w:tabs>
            <w:rPr>
              <w:rFonts w:asciiTheme="minorHAnsi" w:eastAsiaTheme="minorEastAsia" w:hAnsiTheme="minorHAnsi" w:cstheme="minorBidi"/>
              <w:noProof/>
              <w:sz w:val="22"/>
              <w:szCs w:val="22"/>
            </w:rPr>
          </w:pPr>
          <w:hyperlink w:anchor="_Toc92701815" w:history="1">
            <w:r w:rsidRPr="00915A33">
              <w:rPr>
                <w:rStyle w:val="Hyperlink"/>
                <w:b/>
                <w:bCs/>
                <w:noProof/>
              </w:rPr>
              <w:t>2.6.2.1.2</w:t>
            </w:r>
            <w:r>
              <w:rPr>
                <w:rFonts w:asciiTheme="minorHAnsi" w:eastAsiaTheme="minorEastAsia" w:hAnsiTheme="minorHAnsi" w:cstheme="minorBidi"/>
                <w:noProof/>
                <w:sz w:val="22"/>
                <w:szCs w:val="22"/>
              </w:rPr>
              <w:tab/>
            </w:r>
            <w:r w:rsidRPr="00915A33">
              <w:rPr>
                <w:rStyle w:val="Hyperlink"/>
                <w:b/>
                <w:bCs/>
                <w:noProof/>
              </w:rPr>
              <w:t>Verification Approach</w:t>
            </w:r>
            <w:r>
              <w:rPr>
                <w:noProof/>
                <w:webHidden/>
              </w:rPr>
              <w:tab/>
            </w:r>
            <w:r>
              <w:rPr>
                <w:noProof/>
                <w:webHidden/>
              </w:rPr>
              <w:fldChar w:fldCharType="begin"/>
            </w:r>
            <w:r>
              <w:rPr>
                <w:noProof/>
                <w:webHidden/>
              </w:rPr>
              <w:instrText xml:space="preserve"> PAGEREF _Toc92701815 \h </w:instrText>
            </w:r>
            <w:r>
              <w:rPr>
                <w:noProof/>
                <w:webHidden/>
              </w:rPr>
            </w:r>
            <w:r>
              <w:rPr>
                <w:noProof/>
                <w:webHidden/>
              </w:rPr>
              <w:fldChar w:fldCharType="separate"/>
            </w:r>
            <w:r w:rsidR="00EB5CEE">
              <w:rPr>
                <w:noProof/>
                <w:webHidden/>
              </w:rPr>
              <w:t>79</w:t>
            </w:r>
            <w:r>
              <w:rPr>
                <w:noProof/>
                <w:webHidden/>
              </w:rPr>
              <w:fldChar w:fldCharType="end"/>
            </w:r>
          </w:hyperlink>
        </w:p>
        <w:p w14:paraId="06FDF430" w14:textId="69D546BF" w:rsidR="00762CDA" w:rsidRDefault="00762CDA">
          <w:pPr>
            <w:pStyle w:val="TOC5"/>
            <w:tabs>
              <w:tab w:val="left" w:pos="1440"/>
            </w:tabs>
            <w:rPr>
              <w:rFonts w:asciiTheme="minorHAnsi" w:eastAsiaTheme="minorEastAsia" w:hAnsiTheme="minorHAnsi" w:cstheme="minorBidi"/>
              <w:noProof/>
              <w:sz w:val="22"/>
              <w:szCs w:val="22"/>
            </w:rPr>
          </w:pPr>
          <w:hyperlink w:anchor="_Toc92701816" w:history="1">
            <w:r w:rsidRPr="00915A33">
              <w:rPr>
                <w:rStyle w:val="Hyperlink"/>
                <w:b/>
                <w:bCs/>
                <w:noProof/>
              </w:rPr>
              <w:t>2.6.2.1.3</w:t>
            </w:r>
            <w:r>
              <w:rPr>
                <w:rFonts w:asciiTheme="minorHAnsi" w:eastAsiaTheme="minorEastAsia" w:hAnsiTheme="minorHAnsi" w:cstheme="minorBidi"/>
                <w:noProof/>
                <w:sz w:val="22"/>
                <w:szCs w:val="22"/>
              </w:rPr>
              <w:tab/>
            </w:r>
            <w:r w:rsidRPr="00915A33">
              <w:rPr>
                <w:rStyle w:val="Hyperlink"/>
                <w:b/>
                <w:bCs/>
                <w:noProof/>
              </w:rPr>
              <w:t>Exception Handling</w:t>
            </w:r>
            <w:r>
              <w:rPr>
                <w:noProof/>
                <w:webHidden/>
              </w:rPr>
              <w:tab/>
            </w:r>
            <w:r>
              <w:rPr>
                <w:noProof/>
                <w:webHidden/>
              </w:rPr>
              <w:fldChar w:fldCharType="begin"/>
            </w:r>
            <w:r>
              <w:rPr>
                <w:noProof/>
                <w:webHidden/>
              </w:rPr>
              <w:instrText xml:space="preserve"> PAGEREF _Toc92701816 \h </w:instrText>
            </w:r>
            <w:r>
              <w:rPr>
                <w:noProof/>
                <w:webHidden/>
              </w:rPr>
            </w:r>
            <w:r>
              <w:rPr>
                <w:noProof/>
                <w:webHidden/>
              </w:rPr>
              <w:fldChar w:fldCharType="separate"/>
            </w:r>
            <w:r w:rsidR="00EB5CEE">
              <w:rPr>
                <w:noProof/>
                <w:webHidden/>
              </w:rPr>
              <w:t>80</w:t>
            </w:r>
            <w:r>
              <w:rPr>
                <w:noProof/>
                <w:webHidden/>
              </w:rPr>
              <w:fldChar w:fldCharType="end"/>
            </w:r>
          </w:hyperlink>
        </w:p>
        <w:p w14:paraId="578D86BD" w14:textId="6CD62FD9" w:rsidR="00762CDA" w:rsidRDefault="00762CDA">
          <w:pPr>
            <w:pStyle w:val="TOC3"/>
            <w:rPr>
              <w:rFonts w:asciiTheme="minorHAnsi" w:eastAsiaTheme="minorEastAsia" w:hAnsiTheme="minorHAnsi" w:cstheme="minorBidi"/>
              <w:i w:val="0"/>
              <w:noProof/>
              <w:sz w:val="22"/>
              <w:szCs w:val="22"/>
            </w:rPr>
          </w:pPr>
          <w:hyperlink w:anchor="_Toc92701817" w:history="1">
            <w:r w:rsidRPr="00915A33">
              <w:rPr>
                <w:rStyle w:val="Hyperlink"/>
                <w:b/>
                <w:noProof/>
                <w:lang w:eastAsia="zh-CN"/>
              </w:rPr>
              <w:t>2.6.3</w:t>
            </w:r>
            <w:r>
              <w:rPr>
                <w:rFonts w:asciiTheme="minorHAnsi" w:eastAsiaTheme="minorEastAsia" w:hAnsiTheme="minorHAnsi" w:cstheme="minorBidi"/>
                <w:i w:val="0"/>
                <w:noProof/>
                <w:sz w:val="22"/>
                <w:szCs w:val="22"/>
              </w:rPr>
              <w:tab/>
            </w:r>
            <w:r w:rsidRPr="00915A33">
              <w:rPr>
                <w:rStyle w:val="Hyperlink"/>
                <w:b/>
                <w:noProof/>
                <w:lang w:eastAsia="zh-CN"/>
              </w:rPr>
              <w:t>Plan &amp; Schedule</w:t>
            </w:r>
            <w:r>
              <w:rPr>
                <w:noProof/>
                <w:webHidden/>
              </w:rPr>
              <w:tab/>
            </w:r>
            <w:r>
              <w:rPr>
                <w:noProof/>
                <w:webHidden/>
              </w:rPr>
              <w:fldChar w:fldCharType="begin"/>
            </w:r>
            <w:r>
              <w:rPr>
                <w:noProof/>
                <w:webHidden/>
              </w:rPr>
              <w:instrText xml:space="preserve"> PAGEREF _Toc92701817 \h </w:instrText>
            </w:r>
            <w:r>
              <w:rPr>
                <w:noProof/>
                <w:webHidden/>
              </w:rPr>
            </w:r>
            <w:r>
              <w:rPr>
                <w:noProof/>
                <w:webHidden/>
              </w:rPr>
              <w:fldChar w:fldCharType="separate"/>
            </w:r>
            <w:r w:rsidR="00EB5CEE">
              <w:rPr>
                <w:noProof/>
                <w:webHidden/>
              </w:rPr>
              <w:t>81</w:t>
            </w:r>
            <w:r>
              <w:rPr>
                <w:noProof/>
                <w:webHidden/>
              </w:rPr>
              <w:fldChar w:fldCharType="end"/>
            </w:r>
          </w:hyperlink>
        </w:p>
        <w:p w14:paraId="6B76EE6E" w14:textId="61252F2C" w:rsidR="00762CDA" w:rsidRDefault="00762CDA">
          <w:pPr>
            <w:pStyle w:val="TOC2"/>
            <w:rPr>
              <w:rFonts w:asciiTheme="minorHAnsi" w:eastAsiaTheme="minorEastAsia" w:hAnsiTheme="minorHAnsi" w:cstheme="minorBidi"/>
              <w:smallCaps w:val="0"/>
              <w:noProof/>
              <w:sz w:val="22"/>
              <w:szCs w:val="22"/>
            </w:rPr>
          </w:pPr>
          <w:hyperlink w:anchor="_Toc92701818" w:history="1">
            <w:r w:rsidRPr="00915A33">
              <w:rPr>
                <w:rStyle w:val="Hyperlink"/>
                <w:b/>
                <w:noProof/>
                <w:snapToGrid w:val="0"/>
                <w:lang w:eastAsia="zh-CN"/>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915A33">
              <w:rPr>
                <w:rStyle w:val="Hyperlink"/>
                <w:b/>
                <w:noProof/>
                <w:lang w:eastAsia="zh-CN"/>
              </w:rPr>
              <w:t>Costs and Benefits</w:t>
            </w:r>
            <w:r>
              <w:rPr>
                <w:noProof/>
                <w:webHidden/>
              </w:rPr>
              <w:tab/>
            </w:r>
            <w:r>
              <w:rPr>
                <w:noProof/>
                <w:webHidden/>
              </w:rPr>
              <w:fldChar w:fldCharType="begin"/>
            </w:r>
            <w:r>
              <w:rPr>
                <w:noProof/>
                <w:webHidden/>
              </w:rPr>
              <w:instrText xml:space="preserve"> PAGEREF _Toc92701818 \h </w:instrText>
            </w:r>
            <w:r>
              <w:rPr>
                <w:noProof/>
                <w:webHidden/>
              </w:rPr>
            </w:r>
            <w:r>
              <w:rPr>
                <w:noProof/>
                <w:webHidden/>
              </w:rPr>
              <w:fldChar w:fldCharType="separate"/>
            </w:r>
            <w:r w:rsidR="00EB5CEE">
              <w:rPr>
                <w:noProof/>
                <w:webHidden/>
              </w:rPr>
              <w:t>82</w:t>
            </w:r>
            <w:r>
              <w:rPr>
                <w:noProof/>
                <w:webHidden/>
              </w:rPr>
              <w:fldChar w:fldCharType="end"/>
            </w:r>
          </w:hyperlink>
        </w:p>
        <w:p w14:paraId="4CA5CFC5" w14:textId="2074127B" w:rsidR="00762CDA" w:rsidRDefault="00762CDA">
          <w:pPr>
            <w:pStyle w:val="TOC3"/>
            <w:rPr>
              <w:rFonts w:asciiTheme="minorHAnsi" w:eastAsiaTheme="minorEastAsia" w:hAnsiTheme="minorHAnsi" w:cstheme="minorBidi"/>
              <w:i w:val="0"/>
              <w:noProof/>
              <w:sz w:val="22"/>
              <w:szCs w:val="22"/>
            </w:rPr>
          </w:pPr>
          <w:hyperlink w:anchor="_Toc92701819" w:history="1">
            <w:r w:rsidRPr="00915A33">
              <w:rPr>
                <w:rStyle w:val="Hyperlink"/>
                <w:b/>
                <w:noProof/>
                <w:lang w:eastAsia="zh-CN"/>
              </w:rPr>
              <w:t>2.7.1</w:t>
            </w:r>
            <w:r>
              <w:rPr>
                <w:rFonts w:asciiTheme="minorHAnsi" w:eastAsiaTheme="minorEastAsia" w:hAnsiTheme="minorHAnsi" w:cstheme="minorBidi"/>
                <w:i w:val="0"/>
                <w:noProof/>
                <w:sz w:val="22"/>
                <w:szCs w:val="22"/>
              </w:rPr>
              <w:tab/>
            </w:r>
            <w:r w:rsidRPr="00915A33">
              <w:rPr>
                <w:rStyle w:val="Hyperlink"/>
                <w:b/>
                <w:noProof/>
                <w:lang w:eastAsia="zh-CN"/>
              </w:rPr>
              <w:t>Costs</w:t>
            </w:r>
            <w:r>
              <w:rPr>
                <w:noProof/>
                <w:webHidden/>
              </w:rPr>
              <w:tab/>
            </w:r>
            <w:r>
              <w:rPr>
                <w:noProof/>
                <w:webHidden/>
              </w:rPr>
              <w:fldChar w:fldCharType="begin"/>
            </w:r>
            <w:r>
              <w:rPr>
                <w:noProof/>
                <w:webHidden/>
              </w:rPr>
              <w:instrText xml:space="preserve"> PAGEREF _Toc92701819 \h </w:instrText>
            </w:r>
            <w:r>
              <w:rPr>
                <w:noProof/>
                <w:webHidden/>
              </w:rPr>
            </w:r>
            <w:r>
              <w:rPr>
                <w:noProof/>
                <w:webHidden/>
              </w:rPr>
              <w:fldChar w:fldCharType="separate"/>
            </w:r>
            <w:r w:rsidR="00EB5CEE">
              <w:rPr>
                <w:noProof/>
                <w:webHidden/>
              </w:rPr>
              <w:t>82</w:t>
            </w:r>
            <w:r>
              <w:rPr>
                <w:noProof/>
                <w:webHidden/>
              </w:rPr>
              <w:fldChar w:fldCharType="end"/>
            </w:r>
          </w:hyperlink>
        </w:p>
        <w:p w14:paraId="1020A24B" w14:textId="1FF5B275" w:rsidR="00762CDA" w:rsidRDefault="00762CDA">
          <w:pPr>
            <w:pStyle w:val="TOC3"/>
            <w:rPr>
              <w:rFonts w:asciiTheme="minorHAnsi" w:eastAsiaTheme="minorEastAsia" w:hAnsiTheme="minorHAnsi" w:cstheme="minorBidi"/>
              <w:i w:val="0"/>
              <w:noProof/>
              <w:sz w:val="22"/>
              <w:szCs w:val="22"/>
            </w:rPr>
          </w:pPr>
          <w:r>
            <w:fldChar w:fldCharType="begin"/>
          </w:r>
          <w:r>
            <w:instrText>HYPERLINK \l "_Toc92701820"</w:instrText>
          </w:r>
          <w:r>
            <w:fldChar w:fldCharType="separate"/>
          </w:r>
          <w:r w:rsidRPr="00915A33">
            <w:rPr>
              <w:rStyle w:val="Hyperlink"/>
              <w:b/>
              <w:noProof/>
              <w:lang w:eastAsia="zh-CN"/>
            </w:rPr>
            <w:t>2.7.2</w:t>
          </w:r>
          <w:r>
            <w:rPr>
              <w:rFonts w:asciiTheme="minorHAnsi" w:eastAsiaTheme="minorEastAsia" w:hAnsiTheme="minorHAnsi" w:cstheme="minorBidi"/>
              <w:i w:val="0"/>
              <w:noProof/>
              <w:sz w:val="22"/>
              <w:szCs w:val="22"/>
            </w:rPr>
            <w:tab/>
          </w:r>
          <w:r w:rsidRPr="00915A33">
            <w:rPr>
              <w:rStyle w:val="Hyperlink"/>
              <w:b/>
              <w:noProof/>
              <w:lang w:eastAsia="zh-CN"/>
            </w:rPr>
            <w:t>Benefits</w:t>
          </w:r>
          <w:r>
            <w:rPr>
              <w:noProof/>
              <w:webHidden/>
            </w:rPr>
            <w:tab/>
          </w:r>
          <w:r>
            <w:rPr>
              <w:noProof/>
              <w:webHidden/>
            </w:rPr>
            <w:fldChar w:fldCharType="begin"/>
          </w:r>
          <w:r>
            <w:rPr>
              <w:noProof/>
              <w:webHidden/>
            </w:rPr>
            <w:instrText xml:space="preserve"> PAGEREF _Toc92701820 \h </w:instrText>
          </w:r>
          <w:r>
            <w:rPr>
              <w:noProof/>
              <w:webHidden/>
            </w:rPr>
          </w:r>
          <w:r>
            <w:rPr>
              <w:noProof/>
              <w:webHidden/>
            </w:rPr>
            <w:fldChar w:fldCharType="separate"/>
          </w:r>
          <w:ins w:id="12" w:author="lewen lam" w:date="2025-03-19T10:21:00Z" w16du:dateUtc="2025-03-19T02:21:00Z">
            <w:r w:rsidR="00EB5CEE">
              <w:rPr>
                <w:noProof/>
                <w:webHidden/>
              </w:rPr>
              <w:t>84</w:t>
            </w:r>
          </w:ins>
          <w:del w:id="13" w:author="lewen lam" w:date="2025-03-19T10:21:00Z" w16du:dateUtc="2025-03-19T02:21:00Z">
            <w:r w:rsidDel="00EB5CEE">
              <w:rPr>
                <w:noProof/>
                <w:webHidden/>
              </w:rPr>
              <w:delText>85</w:delText>
            </w:r>
          </w:del>
          <w:r>
            <w:rPr>
              <w:noProof/>
              <w:webHidden/>
            </w:rPr>
            <w:fldChar w:fldCharType="end"/>
          </w:r>
          <w:r>
            <w:fldChar w:fldCharType="end"/>
          </w:r>
        </w:p>
        <w:p w14:paraId="4EFED609" w14:textId="2FCBE7B4" w:rsidR="00762CDA" w:rsidRDefault="00762CDA">
          <w:pPr>
            <w:pStyle w:val="TOC4"/>
            <w:rPr>
              <w:rFonts w:asciiTheme="minorHAnsi" w:eastAsiaTheme="minorEastAsia" w:hAnsiTheme="minorHAnsi" w:cstheme="minorBidi"/>
              <w:noProof/>
              <w:sz w:val="22"/>
              <w:szCs w:val="22"/>
            </w:rPr>
          </w:pPr>
          <w:r>
            <w:fldChar w:fldCharType="begin"/>
          </w:r>
          <w:r>
            <w:instrText>HYPERLINK \l "_Toc92701821"</w:instrText>
          </w:r>
          <w:r>
            <w:fldChar w:fldCharType="separate"/>
          </w:r>
          <w:r w:rsidRPr="00915A33">
            <w:rPr>
              <w:rStyle w:val="Hyperlink"/>
              <w:b/>
              <w:noProof/>
              <w:lang w:eastAsia="zh-CN"/>
            </w:rPr>
            <w:t>2.7.2.1</w:t>
          </w:r>
          <w:r>
            <w:rPr>
              <w:rFonts w:asciiTheme="minorHAnsi" w:eastAsiaTheme="minorEastAsia" w:hAnsiTheme="minorHAnsi" w:cstheme="minorBidi"/>
              <w:noProof/>
              <w:sz w:val="22"/>
              <w:szCs w:val="22"/>
            </w:rPr>
            <w:tab/>
          </w:r>
          <w:r w:rsidRPr="00915A33">
            <w:rPr>
              <w:rStyle w:val="Hyperlink"/>
              <w:b/>
              <w:noProof/>
              <w:lang w:eastAsia="zh-CN"/>
            </w:rPr>
            <w:t>Tangible Benefits</w:t>
          </w:r>
          <w:r>
            <w:rPr>
              <w:noProof/>
              <w:webHidden/>
            </w:rPr>
            <w:tab/>
          </w:r>
          <w:r>
            <w:rPr>
              <w:noProof/>
              <w:webHidden/>
            </w:rPr>
            <w:fldChar w:fldCharType="begin"/>
          </w:r>
          <w:r>
            <w:rPr>
              <w:noProof/>
              <w:webHidden/>
            </w:rPr>
            <w:instrText xml:space="preserve"> PAGEREF _Toc92701821 \h </w:instrText>
          </w:r>
          <w:r>
            <w:rPr>
              <w:noProof/>
              <w:webHidden/>
            </w:rPr>
          </w:r>
          <w:r>
            <w:rPr>
              <w:noProof/>
              <w:webHidden/>
            </w:rPr>
            <w:fldChar w:fldCharType="separate"/>
          </w:r>
          <w:ins w:id="14" w:author="lewen lam" w:date="2025-03-19T10:21:00Z" w16du:dateUtc="2025-03-19T02:21:00Z">
            <w:r w:rsidR="00EB5CEE">
              <w:rPr>
                <w:noProof/>
                <w:webHidden/>
              </w:rPr>
              <w:t>84</w:t>
            </w:r>
          </w:ins>
          <w:del w:id="15" w:author="lewen lam" w:date="2025-03-19T10:21:00Z" w16du:dateUtc="2025-03-19T02:21:00Z">
            <w:r w:rsidDel="00EB5CEE">
              <w:rPr>
                <w:noProof/>
                <w:webHidden/>
              </w:rPr>
              <w:delText>85</w:delText>
            </w:r>
          </w:del>
          <w:r>
            <w:rPr>
              <w:noProof/>
              <w:webHidden/>
            </w:rPr>
            <w:fldChar w:fldCharType="end"/>
          </w:r>
          <w:r>
            <w:fldChar w:fldCharType="end"/>
          </w:r>
        </w:p>
        <w:p w14:paraId="2165F95A" w14:textId="4B4EF16F" w:rsidR="00762CDA" w:rsidRDefault="00762CDA">
          <w:pPr>
            <w:pStyle w:val="TOC5"/>
            <w:tabs>
              <w:tab w:val="left" w:pos="1440"/>
            </w:tabs>
            <w:rPr>
              <w:rFonts w:asciiTheme="minorHAnsi" w:eastAsiaTheme="minorEastAsia" w:hAnsiTheme="minorHAnsi" w:cstheme="minorBidi"/>
              <w:noProof/>
              <w:sz w:val="22"/>
              <w:szCs w:val="22"/>
            </w:rPr>
          </w:pPr>
          <w:hyperlink w:anchor="_Toc92701822" w:history="1">
            <w:r w:rsidRPr="00915A33">
              <w:rPr>
                <w:rStyle w:val="Hyperlink"/>
                <w:b/>
                <w:bCs/>
                <w:noProof/>
              </w:rPr>
              <w:t>2.7.2.1.1</w:t>
            </w:r>
            <w:r>
              <w:rPr>
                <w:rFonts w:asciiTheme="minorHAnsi" w:eastAsiaTheme="minorEastAsia" w:hAnsiTheme="minorHAnsi" w:cstheme="minorBidi"/>
                <w:noProof/>
                <w:sz w:val="22"/>
                <w:szCs w:val="22"/>
              </w:rPr>
              <w:tab/>
            </w:r>
            <w:r w:rsidRPr="00915A33">
              <w:rPr>
                <w:rStyle w:val="Hyperlink"/>
                <w:b/>
                <w:bCs/>
                <w:noProof/>
              </w:rPr>
              <w:t>Realizable Savings</w:t>
            </w:r>
            <w:r>
              <w:rPr>
                <w:noProof/>
                <w:webHidden/>
              </w:rPr>
              <w:tab/>
            </w:r>
            <w:r>
              <w:rPr>
                <w:noProof/>
                <w:webHidden/>
              </w:rPr>
              <w:fldChar w:fldCharType="begin"/>
            </w:r>
            <w:r>
              <w:rPr>
                <w:noProof/>
                <w:webHidden/>
              </w:rPr>
              <w:instrText xml:space="preserve"> PAGEREF _Toc92701822 \h </w:instrText>
            </w:r>
            <w:r>
              <w:rPr>
                <w:noProof/>
                <w:webHidden/>
              </w:rPr>
            </w:r>
            <w:r>
              <w:rPr>
                <w:noProof/>
                <w:webHidden/>
              </w:rPr>
              <w:fldChar w:fldCharType="separate"/>
            </w:r>
            <w:r w:rsidR="00EB5CEE">
              <w:rPr>
                <w:noProof/>
                <w:webHidden/>
              </w:rPr>
              <w:t>85</w:t>
            </w:r>
            <w:r>
              <w:rPr>
                <w:noProof/>
                <w:webHidden/>
              </w:rPr>
              <w:fldChar w:fldCharType="end"/>
            </w:r>
          </w:hyperlink>
        </w:p>
        <w:p w14:paraId="601BC29E" w14:textId="2E91062B" w:rsidR="00762CDA" w:rsidRDefault="00762CDA">
          <w:pPr>
            <w:pStyle w:val="TOC5"/>
            <w:tabs>
              <w:tab w:val="left" w:pos="1440"/>
            </w:tabs>
            <w:rPr>
              <w:rFonts w:asciiTheme="minorHAnsi" w:eastAsiaTheme="minorEastAsia" w:hAnsiTheme="minorHAnsi" w:cstheme="minorBidi"/>
              <w:noProof/>
              <w:sz w:val="22"/>
              <w:szCs w:val="22"/>
            </w:rPr>
          </w:pPr>
          <w:r>
            <w:fldChar w:fldCharType="begin"/>
          </w:r>
          <w:r>
            <w:instrText>HYPERLINK \l "_Toc92701823"</w:instrText>
          </w:r>
          <w:r>
            <w:fldChar w:fldCharType="separate"/>
          </w:r>
          <w:r w:rsidRPr="00915A33">
            <w:rPr>
              <w:rStyle w:val="Hyperlink"/>
              <w:b/>
              <w:bCs/>
              <w:noProof/>
            </w:rPr>
            <w:t>2.7.2.1.2</w:t>
          </w:r>
          <w:r>
            <w:rPr>
              <w:rFonts w:asciiTheme="minorHAnsi" w:eastAsiaTheme="minorEastAsia" w:hAnsiTheme="minorHAnsi" w:cstheme="minorBidi"/>
              <w:noProof/>
              <w:sz w:val="22"/>
              <w:szCs w:val="22"/>
            </w:rPr>
            <w:tab/>
          </w:r>
          <w:r w:rsidRPr="00915A33">
            <w:rPr>
              <w:rStyle w:val="Hyperlink"/>
              <w:b/>
              <w:bCs/>
              <w:noProof/>
            </w:rPr>
            <w:t>Cost Avoidance</w:t>
          </w:r>
          <w:r>
            <w:rPr>
              <w:noProof/>
              <w:webHidden/>
            </w:rPr>
            <w:tab/>
          </w:r>
          <w:r>
            <w:rPr>
              <w:noProof/>
              <w:webHidden/>
            </w:rPr>
            <w:fldChar w:fldCharType="begin"/>
          </w:r>
          <w:r>
            <w:rPr>
              <w:noProof/>
              <w:webHidden/>
            </w:rPr>
            <w:instrText xml:space="preserve"> PAGEREF _Toc92701823 \h </w:instrText>
          </w:r>
          <w:r>
            <w:rPr>
              <w:noProof/>
              <w:webHidden/>
            </w:rPr>
          </w:r>
          <w:r>
            <w:rPr>
              <w:noProof/>
              <w:webHidden/>
            </w:rPr>
            <w:fldChar w:fldCharType="separate"/>
          </w:r>
          <w:ins w:id="16" w:author="lewen lam" w:date="2025-03-19T10:21:00Z" w16du:dateUtc="2025-03-19T02:21:00Z">
            <w:r w:rsidR="00EB5CEE">
              <w:rPr>
                <w:noProof/>
                <w:webHidden/>
              </w:rPr>
              <w:t>85</w:t>
            </w:r>
          </w:ins>
          <w:del w:id="17" w:author="lewen lam" w:date="2025-03-19T10:21:00Z" w16du:dateUtc="2025-03-19T02:21:00Z">
            <w:r w:rsidDel="00EB5CEE">
              <w:rPr>
                <w:noProof/>
                <w:webHidden/>
              </w:rPr>
              <w:delText>86</w:delText>
            </w:r>
          </w:del>
          <w:r>
            <w:rPr>
              <w:noProof/>
              <w:webHidden/>
            </w:rPr>
            <w:fldChar w:fldCharType="end"/>
          </w:r>
          <w:r>
            <w:fldChar w:fldCharType="end"/>
          </w:r>
        </w:p>
        <w:p w14:paraId="240607D5" w14:textId="0CA6671B" w:rsidR="00762CDA" w:rsidRDefault="00762CDA">
          <w:pPr>
            <w:pStyle w:val="TOC5"/>
            <w:tabs>
              <w:tab w:val="left" w:pos="1440"/>
            </w:tabs>
            <w:rPr>
              <w:rFonts w:asciiTheme="minorHAnsi" w:eastAsiaTheme="minorEastAsia" w:hAnsiTheme="minorHAnsi" w:cstheme="minorBidi"/>
              <w:noProof/>
              <w:sz w:val="22"/>
              <w:szCs w:val="22"/>
            </w:rPr>
          </w:pPr>
          <w:r>
            <w:fldChar w:fldCharType="begin"/>
          </w:r>
          <w:r>
            <w:instrText>HYPERLINK \l "_Toc92701824"</w:instrText>
          </w:r>
          <w:r>
            <w:fldChar w:fldCharType="separate"/>
          </w:r>
          <w:r w:rsidRPr="00915A33">
            <w:rPr>
              <w:rStyle w:val="Hyperlink"/>
              <w:b/>
              <w:bCs/>
              <w:noProof/>
            </w:rPr>
            <w:t>2.7.2.1.3</w:t>
          </w:r>
          <w:r>
            <w:rPr>
              <w:rFonts w:asciiTheme="minorHAnsi" w:eastAsiaTheme="minorEastAsia" w:hAnsiTheme="minorHAnsi" w:cstheme="minorBidi"/>
              <w:noProof/>
              <w:sz w:val="22"/>
              <w:szCs w:val="22"/>
            </w:rPr>
            <w:tab/>
          </w:r>
          <w:r w:rsidRPr="00915A33">
            <w:rPr>
              <w:rStyle w:val="Hyperlink"/>
              <w:b/>
              <w:bCs/>
              <w:noProof/>
            </w:rPr>
            <w:t>Notional Savings</w:t>
          </w:r>
          <w:r>
            <w:rPr>
              <w:noProof/>
              <w:webHidden/>
            </w:rPr>
            <w:tab/>
          </w:r>
          <w:r>
            <w:rPr>
              <w:noProof/>
              <w:webHidden/>
            </w:rPr>
            <w:fldChar w:fldCharType="begin"/>
          </w:r>
          <w:r>
            <w:rPr>
              <w:noProof/>
              <w:webHidden/>
            </w:rPr>
            <w:instrText xml:space="preserve"> PAGEREF _Toc92701824 \h </w:instrText>
          </w:r>
          <w:r>
            <w:rPr>
              <w:noProof/>
              <w:webHidden/>
            </w:rPr>
          </w:r>
          <w:r>
            <w:rPr>
              <w:noProof/>
              <w:webHidden/>
            </w:rPr>
            <w:fldChar w:fldCharType="separate"/>
          </w:r>
          <w:ins w:id="18" w:author="lewen lam" w:date="2025-03-19T10:21:00Z" w16du:dateUtc="2025-03-19T02:21:00Z">
            <w:r w:rsidR="00EB5CEE">
              <w:rPr>
                <w:noProof/>
                <w:webHidden/>
              </w:rPr>
              <w:t>85</w:t>
            </w:r>
          </w:ins>
          <w:del w:id="19" w:author="lewen lam" w:date="2025-03-19T10:21:00Z" w16du:dateUtc="2025-03-19T02:21:00Z">
            <w:r w:rsidDel="00EB5CEE">
              <w:rPr>
                <w:noProof/>
                <w:webHidden/>
              </w:rPr>
              <w:delText>86</w:delText>
            </w:r>
          </w:del>
          <w:r>
            <w:rPr>
              <w:noProof/>
              <w:webHidden/>
            </w:rPr>
            <w:fldChar w:fldCharType="end"/>
          </w:r>
          <w:r>
            <w:fldChar w:fldCharType="end"/>
          </w:r>
        </w:p>
        <w:p w14:paraId="16674774" w14:textId="66CE3539" w:rsidR="00762CDA" w:rsidRDefault="00762CDA">
          <w:pPr>
            <w:pStyle w:val="TOC4"/>
            <w:rPr>
              <w:rFonts w:asciiTheme="minorHAnsi" w:eastAsiaTheme="minorEastAsia" w:hAnsiTheme="minorHAnsi" w:cstheme="minorBidi"/>
              <w:noProof/>
              <w:sz w:val="22"/>
              <w:szCs w:val="22"/>
            </w:rPr>
          </w:pPr>
          <w:r>
            <w:fldChar w:fldCharType="begin"/>
          </w:r>
          <w:r>
            <w:instrText>HYPERLINK \l "_Toc92701825"</w:instrText>
          </w:r>
          <w:r>
            <w:fldChar w:fldCharType="separate"/>
          </w:r>
          <w:r w:rsidRPr="00915A33">
            <w:rPr>
              <w:rStyle w:val="Hyperlink"/>
              <w:b/>
              <w:noProof/>
              <w:lang w:eastAsia="zh-CN"/>
            </w:rPr>
            <w:t>2.7.2.2</w:t>
          </w:r>
          <w:r>
            <w:rPr>
              <w:rFonts w:asciiTheme="minorHAnsi" w:eastAsiaTheme="minorEastAsia" w:hAnsiTheme="minorHAnsi" w:cstheme="minorBidi"/>
              <w:noProof/>
              <w:sz w:val="22"/>
              <w:szCs w:val="22"/>
            </w:rPr>
            <w:tab/>
          </w:r>
          <w:r w:rsidRPr="00915A33">
            <w:rPr>
              <w:rStyle w:val="Hyperlink"/>
              <w:b/>
              <w:noProof/>
              <w:lang w:eastAsia="zh-CN"/>
            </w:rPr>
            <w:t>Intangible Benefits</w:t>
          </w:r>
          <w:r>
            <w:rPr>
              <w:noProof/>
              <w:webHidden/>
            </w:rPr>
            <w:tab/>
          </w:r>
          <w:r>
            <w:rPr>
              <w:noProof/>
              <w:webHidden/>
            </w:rPr>
            <w:fldChar w:fldCharType="begin"/>
          </w:r>
          <w:r>
            <w:rPr>
              <w:noProof/>
              <w:webHidden/>
            </w:rPr>
            <w:instrText xml:space="preserve"> PAGEREF _Toc92701825 \h </w:instrText>
          </w:r>
          <w:r>
            <w:rPr>
              <w:noProof/>
              <w:webHidden/>
            </w:rPr>
          </w:r>
          <w:r>
            <w:rPr>
              <w:noProof/>
              <w:webHidden/>
            </w:rPr>
            <w:fldChar w:fldCharType="separate"/>
          </w:r>
          <w:ins w:id="20" w:author="lewen lam" w:date="2025-03-19T10:21:00Z" w16du:dateUtc="2025-03-19T02:21:00Z">
            <w:r w:rsidR="00EB5CEE">
              <w:rPr>
                <w:noProof/>
                <w:webHidden/>
              </w:rPr>
              <w:t>85</w:t>
            </w:r>
          </w:ins>
          <w:del w:id="21" w:author="lewen lam" w:date="2025-03-19T10:21:00Z" w16du:dateUtc="2025-03-19T02:21:00Z">
            <w:r w:rsidDel="00EB5CEE">
              <w:rPr>
                <w:noProof/>
                <w:webHidden/>
              </w:rPr>
              <w:delText>86</w:delText>
            </w:r>
          </w:del>
          <w:r>
            <w:rPr>
              <w:noProof/>
              <w:webHidden/>
            </w:rPr>
            <w:fldChar w:fldCharType="end"/>
          </w:r>
          <w:r>
            <w:fldChar w:fldCharType="end"/>
          </w:r>
        </w:p>
        <w:p w14:paraId="132CF526" w14:textId="208B093B" w:rsidR="00762CDA" w:rsidRDefault="00762CDA">
          <w:pPr>
            <w:pStyle w:val="TOC2"/>
            <w:rPr>
              <w:rFonts w:asciiTheme="minorHAnsi" w:eastAsiaTheme="minorEastAsia" w:hAnsiTheme="minorHAnsi" w:cstheme="minorBidi"/>
              <w:smallCaps w:val="0"/>
              <w:noProof/>
              <w:sz w:val="22"/>
              <w:szCs w:val="22"/>
            </w:rPr>
          </w:pPr>
          <w:hyperlink w:anchor="_Toc92701826" w:history="1">
            <w:r w:rsidRPr="00915A33">
              <w:rPr>
                <w:rStyle w:val="Hyperlink"/>
                <w:b/>
                <w:noProof/>
                <w:snapToGrid w:val="0"/>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915A33">
              <w:rPr>
                <w:rStyle w:val="Hyperlink"/>
                <w:b/>
                <w:noProof/>
                <w:lang w:eastAsia="zh-CN"/>
              </w:rPr>
              <w:t>Reason for Selection</w:t>
            </w:r>
            <w:r>
              <w:rPr>
                <w:noProof/>
                <w:webHidden/>
              </w:rPr>
              <w:tab/>
            </w:r>
            <w:r>
              <w:rPr>
                <w:noProof/>
                <w:webHidden/>
              </w:rPr>
              <w:fldChar w:fldCharType="begin"/>
            </w:r>
            <w:r>
              <w:rPr>
                <w:noProof/>
                <w:webHidden/>
              </w:rPr>
              <w:instrText xml:space="preserve"> PAGEREF _Toc92701826 \h </w:instrText>
            </w:r>
            <w:r>
              <w:rPr>
                <w:noProof/>
                <w:webHidden/>
              </w:rPr>
            </w:r>
            <w:r>
              <w:rPr>
                <w:noProof/>
                <w:webHidden/>
              </w:rPr>
              <w:fldChar w:fldCharType="separate"/>
            </w:r>
            <w:r w:rsidR="00EB5CEE">
              <w:rPr>
                <w:noProof/>
                <w:webHidden/>
              </w:rPr>
              <w:t>89</w:t>
            </w:r>
            <w:r>
              <w:rPr>
                <w:noProof/>
                <w:webHidden/>
              </w:rPr>
              <w:fldChar w:fldCharType="end"/>
            </w:r>
          </w:hyperlink>
        </w:p>
        <w:p w14:paraId="3EC57BA3" w14:textId="0F03072C" w:rsidR="00762CDA" w:rsidRDefault="00762CDA">
          <w:pPr>
            <w:pStyle w:val="TOC3"/>
            <w:rPr>
              <w:rFonts w:asciiTheme="minorHAnsi" w:eastAsiaTheme="minorEastAsia" w:hAnsiTheme="minorHAnsi" w:cstheme="minorBidi"/>
              <w:i w:val="0"/>
              <w:noProof/>
              <w:sz w:val="22"/>
              <w:szCs w:val="22"/>
            </w:rPr>
          </w:pPr>
          <w:hyperlink w:anchor="_Toc92701827" w:history="1">
            <w:r w:rsidRPr="00915A33">
              <w:rPr>
                <w:rStyle w:val="Hyperlink"/>
                <w:b/>
                <w:noProof/>
                <w:lang w:eastAsia="zh-CN"/>
              </w:rPr>
              <w:t>2.8.1</w:t>
            </w:r>
            <w:r>
              <w:rPr>
                <w:rFonts w:asciiTheme="minorHAnsi" w:eastAsiaTheme="minorEastAsia" w:hAnsiTheme="minorHAnsi" w:cstheme="minorBidi"/>
                <w:i w:val="0"/>
                <w:noProof/>
                <w:sz w:val="22"/>
                <w:szCs w:val="22"/>
              </w:rPr>
              <w:tab/>
            </w:r>
            <w:r w:rsidRPr="00915A33">
              <w:rPr>
                <w:rStyle w:val="Hyperlink"/>
                <w:b/>
                <w:noProof/>
                <w:lang w:eastAsia="zh-CN"/>
              </w:rPr>
              <w:t>Technical System Options Considered</w:t>
            </w:r>
            <w:r>
              <w:rPr>
                <w:noProof/>
                <w:webHidden/>
              </w:rPr>
              <w:tab/>
            </w:r>
            <w:r>
              <w:rPr>
                <w:noProof/>
                <w:webHidden/>
              </w:rPr>
              <w:fldChar w:fldCharType="begin"/>
            </w:r>
            <w:r>
              <w:rPr>
                <w:noProof/>
                <w:webHidden/>
              </w:rPr>
              <w:instrText xml:space="preserve"> PAGEREF _Toc92701827 \h </w:instrText>
            </w:r>
            <w:r>
              <w:rPr>
                <w:noProof/>
                <w:webHidden/>
              </w:rPr>
            </w:r>
            <w:r>
              <w:rPr>
                <w:noProof/>
                <w:webHidden/>
              </w:rPr>
              <w:fldChar w:fldCharType="separate"/>
            </w:r>
            <w:r w:rsidR="00EB5CEE">
              <w:rPr>
                <w:noProof/>
                <w:webHidden/>
              </w:rPr>
              <w:t>89</w:t>
            </w:r>
            <w:r>
              <w:rPr>
                <w:noProof/>
                <w:webHidden/>
              </w:rPr>
              <w:fldChar w:fldCharType="end"/>
            </w:r>
          </w:hyperlink>
        </w:p>
        <w:p w14:paraId="3924E4F9" w14:textId="0E130FEE" w:rsidR="00762CDA" w:rsidRDefault="00762CDA">
          <w:pPr>
            <w:pStyle w:val="TOC3"/>
            <w:rPr>
              <w:rFonts w:asciiTheme="minorHAnsi" w:eastAsiaTheme="minorEastAsia" w:hAnsiTheme="minorHAnsi" w:cstheme="minorBidi"/>
              <w:i w:val="0"/>
              <w:noProof/>
              <w:sz w:val="22"/>
              <w:szCs w:val="22"/>
            </w:rPr>
          </w:pPr>
          <w:hyperlink w:anchor="_Toc92701828" w:history="1">
            <w:r w:rsidRPr="00915A33">
              <w:rPr>
                <w:rStyle w:val="Hyperlink"/>
                <w:b/>
                <w:noProof/>
                <w:lang w:eastAsia="zh-CN"/>
              </w:rPr>
              <w:t>2.8.2</w:t>
            </w:r>
            <w:r>
              <w:rPr>
                <w:rFonts w:asciiTheme="minorHAnsi" w:eastAsiaTheme="minorEastAsia" w:hAnsiTheme="minorHAnsi" w:cstheme="minorBidi"/>
                <w:i w:val="0"/>
                <w:noProof/>
                <w:sz w:val="22"/>
                <w:szCs w:val="22"/>
              </w:rPr>
              <w:tab/>
            </w:r>
            <w:r w:rsidRPr="00915A33">
              <w:rPr>
                <w:rStyle w:val="Hyperlink"/>
                <w:b/>
                <w:noProof/>
                <w:lang w:eastAsia="zh-CN"/>
              </w:rPr>
              <w:t>Technical System Options Comparison</w:t>
            </w:r>
            <w:r>
              <w:rPr>
                <w:noProof/>
                <w:webHidden/>
              </w:rPr>
              <w:tab/>
            </w:r>
            <w:r>
              <w:rPr>
                <w:noProof/>
                <w:webHidden/>
              </w:rPr>
              <w:fldChar w:fldCharType="begin"/>
            </w:r>
            <w:r>
              <w:rPr>
                <w:noProof/>
                <w:webHidden/>
              </w:rPr>
              <w:instrText xml:space="preserve"> PAGEREF _Toc92701828 \h </w:instrText>
            </w:r>
            <w:r>
              <w:rPr>
                <w:noProof/>
                <w:webHidden/>
              </w:rPr>
            </w:r>
            <w:r>
              <w:rPr>
                <w:noProof/>
                <w:webHidden/>
              </w:rPr>
              <w:fldChar w:fldCharType="separate"/>
            </w:r>
            <w:r w:rsidR="00EB5CEE">
              <w:rPr>
                <w:noProof/>
                <w:webHidden/>
              </w:rPr>
              <w:t>90</w:t>
            </w:r>
            <w:r>
              <w:rPr>
                <w:noProof/>
                <w:webHidden/>
              </w:rPr>
              <w:fldChar w:fldCharType="end"/>
            </w:r>
          </w:hyperlink>
        </w:p>
        <w:p w14:paraId="5770E63E" w14:textId="78BD19D1" w:rsidR="00762CDA" w:rsidRDefault="00762CDA">
          <w:pPr>
            <w:pStyle w:val="TOC3"/>
            <w:rPr>
              <w:rFonts w:asciiTheme="minorHAnsi" w:eastAsiaTheme="minorEastAsia" w:hAnsiTheme="minorHAnsi" w:cstheme="minorBidi"/>
              <w:i w:val="0"/>
              <w:noProof/>
              <w:sz w:val="22"/>
              <w:szCs w:val="22"/>
            </w:rPr>
          </w:pPr>
          <w:hyperlink w:anchor="_Toc92701829" w:history="1">
            <w:r w:rsidRPr="00915A33">
              <w:rPr>
                <w:rStyle w:val="Hyperlink"/>
                <w:b/>
                <w:iCs/>
                <w:noProof/>
              </w:rPr>
              <w:t>2.8.3</w:t>
            </w:r>
            <w:r>
              <w:rPr>
                <w:rFonts w:asciiTheme="minorHAnsi" w:eastAsiaTheme="minorEastAsia" w:hAnsiTheme="minorHAnsi" w:cstheme="minorBidi"/>
                <w:i w:val="0"/>
                <w:noProof/>
                <w:sz w:val="22"/>
                <w:szCs w:val="22"/>
              </w:rPr>
              <w:tab/>
            </w:r>
            <w:r w:rsidRPr="00915A33">
              <w:rPr>
                <w:rStyle w:val="Hyperlink"/>
                <w:b/>
                <w:iCs/>
                <w:noProof/>
              </w:rPr>
              <w:t>Hypervisor comparison between VMware vShpere 5.0, Microsoft Hyper-V Server 2008 R2 and Citrix XenServer 6.0</w:t>
            </w:r>
            <w:r>
              <w:rPr>
                <w:noProof/>
                <w:webHidden/>
              </w:rPr>
              <w:tab/>
            </w:r>
            <w:r>
              <w:rPr>
                <w:noProof/>
                <w:webHidden/>
              </w:rPr>
              <w:fldChar w:fldCharType="begin"/>
            </w:r>
            <w:r>
              <w:rPr>
                <w:noProof/>
                <w:webHidden/>
              </w:rPr>
              <w:instrText xml:space="preserve"> PAGEREF _Toc92701829 \h </w:instrText>
            </w:r>
            <w:r>
              <w:rPr>
                <w:noProof/>
                <w:webHidden/>
              </w:rPr>
            </w:r>
            <w:r>
              <w:rPr>
                <w:noProof/>
                <w:webHidden/>
              </w:rPr>
              <w:fldChar w:fldCharType="separate"/>
            </w:r>
            <w:r w:rsidR="00EB5CEE">
              <w:rPr>
                <w:noProof/>
                <w:webHidden/>
              </w:rPr>
              <w:t>91</w:t>
            </w:r>
            <w:r>
              <w:rPr>
                <w:noProof/>
                <w:webHidden/>
              </w:rPr>
              <w:fldChar w:fldCharType="end"/>
            </w:r>
          </w:hyperlink>
        </w:p>
        <w:p w14:paraId="213DC4CC" w14:textId="1D67AD30" w:rsidR="00762CDA" w:rsidRDefault="00762CDA">
          <w:pPr>
            <w:pStyle w:val="TOC3"/>
            <w:rPr>
              <w:rFonts w:asciiTheme="minorHAnsi" w:eastAsiaTheme="minorEastAsia" w:hAnsiTheme="minorHAnsi" w:cstheme="minorBidi"/>
              <w:i w:val="0"/>
              <w:noProof/>
              <w:sz w:val="22"/>
              <w:szCs w:val="22"/>
            </w:rPr>
          </w:pPr>
          <w:hyperlink w:anchor="_Toc92701830" w:history="1">
            <w:r w:rsidRPr="00915A33">
              <w:rPr>
                <w:rStyle w:val="Hyperlink"/>
                <w:b/>
                <w:iCs/>
                <w:noProof/>
              </w:rPr>
              <w:t>2.8.4</w:t>
            </w:r>
            <w:r>
              <w:rPr>
                <w:rFonts w:asciiTheme="minorHAnsi" w:eastAsiaTheme="minorEastAsia" w:hAnsiTheme="minorHAnsi" w:cstheme="minorBidi"/>
                <w:i w:val="0"/>
                <w:noProof/>
                <w:sz w:val="22"/>
                <w:szCs w:val="22"/>
              </w:rPr>
              <w:tab/>
            </w:r>
            <w:r w:rsidRPr="00915A33">
              <w:rPr>
                <w:rStyle w:val="Hyperlink"/>
                <w:b/>
                <w:iCs/>
                <w:noProof/>
              </w:rPr>
              <w:t>Comparison between Oracle, MySQL and MS SQL Server</w:t>
            </w:r>
            <w:r>
              <w:rPr>
                <w:noProof/>
                <w:webHidden/>
              </w:rPr>
              <w:tab/>
            </w:r>
            <w:r>
              <w:rPr>
                <w:noProof/>
                <w:webHidden/>
              </w:rPr>
              <w:fldChar w:fldCharType="begin"/>
            </w:r>
            <w:r>
              <w:rPr>
                <w:noProof/>
                <w:webHidden/>
              </w:rPr>
              <w:instrText xml:space="preserve"> PAGEREF _Toc92701830 \h </w:instrText>
            </w:r>
            <w:r>
              <w:rPr>
                <w:noProof/>
                <w:webHidden/>
              </w:rPr>
            </w:r>
            <w:r>
              <w:rPr>
                <w:noProof/>
                <w:webHidden/>
              </w:rPr>
              <w:fldChar w:fldCharType="separate"/>
            </w:r>
            <w:r w:rsidR="00EB5CEE">
              <w:rPr>
                <w:noProof/>
                <w:webHidden/>
              </w:rPr>
              <w:t>92</w:t>
            </w:r>
            <w:r>
              <w:rPr>
                <w:noProof/>
                <w:webHidden/>
              </w:rPr>
              <w:fldChar w:fldCharType="end"/>
            </w:r>
          </w:hyperlink>
        </w:p>
        <w:p w14:paraId="59B38BA4" w14:textId="18B23392" w:rsidR="00762CDA" w:rsidRDefault="00762CDA">
          <w:pPr>
            <w:pStyle w:val="TOC3"/>
            <w:rPr>
              <w:rFonts w:asciiTheme="minorHAnsi" w:eastAsiaTheme="minorEastAsia" w:hAnsiTheme="minorHAnsi" w:cstheme="minorBidi"/>
              <w:i w:val="0"/>
              <w:noProof/>
              <w:sz w:val="22"/>
              <w:szCs w:val="22"/>
            </w:rPr>
          </w:pPr>
          <w:hyperlink w:anchor="_Toc92701831" w:history="1">
            <w:r w:rsidRPr="00915A33">
              <w:rPr>
                <w:rStyle w:val="Hyperlink"/>
                <w:b/>
                <w:iCs/>
                <w:noProof/>
              </w:rPr>
              <w:t>2.8.5</w:t>
            </w:r>
            <w:r>
              <w:rPr>
                <w:rFonts w:asciiTheme="minorHAnsi" w:eastAsiaTheme="minorEastAsia" w:hAnsiTheme="minorHAnsi" w:cstheme="minorBidi"/>
                <w:i w:val="0"/>
                <w:noProof/>
                <w:sz w:val="22"/>
                <w:szCs w:val="22"/>
              </w:rPr>
              <w:tab/>
            </w:r>
            <w:r w:rsidRPr="00915A33">
              <w:rPr>
                <w:rStyle w:val="Hyperlink"/>
                <w:b/>
                <w:iCs/>
                <w:noProof/>
              </w:rPr>
              <w:t>Comparison between Windows Server 2008 R2 and Linux Server</w:t>
            </w:r>
            <w:r>
              <w:rPr>
                <w:noProof/>
                <w:webHidden/>
              </w:rPr>
              <w:tab/>
            </w:r>
            <w:r>
              <w:rPr>
                <w:noProof/>
                <w:webHidden/>
              </w:rPr>
              <w:fldChar w:fldCharType="begin"/>
            </w:r>
            <w:r>
              <w:rPr>
                <w:noProof/>
                <w:webHidden/>
              </w:rPr>
              <w:instrText xml:space="preserve"> PAGEREF _Toc92701831 \h </w:instrText>
            </w:r>
            <w:r>
              <w:rPr>
                <w:noProof/>
                <w:webHidden/>
              </w:rPr>
            </w:r>
            <w:r>
              <w:rPr>
                <w:noProof/>
                <w:webHidden/>
              </w:rPr>
              <w:fldChar w:fldCharType="separate"/>
            </w:r>
            <w:r w:rsidR="00EB5CEE">
              <w:rPr>
                <w:noProof/>
                <w:webHidden/>
              </w:rPr>
              <w:t>93</w:t>
            </w:r>
            <w:r>
              <w:rPr>
                <w:noProof/>
                <w:webHidden/>
              </w:rPr>
              <w:fldChar w:fldCharType="end"/>
            </w:r>
          </w:hyperlink>
        </w:p>
        <w:p w14:paraId="580101FF" w14:textId="1C55A4CE" w:rsidR="00762CDA" w:rsidRDefault="00762CDA">
          <w:pPr>
            <w:pStyle w:val="TOC3"/>
            <w:rPr>
              <w:rFonts w:asciiTheme="minorHAnsi" w:eastAsiaTheme="minorEastAsia" w:hAnsiTheme="minorHAnsi" w:cstheme="minorBidi"/>
              <w:i w:val="0"/>
              <w:noProof/>
              <w:sz w:val="22"/>
              <w:szCs w:val="22"/>
            </w:rPr>
          </w:pPr>
          <w:hyperlink w:anchor="_Toc92701832" w:history="1">
            <w:r w:rsidRPr="00915A33">
              <w:rPr>
                <w:rStyle w:val="Hyperlink"/>
                <w:b/>
                <w:iCs/>
                <w:noProof/>
              </w:rPr>
              <w:t>2.8.6</w:t>
            </w:r>
            <w:r>
              <w:rPr>
                <w:rFonts w:asciiTheme="minorHAnsi" w:eastAsiaTheme="minorEastAsia" w:hAnsiTheme="minorHAnsi" w:cstheme="minorBidi"/>
                <w:i w:val="0"/>
                <w:noProof/>
                <w:sz w:val="22"/>
                <w:szCs w:val="22"/>
              </w:rPr>
              <w:tab/>
            </w:r>
            <w:r w:rsidRPr="00915A33">
              <w:rPr>
                <w:rStyle w:val="Hyperlink"/>
                <w:b/>
                <w:iCs/>
                <w:noProof/>
              </w:rPr>
              <w:t>Comparison between J2EE and Visual Studio .NET</w:t>
            </w:r>
            <w:r>
              <w:rPr>
                <w:noProof/>
                <w:webHidden/>
              </w:rPr>
              <w:tab/>
            </w:r>
            <w:r>
              <w:rPr>
                <w:noProof/>
                <w:webHidden/>
              </w:rPr>
              <w:fldChar w:fldCharType="begin"/>
            </w:r>
            <w:r>
              <w:rPr>
                <w:noProof/>
                <w:webHidden/>
              </w:rPr>
              <w:instrText xml:space="preserve"> PAGEREF _Toc92701832 \h </w:instrText>
            </w:r>
            <w:r>
              <w:rPr>
                <w:noProof/>
                <w:webHidden/>
              </w:rPr>
            </w:r>
            <w:r>
              <w:rPr>
                <w:noProof/>
                <w:webHidden/>
              </w:rPr>
              <w:fldChar w:fldCharType="separate"/>
            </w:r>
            <w:r w:rsidR="00EB5CEE">
              <w:rPr>
                <w:noProof/>
                <w:webHidden/>
              </w:rPr>
              <w:t>94</w:t>
            </w:r>
            <w:r>
              <w:rPr>
                <w:noProof/>
                <w:webHidden/>
              </w:rPr>
              <w:fldChar w:fldCharType="end"/>
            </w:r>
          </w:hyperlink>
        </w:p>
        <w:p w14:paraId="39B6714C" w14:textId="4840AD58" w:rsidR="00762CDA" w:rsidRDefault="00762CDA">
          <w:pPr>
            <w:pStyle w:val="TOC3"/>
            <w:rPr>
              <w:rFonts w:asciiTheme="minorHAnsi" w:eastAsiaTheme="minorEastAsia" w:hAnsiTheme="minorHAnsi" w:cstheme="minorBidi"/>
              <w:i w:val="0"/>
              <w:noProof/>
              <w:sz w:val="22"/>
              <w:szCs w:val="22"/>
            </w:rPr>
          </w:pPr>
          <w:hyperlink w:anchor="_Toc92701833" w:history="1">
            <w:r w:rsidRPr="00915A33">
              <w:rPr>
                <w:rStyle w:val="Hyperlink"/>
                <w:b/>
                <w:iCs/>
                <w:noProof/>
              </w:rPr>
              <w:t>2.8.7</w:t>
            </w:r>
            <w:r>
              <w:rPr>
                <w:rFonts w:asciiTheme="minorHAnsi" w:eastAsiaTheme="minorEastAsia" w:hAnsiTheme="minorHAnsi" w:cstheme="minorBidi"/>
                <w:i w:val="0"/>
                <w:noProof/>
                <w:sz w:val="22"/>
                <w:szCs w:val="22"/>
              </w:rPr>
              <w:tab/>
            </w:r>
            <w:r w:rsidRPr="00915A33">
              <w:rPr>
                <w:rStyle w:val="Hyperlink"/>
                <w:b/>
                <w:iCs/>
                <w:noProof/>
              </w:rPr>
              <w:t>Remote Access Option through Mobile Device Considered</w:t>
            </w:r>
            <w:r>
              <w:rPr>
                <w:noProof/>
                <w:webHidden/>
              </w:rPr>
              <w:tab/>
            </w:r>
            <w:r>
              <w:rPr>
                <w:noProof/>
                <w:webHidden/>
              </w:rPr>
              <w:fldChar w:fldCharType="begin"/>
            </w:r>
            <w:r>
              <w:rPr>
                <w:noProof/>
                <w:webHidden/>
              </w:rPr>
              <w:instrText xml:space="preserve"> PAGEREF _Toc92701833 \h </w:instrText>
            </w:r>
            <w:r>
              <w:rPr>
                <w:noProof/>
                <w:webHidden/>
              </w:rPr>
            </w:r>
            <w:r>
              <w:rPr>
                <w:noProof/>
                <w:webHidden/>
              </w:rPr>
              <w:fldChar w:fldCharType="separate"/>
            </w:r>
            <w:r w:rsidR="00EB5CEE">
              <w:rPr>
                <w:noProof/>
                <w:webHidden/>
              </w:rPr>
              <w:t>95</w:t>
            </w:r>
            <w:r>
              <w:rPr>
                <w:noProof/>
                <w:webHidden/>
              </w:rPr>
              <w:fldChar w:fldCharType="end"/>
            </w:r>
          </w:hyperlink>
        </w:p>
        <w:p w14:paraId="27254C66" w14:textId="5FA5C34A" w:rsidR="00762CDA" w:rsidRDefault="00762CDA">
          <w:pPr>
            <w:pStyle w:val="TOC3"/>
            <w:rPr>
              <w:rFonts w:asciiTheme="minorHAnsi" w:eastAsiaTheme="minorEastAsia" w:hAnsiTheme="minorHAnsi" w:cstheme="minorBidi"/>
              <w:i w:val="0"/>
              <w:noProof/>
              <w:sz w:val="22"/>
              <w:szCs w:val="22"/>
            </w:rPr>
          </w:pPr>
          <w:hyperlink w:anchor="_Toc92701834" w:history="1">
            <w:r w:rsidRPr="00915A33">
              <w:rPr>
                <w:rStyle w:val="Hyperlink"/>
                <w:b/>
                <w:iCs/>
                <w:noProof/>
              </w:rPr>
              <w:t>2.8.8</w:t>
            </w:r>
            <w:r>
              <w:rPr>
                <w:rFonts w:asciiTheme="minorHAnsi" w:eastAsiaTheme="minorEastAsia" w:hAnsiTheme="minorHAnsi" w:cstheme="minorBidi"/>
                <w:i w:val="0"/>
                <w:noProof/>
                <w:sz w:val="22"/>
                <w:szCs w:val="22"/>
              </w:rPr>
              <w:tab/>
            </w:r>
            <w:r w:rsidRPr="00915A33">
              <w:rPr>
                <w:rStyle w:val="Hyperlink"/>
                <w:b/>
                <w:iCs/>
                <w:noProof/>
              </w:rPr>
              <w:t>Remote Access Option Comparison</w:t>
            </w:r>
            <w:r>
              <w:rPr>
                <w:noProof/>
                <w:webHidden/>
              </w:rPr>
              <w:tab/>
            </w:r>
            <w:r>
              <w:rPr>
                <w:noProof/>
                <w:webHidden/>
              </w:rPr>
              <w:fldChar w:fldCharType="begin"/>
            </w:r>
            <w:r>
              <w:rPr>
                <w:noProof/>
                <w:webHidden/>
              </w:rPr>
              <w:instrText xml:space="preserve"> PAGEREF _Toc92701834 \h </w:instrText>
            </w:r>
            <w:r>
              <w:rPr>
                <w:noProof/>
                <w:webHidden/>
              </w:rPr>
            </w:r>
            <w:r>
              <w:rPr>
                <w:noProof/>
                <w:webHidden/>
              </w:rPr>
              <w:fldChar w:fldCharType="separate"/>
            </w:r>
            <w:r w:rsidR="00EB5CEE">
              <w:rPr>
                <w:noProof/>
                <w:webHidden/>
              </w:rPr>
              <w:t>96</w:t>
            </w:r>
            <w:r>
              <w:rPr>
                <w:noProof/>
                <w:webHidden/>
              </w:rPr>
              <w:fldChar w:fldCharType="end"/>
            </w:r>
          </w:hyperlink>
        </w:p>
        <w:p w14:paraId="332E55DE" w14:textId="03E2C764" w:rsidR="00A8267F" w:rsidRDefault="00A8267F" w:rsidP="00BB290F">
          <w:pPr>
            <w:pStyle w:val="TOC1"/>
            <w:spacing w:line="360" w:lineRule="auto"/>
          </w:pPr>
          <w:r>
            <w:fldChar w:fldCharType="end"/>
          </w:r>
        </w:p>
      </w:sdtContent>
    </w:sdt>
    <w:p w14:paraId="45DA424A" w14:textId="4382B205" w:rsidR="00E765F3" w:rsidRDefault="00E765F3" w:rsidP="00BB290F">
      <w:pPr>
        <w:pStyle w:val="Heading40"/>
        <w:keepNext w:val="0"/>
        <w:numPr>
          <w:ilvl w:val="0"/>
          <w:numId w:val="0"/>
        </w:numPr>
        <w:tabs>
          <w:tab w:val="clear" w:pos="-1843"/>
        </w:tabs>
        <w:adjustRightInd/>
        <w:spacing w:before="0" w:after="0" w:line="360" w:lineRule="auto"/>
        <w:jc w:val="both"/>
        <w:textAlignment w:val="auto"/>
        <w:rPr>
          <w:snapToGrid w:val="0"/>
          <w:kern w:val="0"/>
          <w:lang w:val="fr-FR" w:eastAsia="en-US"/>
        </w:rPr>
      </w:pPr>
    </w:p>
    <w:p w14:paraId="2CE9A9DB" w14:textId="77777777" w:rsidR="00E765F3" w:rsidRPr="00E765F3" w:rsidRDefault="00E765F3" w:rsidP="00BB290F">
      <w:pPr>
        <w:spacing w:line="360" w:lineRule="auto"/>
        <w:rPr>
          <w:lang w:val="fr-FR" w:eastAsia="en-US"/>
        </w:rPr>
      </w:pPr>
    </w:p>
    <w:p w14:paraId="1AF19187" w14:textId="77777777" w:rsidR="00E765F3" w:rsidRPr="00E765F3" w:rsidRDefault="00E765F3" w:rsidP="00BB290F">
      <w:pPr>
        <w:spacing w:line="360" w:lineRule="auto"/>
        <w:rPr>
          <w:lang w:val="fr-FR" w:eastAsia="en-US"/>
        </w:rPr>
      </w:pPr>
    </w:p>
    <w:p w14:paraId="07F42F81" w14:textId="508A53DE" w:rsidR="00E765F3" w:rsidRDefault="00E765F3" w:rsidP="00BB290F">
      <w:pPr>
        <w:tabs>
          <w:tab w:val="clear" w:pos="960"/>
          <w:tab w:val="clear" w:pos="1000"/>
          <w:tab w:val="left" w:pos="8088"/>
        </w:tabs>
        <w:spacing w:line="360" w:lineRule="auto"/>
        <w:rPr>
          <w:lang w:val="fr-FR" w:eastAsia="en-US"/>
        </w:rPr>
      </w:pPr>
      <w:r>
        <w:rPr>
          <w:lang w:val="fr-FR" w:eastAsia="en-US"/>
        </w:rPr>
        <w:tab/>
      </w:r>
      <w:r>
        <w:rPr>
          <w:lang w:val="fr-FR" w:eastAsia="en-US"/>
        </w:rPr>
        <w:tab/>
      </w:r>
    </w:p>
    <w:p w14:paraId="095F40C4" w14:textId="26445946" w:rsidR="00A723B2" w:rsidRPr="00E765F3" w:rsidRDefault="00E765F3" w:rsidP="00BB290F">
      <w:pPr>
        <w:tabs>
          <w:tab w:val="clear" w:pos="960"/>
          <w:tab w:val="clear" w:pos="1000"/>
          <w:tab w:val="left" w:pos="8088"/>
        </w:tabs>
        <w:spacing w:line="360" w:lineRule="auto"/>
        <w:rPr>
          <w:lang w:val="fr-FR" w:eastAsia="en-US"/>
        </w:rPr>
        <w:sectPr w:rsidR="00A723B2" w:rsidRPr="00E765F3">
          <w:headerReference w:type="default" r:id="rId12"/>
          <w:type w:val="continuous"/>
          <w:pgSz w:w="11907" w:h="16840" w:code="9"/>
          <w:pgMar w:top="1440" w:right="1304" w:bottom="1440" w:left="1304" w:header="706" w:footer="706" w:gutter="0"/>
          <w:pgNumType w:start="1"/>
          <w:cols w:space="425"/>
        </w:sectPr>
      </w:pPr>
      <w:r>
        <w:rPr>
          <w:lang w:val="fr-FR" w:eastAsia="en-US"/>
        </w:rPr>
        <w:tab/>
      </w:r>
    </w:p>
    <w:p w14:paraId="612DFCED" w14:textId="77777777" w:rsidR="00A723B2" w:rsidRPr="00D557BE" w:rsidRDefault="00A723B2" w:rsidP="00BB290F">
      <w:pPr>
        <w:pStyle w:val="TOC4"/>
        <w:tabs>
          <w:tab w:val="left" w:pos="1170"/>
        </w:tabs>
        <w:spacing w:line="360" w:lineRule="auto"/>
        <w:ind w:left="0"/>
        <w:jc w:val="both"/>
        <w:rPr>
          <w:lang w:val="fr-FR"/>
        </w:rPr>
      </w:pPr>
    </w:p>
    <w:p w14:paraId="67704199" w14:textId="45A6987F" w:rsidR="00080A05" w:rsidRDefault="00080A05" w:rsidP="00BB290F">
      <w:pPr>
        <w:pStyle w:val="Heading1"/>
        <w:spacing w:line="360" w:lineRule="auto"/>
      </w:pPr>
      <w:bookmarkStart w:id="22" w:name="_Toc87275194"/>
      <w:bookmarkStart w:id="23" w:name="_Toc92701746"/>
      <w:bookmarkStart w:id="24" w:name="_Toc338560484"/>
      <w:bookmarkStart w:id="25" w:name="_Toc338665318"/>
      <w:bookmarkStart w:id="26" w:name="_Toc338665884"/>
      <w:bookmarkStart w:id="27" w:name="_Toc340223429"/>
      <w:bookmarkStart w:id="28" w:name="_Toc419532081"/>
      <w:bookmarkStart w:id="29" w:name="_Toc419537894"/>
      <w:bookmarkStart w:id="30" w:name="_Toc421608501"/>
      <w:bookmarkStart w:id="31" w:name="_Toc434219155"/>
      <w:bookmarkStart w:id="32" w:name="_Toc434404308"/>
      <w:bookmarkEnd w:id="0"/>
      <w:bookmarkEnd w:id="1"/>
      <w:bookmarkEnd w:id="2"/>
      <w:bookmarkEnd w:id="3"/>
      <w:bookmarkEnd w:id="4"/>
      <w:bookmarkEnd w:id="5"/>
      <w:bookmarkEnd w:id="6"/>
      <w:bookmarkEnd w:id="7"/>
      <w:bookmarkEnd w:id="8"/>
      <w:bookmarkEnd w:id="9"/>
      <w:bookmarkEnd w:id="10"/>
      <w:bookmarkEnd w:id="11"/>
      <w:r>
        <w:t>Definition of Terms</w:t>
      </w:r>
      <w:bookmarkEnd w:id="22"/>
      <w:bookmarkEnd w:id="2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8080"/>
      </w:tblGrid>
      <w:tr w:rsidR="00080A05" w:rsidRPr="005D1A4E" w14:paraId="203764D3" w14:textId="77777777" w:rsidTr="000C2C81">
        <w:trPr>
          <w:cantSplit/>
          <w:trHeight w:val="261"/>
          <w:tblHeader/>
        </w:trPr>
        <w:tc>
          <w:tcPr>
            <w:tcW w:w="1129" w:type="dxa"/>
            <w:shd w:val="clear" w:color="auto" w:fill="D9D9D9" w:themeFill="background1" w:themeFillShade="D9"/>
          </w:tcPr>
          <w:p w14:paraId="5DEC16C0" w14:textId="77777777" w:rsidR="00080A05" w:rsidRPr="00D4020C" w:rsidRDefault="00080A05" w:rsidP="00BB290F">
            <w:pPr>
              <w:pStyle w:val="BodyText3"/>
              <w:spacing w:before="120" w:line="360" w:lineRule="auto"/>
              <w:rPr>
                <w:sz w:val="24"/>
                <w:szCs w:val="24"/>
              </w:rPr>
            </w:pPr>
            <w:r w:rsidRPr="00D4020C">
              <w:rPr>
                <w:b/>
                <w:bCs/>
                <w:sz w:val="24"/>
                <w:szCs w:val="24"/>
              </w:rPr>
              <w:t>Term</w:t>
            </w:r>
          </w:p>
        </w:tc>
        <w:tc>
          <w:tcPr>
            <w:tcW w:w="8080" w:type="dxa"/>
            <w:shd w:val="clear" w:color="auto" w:fill="D9D9D9" w:themeFill="background1" w:themeFillShade="D9"/>
          </w:tcPr>
          <w:p w14:paraId="4531BD49" w14:textId="77777777" w:rsidR="00080A05" w:rsidRPr="00D4020C" w:rsidRDefault="00080A05" w:rsidP="00BB290F">
            <w:pPr>
              <w:pStyle w:val="BodyText3"/>
              <w:spacing w:before="120" w:line="360" w:lineRule="auto"/>
              <w:rPr>
                <w:sz w:val="24"/>
                <w:szCs w:val="24"/>
              </w:rPr>
            </w:pPr>
            <w:r w:rsidRPr="00D4020C">
              <w:rPr>
                <w:b/>
                <w:bCs/>
                <w:sz w:val="24"/>
                <w:szCs w:val="24"/>
              </w:rPr>
              <w:t>Definition</w:t>
            </w:r>
          </w:p>
        </w:tc>
      </w:tr>
      <w:tr w:rsidR="00080A05" w:rsidRPr="005D1A4E" w14:paraId="2E619510" w14:textId="77777777" w:rsidTr="000C2C81">
        <w:trPr>
          <w:cantSplit/>
          <w:trHeight w:val="296"/>
        </w:trPr>
        <w:tc>
          <w:tcPr>
            <w:tcW w:w="1129" w:type="dxa"/>
          </w:tcPr>
          <w:p w14:paraId="0823BB30" w14:textId="77777777" w:rsidR="00080A05" w:rsidRPr="00D4020C" w:rsidRDefault="00080A05" w:rsidP="00BB290F">
            <w:pPr>
              <w:pStyle w:val="BodyText"/>
              <w:spacing w:before="120" w:line="360" w:lineRule="auto"/>
              <w:rPr>
                <w:sz w:val="24"/>
                <w:szCs w:val="24"/>
              </w:rPr>
            </w:pPr>
            <w:r w:rsidRPr="00D4020C">
              <w:rPr>
                <w:sz w:val="24"/>
                <w:szCs w:val="24"/>
              </w:rPr>
              <w:t>WBRS</w:t>
            </w:r>
          </w:p>
        </w:tc>
        <w:tc>
          <w:tcPr>
            <w:tcW w:w="8080" w:type="dxa"/>
          </w:tcPr>
          <w:p w14:paraId="5DD0CD51" w14:textId="6CE60C4A" w:rsidR="00080A05" w:rsidRPr="00D4020C" w:rsidRDefault="00B83344" w:rsidP="00BB290F">
            <w:pPr>
              <w:pStyle w:val="BodyText"/>
              <w:spacing w:before="120" w:line="360" w:lineRule="auto"/>
              <w:rPr>
                <w:sz w:val="24"/>
                <w:szCs w:val="24"/>
              </w:rPr>
            </w:pPr>
            <w:r w:rsidRPr="00D4020C">
              <w:rPr>
                <w:sz w:val="24"/>
                <w:szCs w:val="24"/>
              </w:rPr>
              <w:t>W</w:t>
            </w:r>
            <w:r w:rsidRPr="00D4020C">
              <w:rPr>
                <w:rFonts w:hint="eastAsia"/>
                <w:sz w:val="24"/>
                <w:szCs w:val="24"/>
              </w:rPr>
              <w:t>e</w:t>
            </w:r>
            <w:r w:rsidRPr="00D4020C">
              <w:rPr>
                <w:sz w:val="24"/>
                <w:szCs w:val="24"/>
              </w:rPr>
              <w:t>b-based Registration Services for online application submission.</w:t>
            </w:r>
          </w:p>
        </w:tc>
      </w:tr>
      <w:tr w:rsidR="00080A05" w:rsidRPr="005D1A4E" w14:paraId="580A6E44" w14:textId="77777777" w:rsidTr="000C2C81">
        <w:trPr>
          <w:cantSplit/>
          <w:trHeight w:val="315"/>
        </w:trPr>
        <w:tc>
          <w:tcPr>
            <w:tcW w:w="1129" w:type="dxa"/>
          </w:tcPr>
          <w:p w14:paraId="70A04B38" w14:textId="38C976B6" w:rsidR="00080A05" w:rsidRPr="00D4020C" w:rsidRDefault="00B83344" w:rsidP="00BB290F">
            <w:pPr>
              <w:pStyle w:val="BodyText"/>
              <w:spacing w:before="120" w:line="360" w:lineRule="auto"/>
              <w:rPr>
                <w:sz w:val="24"/>
                <w:szCs w:val="24"/>
              </w:rPr>
            </w:pPr>
            <w:r w:rsidRPr="00D4020C">
              <w:rPr>
                <w:sz w:val="24"/>
                <w:szCs w:val="24"/>
              </w:rPr>
              <w:t>ETO</w:t>
            </w:r>
          </w:p>
        </w:tc>
        <w:tc>
          <w:tcPr>
            <w:tcW w:w="8080" w:type="dxa"/>
          </w:tcPr>
          <w:p w14:paraId="50729D54" w14:textId="72C90CFE" w:rsidR="00080A05" w:rsidRPr="00D4020C" w:rsidRDefault="00B83344" w:rsidP="00BB290F">
            <w:pPr>
              <w:pStyle w:val="BodyText"/>
              <w:spacing w:before="120" w:line="360" w:lineRule="auto"/>
              <w:ind w:left="0" w:firstLine="0"/>
              <w:rPr>
                <w:sz w:val="24"/>
                <w:szCs w:val="24"/>
              </w:rPr>
            </w:pPr>
            <w:r w:rsidRPr="00D4020C">
              <w:rPr>
                <w:sz w:val="24"/>
                <w:szCs w:val="24"/>
              </w:rPr>
              <w:t>Electronic Transmission Ordinance which is governing the requirement on electronic transmission.</w:t>
            </w:r>
          </w:p>
        </w:tc>
      </w:tr>
      <w:tr w:rsidR="00A03B38" w:rsidRPr="005D1A4E" w14:paraId="5365A8CD" w14:textId="77777777" w:rsidTr="000C2C81">
        <w:trPr>
          <w:cantSplit/>
          <w:trHeight w:val="315"/>
        </w:trPr>
        <w:tc>
          <w:tcPr>
            <w:tcW w:w="1129" w:type="dxa"/>
          </w:tcPr>
          <w:p w14:paraId="1BAC6CF0" w14:textId="2E139D36" w:rsidR="00A03B38" w:rsidRPr="00D4020C" w:rsidRDefault="00A03B38" w:rsidP="00BB290F">
            <w:pPr>
              <w:pStyle w:val="BodyText"/>
              <w:spacing w:before="120" w:line="360" w:lineRule="auto"/>
              <w:rPr>
                <w:sz w:val="24"/>
                <w:szCs w:val="24"/>
              </w:rPr>
            </w:pPr>
            <w:r>
              <w:rPr>
                <w:sz w:val="24"/>
                <w:szCs w:val="24"/>
              </w:rPr>
              <w:t>BEEO</w:t>
            </w:r>
          </w:p>
        </w:tc>
        <w:tc>
          <w:tcPr>
            <w:tcW w:w="8080" w:type="dxa"/>
          </w:tcPr>
          <w:p w14:paraId="40DC02D6" w14:textId="42FAC9BD" w:rsidR="00A03B38" w:rsidRPr="00D4020C" w:rsidRDefault="00A03B38" w:rsidP="00BB290F">
            <w:pPr>
              <w:pStyle w:val="BodyText"/>
              <w:spacing w:before="120" w:line="360" w:lineRule="auto"/>
              <w:ind w:left="0" w:firstLine="0"/>
              <w:rPr>
                <w:sz w:val="24"/>
                <w:szCs w:val="24"/>
              </w:rPr>
            </w:pPr>
            <w:r>
              <w:rPr>
                <w:sz w:val="24"/>
                <w:szCs w:val="24"/>
              </w:rPr>
              <w:t>Buildings Energy Efficiency Ordinance</w:t>
            </w:r>
          </w:p>
        </w:tc>
      </w:tr>
      <w:tr w:rsidR="00A03B38" w:rsidRPr="005D1A4E" w14:paraId="4122FEDF" w14:textId="77777777" w:rsidTr="000C2C81">
        <w:trPr>
          <w:cantSplit/>
          <w:trHeight w:val="315"/>
        </w:trPr>
        <w:tc>
          <w:tcPr>
            <w:tcW w:w="1129" w:type="dxa"/>
          </w:tcPr>
          <w:p w14:paraId="5281C952" w14:textId="0024C414" w:rsidR="00A03B38" w:rsidRDefault="00A03B38" w:rsidP="00BB290F">
            <w:pPr>
              <w:pStyle w:val="BodyText"/>
              <w:spacing w:before="120" w:line="360" w:lineRule="auto"/>
              <w:rPr>
                <w:sz w:val="24"/>
                <w:szCs w:val="24"/>
              </w:rPr>
            </w:pPr>
            <w:r>
              <w:rPr>
                <w:sz w:val="24"/>
                <w:szCs w:val="24"/>
              </w:rPr>
              <w:t>DMS</w:t>
            </w:r>
          </w:p>
        </w:tc>
        <w:tc>
          <w:tcPr>
            <w:tcW w:w="8080" w:type="dxa"/>
          </w:tcPr>
          <w:p w14:paraId="58153870" w14:textId="4F4D46B9" w:rsidR="00A03B38" w:rsidRPr="00D4020C" w:rsidRDefault="00A03B38" w:rsidP="00BB290F">
            <w:pPr>
              <w:pStyle w:val="BodyText"/>
              <w:spacing w:before="120" w:line="360" w:lineRule="auto"/>
              <w:ind w:left="0" w:firstLine="0"/>
              <w:rPr>
                <w:sz w:val="24"/>
                <w:szCs w:val="24"/>
              </w:rPr>
            </w:pPr>
            <w:r>
              <w:rPr>
                <w:sz w:val="24"/>
                <w:szCs w:val="24"/>
              </w:rPr>
              <w:t>Data Management System</w:t>
            </w:r>
          </w:p>
        </w:tc>
      </w:tr>
      <w:tr w:rsidR="00A03B38" w:rsidRPr="005D1A4E" w14:paraId="5C9CF983" w14:textId="77777777" w:rsidTr="000C2C81">
        <w:trPr>
          <w:cantSplit/>
          <w:trHeight w:val="315"/>
        </w:trPr>
        <w:tc>
          <w:tcPr>
            <w:tcW w:w="1129" w:type="dxa"/>
          </w:tcPr>
          <w:p w14:paraId="15EE16FB" w14:textId="3D989E19" w:rsidR="00A03B38" w:rsidRDefault="00A03B38" w:rsidP="00BB290F">
            <w:pPr>
              <w:pStyle w:val="BodyText"/>
              <w:spacing w:before="120" w:line="360" w:lineRule="auto"/>
              <w:rPr>
                <w:sz w:val="24"/>
                <w:szCs w:val="24"/>
              </w:rPr>
            </w:pPr>
            <w:r>
              <w:rPr>
                <w:sz w:val="24"/>
                <w:szCs w:val="24"/>
              </w:rPr>
              <w:t>REA</w:t>
            </w:r>
          </w:p>
        </w:tc>
        <w:tc>
          <w:tcPr>
            <w:tcW w:w="8080" w:type="dxa"/>
          </w:tcPr>
          <w:p w14:paraId="69F44F8E" w14:textId="4E4B0FEF" w:rsidR="00A03B38" w:rsidRPr="00D4020C" w:rsidRDefault="00A03B38" w:rsidP="00BB290F">
            <w:pPr>
              <w:pStyle w:val="BodyText"/>
              <w:spacing w:before="120" w:line="360" w:lineRule="auto"/>
              <w:ind w:left="0" w:firstLine="0"/>
              <w:rPr>
                <w:sz w:val="24"/>
                <w:szCs w:val="24"/>
              </w:rPr>
            </w:pPr>
            <w:r>
              <w:rPr>
                <w:sz w:val="24"/>
                <w:szCs w:val="24"/>
              </w:rPr>
              <w:t>Registered Energy A</w:t>
            </w:r>
            <w:r>
              <w:rPr>
                <w:rFonts w:hint="eastAsia"/>
                <w:sz w:val="24"/>
                <w:szCs w:val="24"/>
              </w:rPr>
              <w:t>s</w:t>
            </w:r>
            <w:r>
              <w:rPr>
                <w:sz w:val="24"/>
                <w:szCs w:val="24"/>
              </w:rPr>
              <w:t>sessor</w:t>
            </w:r>
          </w:p>
        </w:tc>
      </w:tr>
      <w:tr w:rsidR="00A03B38" w:rsidRPr="005D1A4E" w14:paraId="286DAAE7" w14:textId="77777777" w:rsidTr="000C2C81">
        <w:trPr>
          <w:cantSplit/>
          <w:trHeight w:val="315"/>
        </w:trPr>
        <w:tc>
          <w:tcPr>
            <w:tcW w:w="1129" w:type="dxa"/>
          </w:tcPr>
          <w:p w14:paraId="597CE358" w14:textId="19D014D5" w:rsidR="00A03B38" w:rsidRDefault="00A03B38" w:rsidP="00BB290F">
            <w:pPr>
              <w:pStyle w:val="BodyText"/>
              <w:spacing w:before="120" w:line="360" w:lineRule="auto"/>
              <w:rPr>
                <w:sz w:val="24"/>
                <w:szCs w:val="24"/>
              </w:rPr>
            </w:pPr>
            <w:r>
              <w:rPr>
                <w:sz w:val="24"/>
                <w:szCs w:val="24"/>
              </w:rPr>
              <w:t>COCR</w:t>
            </w:r>
          </w:p>
        </w:tc>
        <w:tc>
          <w:tcPr>
            <w:tcW w:w="8080" w:type="dxa"/>
          </w:tcPr>
          <w:p w14:paraId="272A9A49" w14:textId="2E9F5ADB" w:rsidR="00A03B38" w:rsidRPr="00D4020C" w:rsidRDefault="00A03B38" w:rsidP="00BB290F">
            <w:pPr>
              <w:pStyle w:val="BodyText"/>
              <w:spacing w:before="120" w:line="360" w:lineRule="auto"/>
              <w:ind w:left="0" w:firstLine="0"/>
              <w:rPr>
                <w:sz w:val="24"/>
                <w:szCs w:val="24"/>
              </w:rPr>
            </w:pPr>
            <w:r>
              <w:rPr>
                <w:sz w:val="24"/>
                <w:szCs w:val="24"/>
              </w:rPr>
              <w:t>Certificate of Compliance Registration</w:t>
            </w:r>
          </w:p>
        </w:tc>
      </w:tr>
      <w:tr w:rsidR="00A03B38" w:rsidRPr="005D1A4E" w14:paraId="56B56182" w14:textId="77777777" w:rsidTr="000C2C81">
        <w:trPr>
          <w:cantSplit/>
          <w:trHeight w:val="315"/>
        </w:trPr>
        <w:tc>
          <w:tcPr>
            <w:tcW w:w="1129" w:type="dxa"/>
          </w:tcPr>
          <w:p w14:paraId="7D5975A6" w14:textId="07CBD4C5" w:rsidR="00A03B38" w:rsidRDefault="00A03B38" w:rsidP="00BB290F">
            <w:pPr>
              <w:pStyle w:val="BodyText"/>
              <w:spacing w:before="120" w:line="360" w:lineRule="auto"/>
              <w:rPr>
                <w:sz w:val="24"/>
                <w:szCs w:val="24"/>
              </w:rPr>
            </w:pPr>
            <w:r>
              <w:rPr>
                <w:sz w:val="24"/>
                <w:szCs w:val="24"/>
              </w:rPr>
              <w:t>FOC</w:t>
            </w:r>
          </w:p>
        </w:tc>
        <w:tc>
          <w:tcPr>
            <w:tcW w:w="8080" w:type="dxa"/>
          </w:tcPr>
          <w:p w14:paraId="6C0353DE" w14:textId="176B28DB" w:rsidR="00A03B38" w:rsidRPr="00D4020C" w:rsidRDefault="00A03B38" w:rsidP="00BB290F">
            <w:pPr>
              <w:pStyle w:val="BodyText"/>
              <w:spacing w:before="120" w:line="360" w:lineRule="auto"/>
              <w:ind w:left="0" w:firstLine="0"/>
              <w:rPr>
                <w:sz w:val="24"/>
                <w:szCs w:val="24"/>
              </w:rPr>
            </w:pPr>
            <w:r>
              <w:rPr>
                <w:sz w:val="24"/>
                <w:szCs w:val="24"/>
              </w:rPr>
              <w:t>Form of Compliance</w:t>
            </w:r>
          </w:p>
        </w:tc>
      </w:tr>
    </w:tbl>
    <w:p w14:paraId="2334FCDF" w14:textId="77777777" w:rsidR="00080A05" w:rsidRPr="005D1A4E" w:rsidRDefault="00080A05" w:rsidP="00BB290F">
      <w:pPr>
        <w:spacing w:line="360" w:lineRule="auto"/>
      </w:pPr>
    </w:p>
    <w:p w14:paraId="5E2C209D" w14:textId="7D160DF1" w:rsidR="001349B8" w:rsidRDefault="001349B8" w:rsidP="00BB290F">
      <w:pPr>
        <w:spacing w:line="360" w:lineRule="auto"/>
      </w:pPr>
    </w:p>
    <w:p w14:paraId="29815B10" w14:textId="77777777" w:rsidR="001349B8" w:rsidRPr="001349B8" w:rsidRDefault="001349B8" w:rsidP="00BB290F">
      <w:pPr>
        <w:spacing w:line="360" w:lineRule="auto"/>
      </w:pPr>
    </w:p>
    <w:p w14:paraId="2C8A4835" w14:textId="77777777" w:rsidR="001349B8" w:rsidRPr="001349B8" w:rsidRDefault="001349B8" w:rsidP="00BB290F">
      <w:pPr>
        <w:spacing w:line="360" w:lineRule="auto"/>
      </w:pPr>
    </w:p>
    <w:p w14:paraId="4C72944F" w14:textId="77777777" w:rsidR="001349B8" w:rsidRPr="001349B8" w:rsidRDefault="001349B8" w:rsidP="00BB290F">
      <w:pPr>
        <w:spacing w:line="360" w:lineRule="auto"/>
      </w:pPr>
    </w:p>
    <w:p w14:paraId="26682453" w14:textId="77777777" w:rsidR="001349B8" w:rsidRPr="001349B8" w:rsidRDefault="001349B8" w:rsidP="00BB290F">
      <w:pPr>
        <w:spacing w:line="360" w:lineRule="auto"/>
      </w:pPr>
    </w:p>
    <w:p w14:paraId="1738117D" w14:textId="77777777" w:rsidR="001349B8" w:rsidRPr="001349B8" w:rsidRDefault="001349B8" w:rsidP="00BB290F">
      <w:pPr>
        <w:spacing w:line="360" w:lineRule="auto"/>
      </w:pPr>
    </w:p>
    <w:p w14:paraId="6E802522" w14:textId="77777777" w:rsidR="001349B8" w:rsidRPr="001349B8" w:rsidRDefault="001349B8" w:rsidP="00BB290F">
      <w:pPr>
        <w:spacing w:line="360" w:lineRule="auto"/>
      </w:pPr>
    </w:p>
    <w:p w14:paraId="19219F1D" w14:textId="77777777" w:rsidR="001349B8" w:rsidRPr="001349B8" w:rsidRDefault="001349B8" w:rsidP="00BB290F">
      <w:pPr>
        <w:spacing w:line="360" w:lineRule="auto"/>
      </w:pPr>
    </w:p>
    <w:p w14:paraId="25BE640D" w14:textId="77777777" w:rsidR="001349B8" w:rsidRPr="001349B8" w:rsidRDefault="001349B8" w:rsidP="00BB290F">
      <w:pPr>
        <w:spacing w:line="360" w:lineRule="auto"/>
      </w:pPr>
    </w:p>
    <w:p w14:paraId="6B77DB65" w14:textId="77777777" w:rsidR="001349B8" w:rsidRPr="001349B8" w:rsidRDefault="001349B8" w:rsidP="00BB290F">
      <w:pPr>
        <w:spacing w:line="360" w:lineRule="auto"/>
      </w:pPr>
    </w:p>
    <w:p w14:paraId="6085FAAB" w14:textId="77777777" w:rsidR="001349B8" w:rsidRPr="001349B8" w:rsidRDefault="001349B8" w:rsidP="00BB290F">
      <w:pPr>
        <w:spacing w:line="360" w:lineRule="auto"/>
      </w:pPr>
    </w:p>
    <w:p w14:paraId="6A09C9D3" w14:textId="77777777" w:rsidR="001349B8" w:rsidRPr="001349B8" w:rsidRDefault="001349B8" w:rsidP="00BB290F">
      <w:pPr>
        <w:spacing w:line="360" w:lineRule="auto"/>
      </w:pPr>
    </w:p>
    <w:p w14:paraId="3C1FBC84" w14:textId="525DF651" w:rsidR="00080A05" w:rsidRPr="001349B8" w:rsidRDefault="00080A05" w:rsidP="00BE72BC">
      <w:pPr>
        <w:tabs>
          <w:tab w:val="clear" w:pos="960"/>
          <w:tab w:val="clear" w:pos="1000"/>
          <w:tab w:val="left" w:pos="8100"/>
        </w:tabs>
        <w:spacing w:line="360" w:lineRule="auto"/>
        <w:ind w:left="0" w:firstLine="0"/>
      </w:pPr>
    </w:p>
    <w:p w14:paraId="3C4D0D74" w14:textId="5F04DE6C" w:rsidR="00855DC8" w:rsidRPr="00855DC8" w:rsidRDefault="00E54FC5" w:rsidP="00BB290F">
      <w:pPr>
        <w:pStyle w:val="Heading1"/>
        <w:pageBreakBefore/>
        <w:spacing w:line="360" w:lineRule="auto"/>
        <w:ind w:left="403" w:hanging="403"/>
      </w:pPr>
      <w:bookmarkStart w:id="33" w:name="_Toc92701747"/>
      <w:r>
        <w:lastRenderedPageBreak/>
        <w:t>Selecte</w:t>
      </w:r>
      <w:r w:rsidR="003B4F48">
        <w:t>d Technical System O</w:t>
      </w:r>
      <w:r>
        <w:t>ption</w:t>
      </w:r>
      <w:bookmarkEnd w:id="33"/>
    </w:p>
    <w:bookmarkEnd w:id="24"/>
    <w:bookmarkEnd w:id="25"/>
    <w:bookmarkEnd w:id="26"/>
    <w:bookmarkEnd w:id="27"/>
    <w:bookmarkEnd w:id="28"/>
    <w:bookmarkEnd w:id="29"/>
    <w:bookmarkEnd w:id="30"/>
    <w:bookmarkEnd w:id="31"/>
    <w:bookmarkEnd w:id="32"/>
    <w:p w14:paraId="7B543EAB" w14:textId="2220E186" w:rsidR="004056BD" w:rsidRDefault="00715820" w:rsidP="00BB290F">
      <w:pPr>
        <w:spacing w:line="360" w:lineRule="auto"/>
        <w:ind w:left="0" w:firstLine="0"/>
        <w:jc w:val="both"/>
        <w:rPr>
          <w:lang w:eastAsia="zh-CN"/>
        </w:rPr>
      </w:pPr>
      <w:r w:rsidRPr="00715820">
        <w:rPr>
          <w:sz w:val="24"/>
          <w:szCs w:val="24"/>
        </w:rPr>
        <w:t>The Selected Technical System Option (TSO) described in this Section consists of – Sizing Model and Technical System Architecture, Data Retention &amp; Archive, Impact analysis, Implementation Plan, Conversion plan, Cost/Benefit Analysis and Reasons for Selection.</w:t>
      </w:r>
    </w:p>
    <w:p w14:paraId="2EA53FF6" w14:textId="77777777" w:rsidR="005B0D16" w:rsidRPr="00A332D1" w:rsidRDefault="005B0D16" w:rsidP="00BB290F">
      <w:pPr>
        <w:spacing w:line="360" w:lineRule="auto"/>
        <w:ind w:left="0" w:firstLine="0"/>
        <w:jc w:val="both"/>
        <w:rPr>
          <w:lang w:eastAsia="zh-CN"/>
        </w:rPr>
      </w:pPr>
    </w:p>
    <w:p w14:paraId="04CDEB81" w14:textId="578136B5" w:rsidR="00715820" w:rsidRPr="00715820" w:rsidRDefault="00715820" w:rsidP="00BB290F">
      <w:pPr>
        <w:pStyle w:val="Heading2"/>
        <w:spacing w:line="360" w:lineRule="auto"/>
        <w:rPr>
          <w:b/>
          <w:caps w:val="0"/>
          <w:lang w:eastAsia="zh-CN"/>
        </w:rPr>
      </w:pPr>
      <w:bookmarkStart w:id="34" w:name="_Toc92701748"/>
      <w:r w:rsidRPr="00715820">
        <w:rPr>
          <w:b/>
          <w:caps w:val="0"/>
          <w:lang w:eastAsia="zh-CN"/>
        </w:rPr>
        <w:t>S</w:t>
      </w:r>
      <w:r w:rsidRPr="00715820">
        <w:rPr>
          <w:b/>
          <w:caps w:val="0"/>
        </w:rPr>
        <w:t>izing Model</w:t>
      </w:r>
      <w:bookmarkEnd w:id="34"/>
    </w:p>
    <w:p w14:paraId="30EFE0B3" w14:textId="5C73E71D" w:rsidR="00715820" w:rsidRPr="00715820" w:rsidRDefault="00715820" w:rsidP="00BB290F">
      <w:pPr>
        <w:pStyle w:val="Heading3"/>
        <w:spacing w:line="360" w:lineRule="auto"/>
        <w:rPr>
          <w:rFonts w:ascii="Times New Roman Bold" w:hAnsi="Times New Roman Bold" w:hint="eastAsia"/>
          <w:b/>
          <w:sz w:val="24"/>
          <w:lang w:eastAsia="zh-CN"/>
        </w:rPr>
      </w:pPr>
      <w:bookmarkStart w:id="35" w:name="_Toc92701749"/>
      <w:r>
        <w:rPr>
          <w:rFonts w:ascii="Times New Roman Bold" w:hAnsi="Times New Roman Bold"/>
          <w:b/>
          <w:sz w:val="24"/>
          <w:lang w:eastAsia="zh-CN"/>
        </w:rPr>
        <w:t>Overview</w:t>
      </w:r>
      <w:bookmarkEnd w:id="35"/>
    </w:p>
    <w:p w14:paraId="60F1EF31" w14:textId="5C0472D5" w:rsidR="00715820" w:rsidRDefault="00715820" w:rsidP="00BB290F">
      <w:pPr>
        <w:spacing w:line="360" w:lineRule="auto"/>
        <w:ind w:left="0" w:firstLine="0"/>
        <w:jc w:val="both"/>
        <w:rPr>
          <w:sz w:val="24"/>
          <w:szCs w:val="24"/>
        </w:rPr>
      </w:pPr>
      <w:r w:rsidRPr="00715820">
        <w:rPr>
          <w:sz w:val="24"/>
          <w:szCs w:val="24"/>
        </w:rPr>
        <w:t>This section documents the various systems sizing results of DMS. The data specification and projected transaction volumes of the future system has been examined to arrive at the sizing results.</w:t>
      </w:r>
    </w:p>
    <w:p w14:paraId="0575BDDF" w14:textId="77777777" w:rsidR="00715820" w:rsidRPr="00715820" w:rsidRDefault="00715820" w:rsidP="00BB290F">
      <w:pPr>
        <w:spacing w:line="360" w:lineRule="auto"/>
        <w:ind w:left="0" w:firstLine="0"/>
        <w:jc w:val="both"/>
        <w:rPr>
          <w:sz w:val="24"/>
          <w:szCs w:val="24"/>
        </w:rPr>
      </w:pPr>
    </w:p>
    <w:p w14:paraId="3C7220D0" w14:textId="77777777" w:rsidR="00715820" w:rsidRPr="00715820" w:rsidRDefault="00715820" w:rsidP="00BB290F">
      <w:pPr>
        <w:spacing w:line="360" w:lineRule="auto"/>
        <w:ind w:left="0" w:firstLine="0"/>
        <w:jc w:val="both"/>
        <w:rPr>
          <w:sz w:val="24"/>
          <w:szCs w:val="24"/>
        </w:rPr>
      </w:pPr>
      <w:r w:rsidRPr="00715820">
        <w:rPr>
          <w:sz w:val="24"/>
          <w:szCs w:val="24"/>
        </w:rPr>
        <w:t>Sizing calculations have been carried out for the following topics and are presented in the following sections:</w:t>
      </w:r>
    </w:p>
    <w:p w14:paraId="0161A8A1" w14:textId="77777777" w:rsidR="00715820" w:rsidRPr="00715820" w:rsidRDefault="00715820" w:rsidP="00C502EB">
      <w:pPr>
        <w:pStyle w:val="BodyText2"/>
        <w:numPr>
          <w:ilvl w:val="0"/>
          <w:numId w:val="11"/>
        </w:numPr>
        <w:tabs>
          <w:tab w:val="clear" w:pos="360"/>
          <w:tab w:val="num" w:pos="900"/>
        </w:tabs>
        <w:spacing w:after="0" w:line="360" w:lineRule="auto"/>
        <w:ind w:left="900" w:hanging="360"/>
        <w:jc w:val="both"/>
        <w:rPr>
          <w:sz w:val="24"/>
          <w:szCs w:val="24"/>
        </w:rPr>
      </w:pPr>
      <w:r w:rsidRPr="00715820">
        <w:rPr>
          <w:sz w:val="24"/>
          <w:szCs w:val="24"/>
        </w:rPr>
        <w:t>Data Storage Volume and Growth</w:t>
      </w:r>
    </w:p>
    <w:p w14:paraId="1A8ECC88" w14:textId="77777777" w:rsidR="00715820" w:rsidRPr="00715820" w:rsidRDefault="00715820" w:rsidP="00C502EB">
      <w:pPr>
        <w:pStyle w:val="BodyText2"/>
        <w:numPr>
          <w:ilvl w:val="0"/>
          <w:numId w:val="11"/>
        </w:numPr>
        <w:tabs>
          <w:tab w:val="clear" w:pos="360"/>
          <w:tab w:val="num" w:pos="900"/>
        </w:tabs>
        <w:spacing w:after="0" w:line="360" w:lineRule="auto"/>
        <w:ind w:left="900" w:hanging="360"/>
        <w:jc w:val="both"/>
        <w:rPr>
          <w:sz w:val="24"/>
          <w:szCs w:val="24"/>
        </w:rPr>
      </w:pPr>
      <w:r w:rsidRPr="00715820">
        <w:rPr>
          <w:sz w:val="24"/>
          <w:szCs w:val="24"/>
        </w:rPr>
        <w:t xml:space="preserve">Server Disk Storage Requirement </w:t>
      </w:r>
    </w:p>
    <w:p w14:paraId="07AA2B61" w14:textId="2D76D3C8" w:rsidR="00715820" w:rsidRDefault="00715820" w:rsidP="00C502EB">
      <w:pPr>
        <w:pStyle w:val="BodyText2"/>
        <w:numPr>
          <w:ilvl w:val="0"/>
          <w:numId w:val="11"/>
        </w:numPr>
        <w:tabs>
          <w:tab w:val="clear" w:pos="360"/>
          <w:tab w:val="num" w:pos="900"/>
        </w:tabs>
        <w:spacing w:after="0" w:line="360" w:lineRule="auto"/>
        <w:ind w:left="900" w:hanging="360"/>
        <w:jc w:val="both"/>
        <w:rPr>
          <w:sz w:val="24"/>
          <w:szCs w:val="24"/>
        </w:rPr>
      </w:pPr>
      <w:r w:rsidRPr="00715820">
        <w:rPr>
          <w:sz w:val="24"/>
          <w:szCs w:val="24"/>
        </w:rPr>
        <w:t>Workstation Requirement</w:t>
      </w:r>
    </w:p>
    <w:p w14:paraId="42A766C3" w14:textId="77777777" w:rsidR="00BB0211" w:rsidRPr="00BB0211" w:rsidRDefault="00BB0211" w:rsidP="00BB290F">
      <w:pPr>
        <w:pStyle w:val="BodyText2"/>
        <w:tabs>
          <w:tab w:val="clear" w:pos="960"/>
          <w:tab w:val="num" w:pos="900"/>
        </w:tabs>
        <w:spacing w:after="0" w:line="360" w:lineRule="auto"/>
        <w:ind w:left="900" w:firstLine="0"/>
        <w:jc w:val="both"/>
        <w:rPr>
          <w:sz w:val="24"/>
          <w:szCs w:val="24"/>
        </w:rPr>
      </w:pPr>
    </w:p>
    <w:p w14:paraId="05BF8159" w14:textId="241F6D98" w:rsidR="00715820" w:rsidRPr="00BB0211" w:rsidRDefault="00715820" w:rsidP="00BB290F">
      <w:pPr>
        <w:pStyle w:val="Heading4"/>
        <w:spacing w:line="360" w:lineRule="auto"/>
        <w:rPr>
          <w:b/>
          <w:sz w:val="24"/>
          <w:szCs w:val="24"/>
          <w:lang w:eastAsia="zh-CN"/>
        </w:rPr>
      </w:pPr>
      <w:bookmarkStart w:id="36" w:name="_Toc92701750"/>
      <w:r w:rsidRPr="00BB0211">
        <w:rPr>
          <w:b/>
          <w:sz w:val="24"/>
          <w:szCs w:val="24"/>
          <w:lang w:eastAsia="zh-CN"/>
        </w:rPr>
        <w:t>General Assumptions</w:t>
      </w:r>
      <w:bookmarkEnd w:id="36"/>
    </w:p>
    <w:p w14:paraId="3E6740E8" w14:textId="047F1B3D" w:rsidR="00715820" w:rsidRPr="00715820" w:rsidRDefault="00715820" w:rsidP="00BB290F">
      <w:pPr>
        <w:spacing w:line="360" w:lineRule="auto"/>
        <w:ind w:left="0" w:firstLine="0"/>
        <w:jc w:val="both"/>
        <w:rPr>
          <w:sz w:val="24"/>
          <w:szCs w:val="24"/>
        </w:rPr>
      </w:pPr>
      <w:r w:rsidRPr="00715820">
        <w:rPr>
          <w:sz w:val="24"/>
          <w:szCs w:val="24"/>
        </w:rPr>
        <w:t>The calculations of the sizing of DMS were based on the following assumptions:</w:t>
      </w:r>
    </w:p>
    <w:p w14:paraId="1A31E803" w14:textId="70FBD2D7" w:rsidR="00715820" w:rsidRPr="00715820" w:rsidRDefault="00715820" w:rsidP="00C502EB">
      <w:pPr>
        <w:pStyle w:val="BodyText2"/>
        <w:numPr>
          <w:ilvl w:val="0"/>
          <w:numId w:val="11"/>
        </w:numPr>
        <w:tabs>
          <w:tab w:val="clear" w:pos="360"/>
          <w:tab w:val="num" w:pos="900"/>
        </w:tabs>
        <w:spacing w:after="0" w:line="360" w:lineRule="auto"/>
        <w:ind w:left="900" w:hanging="360"/>
        <w:jc w:val="both"/>
        <w:rPr>
          <w:sz w:val="24"/>
          <w:szCs w:val="24"/>
        </w:rPr>
      </w:pPr>
      <w:r w:rsidRPr="00715820">
        <w:rPr>
          <w:sz w:val="24"/>
          <w:szCs w:val="24"/>
        </w:rPr>
        <w:t xml:space="preserve">The </w:t>
      </w:r>
      <w:r w:rsidR="00EE5E62">
        <w:rPr>
          <w:sz w:val="24"/>
          <w:szCs w:val="24"/>
        </w:rPr>
        <w:t xml:space="preserve">enhanced </w:t>
      </w:r>
      <w:r w:rsidRPr="00715820">
        <w:rPr>
          <w:sz w:val="24"/>
          <w:szCs w:val="24"/>
        </w:rPr>
        <w:t xml:space="preserve">system is assumed to be in operation starting from the </w:t>
      </w:r>
      <w:r w:rsidR="00EE5E62">
        <w:rPr>
          <w:sz w:val="24"/>
          <w:szCs w:val="24"/>
        </w:rPr>
        <w:t>beginning</w:t>
      </w:r>
      <w:r w:rsidRPr="00715820">
        <w:rPr>
          <w:sz w:val="24"/>
          <w:szCs w:val="24"/>
        </w:rPr>
        <w:t xml:space="preserve"> of </w:t>
      </w:r>
      <w:r w:rsidR="00EE5E62">
        <w:rPr>
          <w:sz w:val="24"/>
          <w:szCs w:val="24"/>
        </w:rPr>
        <w:t>the year 202</w:t>
      </w:r>
      <w:r w:rsidRPr="00715820">
        <w:rPr>
          <w:sz w:val="24"/>
          <w:szCs w:val="24"/>
        </w:rPr>
        <w:t xml:space="preserve">2. The period from the </w:t>
      </w:r>
      <w:r w:rsidR="00EE5E62">
        <w:rPr>
          <w:sz w:val="24"/>
          <w:szCs w:val="24"/>
        </w:rPr>
        <w:t>beginning</w:t>
      </w:r>
      <w:r w:rsidRPr="00715820">
        <w:rPr>
          <w:sz w:val="24"/>
          <w:szCs w:val="24"/>
        </w:rPr>
        <w:t xml:space="preserve"> of </w:t>
      </w:r>
      <w:r w:rsidR="00EE5E62">
        <w:rPr>
          <w:sz w:val="24"/>
          <w:szCs w:val="24"/>
        </w:rPr>
        <w:t>the year 202</w:t>
      </w:r>
      <w:r w:rsidRPr="00715820">
        <w:rPr>
          <w:sz w:val="24"/>
          <w:szCs w:val="24"/>
        </w:rPr>
        <w:t>2 to the end of 20</w:t>
      </w:r>
      <w:r w:rsidR="00EE5E62">
        <w:rPr>
          <w:sz w:val="24"/>
          <w:szCs w:val="24"/>
        </w:rPr>
        <w:t>22</w:t>
      </w:r>
      <w:r w:rsidRPr="00715820">
        <w:rPr>
          <w:sz w:val="24"/>
          <w:szCs w:val="24"/>
        </w:rPr>
        <w:t xml:space="preserve"> is regarded as Production Year 0. </w:t>
      </w:r>
    </w:p>
    <w:p w14:paraId="079E8BDE" w14:textId="781E7804" w:rsidR="00715820" w:rsidRPr="00715820" w:rsidRDefault="00715820" w:rsidP="00C502EB">
      <w:pPr>
        <w:pStyle w:val="BodyText2"/>
        <w:numPr>
          <w:ilvl w:val="0"/>
          <w:numId w:val="11"/>
        </w:numPr>
        <w:tabs>
          <w:tab w:val="clear" w:pos="360"/>
          <w:tab w:val="num" w:pos="900"/>
        </w:tabs>
        <w:spacing w:after="0" w:line="360" w:lineRule="auto"/>
        <w:ind w:left="900" w:hanging="360"/>
        <w:jc w:val="both"/>
        <w:rPr>
          <w:sz w:val="24"/>
          <w:szCs w:val="24"/>
        </w:rPr>
      </w:pPr>
      <w:r w:rsidRPr="00715820">
        <w:rPr>
          <w:sz w:val="24"/>
          <w:szCs w:val="24"/>
        </w:rPr>
        <w:lastRenderedPageBreak/>
        <w:t>The sizing results will cater for a projected growth of the system in the subsequent 7 calendar years after Y0. Peak loading is taken into consideration for sizing on CPU computing power, server memory, disk size, and network bandwidth.</w:t>
      </w:r>
    </w:p>
    <w:p w14:paraId="1DBCFED2" w14:textId="77777777" w:rsidR="00BB290F" w:rsidRDefault="00715820" w:rsidP="00C502EB">
      <w:pPr>
        <w:pStyle w:val="BodyText2"/>
        <w:numPr>
          <w:ilvl w:val="0"/>
          <w:numId w:val="11"/>
        </w:numPr>
        <w:tabs>
          <w:tab w:val="clear" w:pos="360"/>
          <w:tab w:val="num" w:pos="900"/>
        </w:tabs>
        <w:spacing w:after="0" w:line="360" w:lineRule="auto"/>
        <w:ind w:left="900" w:hanging="360"/>
        <w:jc w:val="both"/>
        <w:rPr>
          <w:sz w:val="24"/>
          <w:szCs w:val="24"/>
        </w:rPr>
      </w:pPr>
      <w:r w:rsidRPr="00715820">
        <w:rPr>
          <w:sz w:val="24"/>
          <w:szCs w:val="24"/>
        </w:rPr>
        <w:t>For date and time calculation, the following conversion factors will be used:</w:t>
      </w:r>
    </w:p>
    <w:p w14:paraId="099524F9" w14:textId="768882EC" w:rsidR="00715820" w:rsidRPr="00BB290F" w:rsidRDefault="00715820" w:rsidP="00C502EB">
      <w:pPr>
        <w:pStyle w:val="BodyText2"/>
        <w:numPr>
          <w:ilvl w:val="1"/>
          <w:numId w:val="11"/>
        </w:numPr>
        <w:spacing w:after="0" w:line="360" w:lineRule="auto"/>
        <w:jc w:val="both"/>
        <w:rPr>
          <w:sz w:val="24"/>
          <w:szCs w:val="24"/>
        </w:rPr>
      </w:pPr>
      <w:r w:rsidRPr="00BB290F">
        <w:rPr>
          <w:sz w:val="24"/>
          <w:szCs w:val="24"/>
        </w:rPr>
        <w:t>1 day = 7.5 working hours;</w:t>
      </w:r>
    </w:p>
    <w:p w14:paraId="39B82BB7" w14:textId="57310D6B" w:rsidR="00715820" w:rsidRPr="00715820" w:rsidRDefault="00715820" w:rsidP="00C502EB">
      <w:pPr>
        <w:pStyle w:val="BodyText2"/>
        <w:numPr>
          <w:ilvl w:val="1"/>
          <w:numId w:val="11"/>
        </w:numPr>
        <w:spacing w:after="0" w:line="360" w:lineRule="auto"/>
        <w:jc w:val="both"/>
        <w:rPr>
          <w:sz w:val="24"/>
          <w:szCs w:val="24"/>
        </w:rPr>
      </w:pPr>
      <w:r w:rsidRPr="00715820">
        <w:rPr>
          <w:sz w:val="24"/>
          <w:szCs w:val="24"/>
        </w:rPr>
        <w:t>1 month = 22.5 working days;</w:t>
      </w:r>
    </w:p>
    <w:p w14:paraId="6971DB5A" w14:textId="462010CB" w:rsidR="00715820" w:rsidRPr="00715820" w:rsidRDefault="00715820" w:rsidP="00C502EB">
      <w:pPr>
        <w:pStyle w:val="BodyText2"/>
        <w:numPr>
          <w:ilvl w:val="1"/>
          <w:numId w:val="11"/>
        </w:numPr>
        <w:spacing w:after="0" w:line="360" w:lineRule="auto"/>
        <w:jc w:val="both"/>
        <w:rPr>
          <w:sz w:val="24"/>
          <w:szCs w:val="24"/>
        </w:rPr>
      </w:pPr>
      <w:r w:rsidRPr="00715820">
        <w:rPr>
          <w:sz w:val="24"/>
          <w:szCs w:val="24"/>
        </w:rPr>
        <w:t>1 year = 12 months = 270 working days.</w:t>
      </w:r>
    </w:p>
    <w:p w14:paraId="4B3E4622" w14:textId="0CD6C013" w:rsidR="00BB0211" w:rsidRPr="00BE72BC" w:rsidRDefault="00715820" w:rsidP="00C502EB">
      <w:pPr>
        <w:pStyle w:val="BodyText2"/>
        <w:numPr>
          <w:ilvl w:val="0"/>
          <w:numId w:val="11"/>
        </w:numPr>
        <w:tabs>
          <w:tab w:val="clear" w:pos="360"/>
          <w:tab w:val="num" w:pos="900"/>
        </w:tabs>
        <w:spacing w:after="0" w:line="360" w:lineRule="auto"/>
        <w:ind w:left="900" w:hanging="360"/>
        <w:jc w:val="both"/>
        <w:rPr>
          <w:sz w:val="24"/>
        </w:rPr>
      </w:pPr>
      <w:r w:rsidRPr="00715820">
        <w:rPr>
          <w:sz w:val="24"/>
          <w:szCs w:val="24"/>
        </w:rPr>
        <w:t xml:space="preserve">The regular operating hours of the system for </w:t>
      </w:r>
      <w:r w:rsidR="00D5359F">
        <w:rPr>
          <w:sz w:val="24"/>
          <w:szCs w:val="24"/>
        </w:rPr>
        <w:t>EMSD users will be 8:30-17:30 f</w:t>
      </w:r>
      <w:r w:rsidRPr="00715820">
        <w:rPr>
          <w:sz w:val="24"/>
          <w:szCs w:val="24"/>
        </w:rPr>
        <w:t>r</w:t>
      </w:r>
      <w:r w:rsidR="00D5359F">
        <w:rPr>
          <w:sz w:val="24"/>
          <w:szCs w:val="24"/>
        </w:rPr>
        <w:t>om</w:t>
      </w:r>
      <w:r w:rsidRPr="00715820">
        <w:rPr>
          <w:sz w:val="24"/>
          <w:szCs w:val="24"/>
        </w:rPr>
        <w:t xml:space="preserve"> Monday to Friday. Batch jobs will be run after prime office hours within a window of 8 hours.</w:t>
      </w:r>
    </w:p>
    <w:p w14:paraId="7B4FEBD6" w14:textId="7C09F663" w:rsidR="00BB0211" w:rsidRDefault="00BB0211" w:rsidP="00BB290F">
      <w:pPr>
        <w:pStyle w:val="Heading4"/>
        <w:pageBreakBefore/>
        <w:spacing w:line="360" w:lineRule="auto"/>
        <w:ind w:left="403" w:hanging="403"/>
        <w:rPr>
          <w:b/>
          <w:sz w:val="24"/>
          <w:szCs w:val="24"/>
          <w:lang w:eastAsia="zh-CN"/>
        </w:rPr>
      </w:pPr>
      <w:bookmarkStart w:id="37" w:name="_Toc92701751"/>
      <w:r w:rsidRPr="00BB0211">
        <w:rPr>
          <w:b/>
          <w:sz w:val="24"/>
          <w:szCs w:val="24"/>
          <w:lang w:eastAsia="zh-CN"/>
        </w:rPr>
        <w:lastRenderedPageBreak/>
        <w:t>Re</w:t>
      </w:r>
      <w:r>
        <w:rPr>
          <w:b/>
          <w:sz w:val="24"/>
          <w:szCs w:val="24"/>
          <w:lang w:eastAsia="zh-CN"/>
        </w:rPr>
        <w:t>gistrations &amp; Submissions Related Assumptions</w:t>
      </w:r>
      <w:bookmarkEnd w:id="37"/>
    </w:p>
    <w:p w14:paraId="59E064E8" w14:textId="3265C9CF" w:rsidR="00BB0211" w:rsidRDefault="00BB0211" w:rsidP="00BB290F">
      <w:pPr>
        <w:spacing w:line="360" w:lineRule="auto"/>
        <w:ind w:left="0" w:firstLine="0"/>
        <w:jc w:val="both"/>
        <w:rPr>
          <w:sz w:val="24"/>
          <w:szCs w:val="24"/>
        </w:rPr>
      </w:pPr>
      <w:r w:rsidRPr="00BB0211">
        <w:rPr>
          <w:sz w:val="24"/>
          <w:szCs w:val="24"/>
        </w:rPr>
        <w:t>It is anticipated that there will be around 500 REA registrations, 600 COCR submissions and 1,400 FOC submissions per year.</w:t>
      </w:r>
    </w:p>
    <w:p w14:paraId="108C036F" w14:textId="40AC1B2D" w:rsidR="00BB0211" w:rsidRDefault="00BB0211" w:rsidP="00C502EB">
      <w:pPr>
        <w:pStyle w:val="BodyText2"/>
        <w:numPr>
          <w:ilvl w:val="0"/>
          <w:numId w:val="11"/>
        </w:numPr>
        <w:spacing w:after="0" w:line="360" w:lineRule="auto"/>
        <w:jc w:val="both"/>
        <w:rPr>
          <w:sz w:val="24"/>
          <w:szCs w:val="24"/>
        </w:rPr>
      </w:pPr>
      <w:r w:rsidRPr="00BB0211">
        <w:rPr>
          <w:sz w:val="24"/>
          <w:szCs w:val="24"/>
        </w:rPr>
        <w:t>Based on the schedule 5 of the Ordinance, the first energy audit for buildings without COCR shall be carried out as below:</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47"/>
        <w:gridCol w:w="5025"/>
      </w:tblGrid>
      <w:tr w:rsidR="00BB0211" w:rsidRPr="00B54B54" w14:paraId="5BF91153" w14:textId="77777777" w:rsidTr="00114DD2">
        <w:trPr>
          <w:trHeight w:val="593"/>
        </w:trPr>
        <w:tc>
          <w:tcPr>
            <w:tcW w:w="4047" w:type="dxa"/>
            <w:shd w:val="clear" w:color="auto" w:fill="auto"/>
          </w:tcPr>
          <w:p w14:paraId="54262161" w14:textId="03D9FFA3" w:rsidR="00BB0211" w:rsidRPr="005E0086" w:rsidRDefault="00BB0211" w:rsidP="00BB290F">
            <w:pPr>
              <w:spacing w:line="360" w:lineRule="auto"/>
              <w:ind w:left="0" w:firstLine="0"/>
              <w:jc w:val="center"/>
              <w:rPr>
                <w:b/>
                <w:sz w:val="24"/>
                <w:szCs w:val="24"/>
              </w:rPr>
            </w:pPr>
            <w:r w:rsidRPr="005E0086">
              <w:rPr>
                <w:b/>
                <w:sz w:val="24"/>
                <w:szCs w:val="24"/>
              </w:rPr>
              <w:t>Date of issue of occupatio</w:t>
            </w:r>
            <w:r w:rsidR="005E0086" w:rsidRPr="005E0086">
              <w:rPr>
                <w:b/>
                <w:sz w:val="24"/>
                <w:szCs w:val="24"/>
              </w:rPr>
              <w:t xml:space="preserve">n approval in </w:t>
            </w:r>
            <w:r w:rsidRPr="005E0086">
              <w:rPr>
                <w:b/>
                <w:sz w:val="24"/>
                <w:szCs w:val="24"/>
              </w:rPr>
              <w:t>respect of the building</w:t>
            </w:r>
          </w:p>
        </w:tc>
        <w:tc>
          <w:tcPr>
            <w:tcW w:w="5025" w:type="dxa"/>
            <w:shd w:val="clear" w:color="auto" w:fill="auto"/>
          </w:tcPr>
          <w:p w14:paraId="55DB5FDA" w14:textId="77777777" w:rsidR="00BB0211" w:rsidRPr="005E0086" w:rsidRDefault="00BB0211" w:rsidP="00BB290F">
            <w:pPr>
              <w:spacing w:line="360" w:lineRule="auto"/>
              <w:ind w:left="0" w:firstLine="0"/>
              <w:jc w:val="center"/>
              <w:rPr>
                <w:b/>
                <w:sz w:val="24"/>
                <w:szCs w:val="24"/>
              </w:rPr>
            </w:pPr>
            <w:r w:rsidRPr="005E0086">
              <w:rPr>
                <w:b/>
                <w:sz w:val="24"/>
                <w:szCs w:val="24"/>
              </w:rPr>
              <w:t>Period within which the first energy audit must be carried out</w:t>
            </w:r>
          </w:p>
        </w:tc>
      </w:tr>
      <w:tr w:rsidR="00BB0211" w:rsidRPr="00B54B54" w14:paraId="54B344FE" w14:textId="77777777" w:rsidTr="00114DD2">
        <w:tc>
          <w:tcPr>
            <w:tcW w:w="4047" w:type="dxa"/>
            <w:shd w:val="clear" w:color="auto" w:fill="auto"/>
          </w:tcPr>
          <w:p w14:paraId="7D1A82E7" w14:textId="77777777" w:rsidR="00BB0211" w:rsidRPr="005E0086" w:rsidRDefault="00BB0211" w:rsidP="00BB290F">
            <w:pPr>
              <w:spacing w:line="360" w:lineRule="auto"/>
              <w:ind w:left="0" w:firstLine="0"/>
              <w:jc w:val="both"/>
              <w:rPr>
                <w:sz w:val="24"/>
                <w:szCs w:val="24"/>
              </w:rPr>
            </w:pPr>
            <w:r w:rsidRPr="005E0086">
              <w:rPr>
                <w:sz w:val="24"/>
                <w:szCs w:val="24"/>
              </w:rPr>
              <w:t>On or after 1 January 1988</w:t>
            </w:r>
          </w:p>
        </w:tc>
        <w:tc>
          <w:tcPr>
            <w:tcW w:w="5025" w:type="dxa"/>
            <w:shd w:val="clear" w:color="auto" w:fill="auto"/>
          </w:tcPr>
          <w:p w14:paraId="7D1CCB61" w14:textId="77777777" w:rsidR="00BB0211" w:rsidRPr="005E0086" w:rsidRDefault="00BB0211" w:rsidP="00BB290F">
            <w:pPr>
              <w:spacing w:line="360" w:lineRule="auto"/>
              <w:ind w:left="0" w:firstLine="0"/>
              <w:jc w:val="both"/>
              <w:rPr>
                <w:sz w:val="24"/>
                <w:szCs w:val="24"/>
              </w:rPr>
            </w:pPr>
            <w:r w:rsidRPr="005E0086">
              <w:rPr>
                <w:sz w:val="24"/>
                <w:szCs w:val="24"/>
              </w:rPr>
              <w:t>12 months from the commencement of Part 4 of the Ordinance</w:t>
            </w:r>
          </w:p>
        </w:tc>
      </w:tr>
      <w:tr w:rsidR="00BB0211" w:rsidRPr="00B54B54" w14:paraId="65F8EE5E" w14:textId="77777777" w:rsidTr="00114DD2">
        <w:tc>
          <w:tcPr>
            <w:tcW w:w="4047" w:type="dxa"/>
            <w:shd w:val="clear" w:color="auto" w:fill="auto"/>
          </w:tcPr>
          <w:p w14:paraId="7C6AAEBE" w14:textId="77777777" w:rsidR="00BB0211" w:rsidRPr="005E0086" w:rsidRDefault="00BB0211" w:rsidP="00BB290F">
            <w:pPr>
              <w:spacing w:line="360" w:lineRule="auto"/>
              <w:ind w:left="0" w:firstLine="0"/>
              <w:jc w:val="both"/>
              <w:rPr>
                <w:sz w:val="24"/>
                <w:szCs w:val="24"/>
              </w:rPr>
            </w:pPr>
            <w:r w:rsidRPr="005E0086">
              <w:rPr>
                <w:sz w:val="24"/>
                <w:szCs w:val="24"/>
              </w:rPr>
              <w:t>After 31 December 1977 but before 1 January 1988</w:t>
            </w:r>
          </w:p>
        </w:tc>
        <w:tc>
          <w:tcPr>
            <w:tcW w:w="5025" w:type="dxa"/>
            <w:shd w:val="clear" w:color="auto" w:fill="auto"/>
          </w:tcPr>
          <w:p w14:paraId="23BEB380" w14:textId="77777777" w:rsidR="00BB0211" w:rsidRPr="005E0086" w:rsidRDefault="00BB0211" w:rsidP="00BB290F">
            <w:pPr>
              <w:spacing w:line="360" w:lineRule="auto"/>
              <w:ind w:left="0" w:firstLine="0"/>
              <w:jc w:val="both"/>
              <w:rPr>
                <w:sz w:val="24"/>
                <w:szCs w:val="24"/>
              </w:rPr>
            </w:pPr>
            <w:r w:rsidRPr="005E0086">
              <w:rPr>
                <w:sz w:val="24"/>
                <w:szCs w:val="24"/>
              </w:rPr>
              <w:t>24 months from the commencement of Part 4 of the Ordinance</w:t>
            </w:r>
          </w:p>
        </w:tc>
      </w:tr>
      <w:tr w:rsidR="00BB0211" w:rsidRPr="00B54B54" w14:paraId="7591A714" w14:textId="77777777" w:rsidTr="00114DD2">
        <w:tc>
          <w:tcPr>
            <w:tcW w:w="4047" w:type="dxa"/>
            <w:shd w:val="clear" w:color="auto" w:fill="auto"/>
          </w:tcPr>
          <w:p w14:paraId="19DD872F" w14:textId="77777777" w:rsidR="00BB0211" w:rsidRPr="005E0086" w:rsidRDefault="00BB0211" w:rsidP="00BB290F">
            <w:pPr>
              <w:spacing w:line="360" w:lineRule="auto"/>
              <w:ind w:left="0" w:firstLine="0"/>
              <w:jc w:val="both"/>
              <w:rPr>
                <w:sz w:val="24"/>
                <w:szCs w:val="24"/>
              </w:rPr>
            </w:pPr>
            <w:r w:rsidRPr="005E0086">
              <w:rPr>
                <w:sz w:val="24"/>
                <w:szCs w:val="24"/>
              </w:rPr>
              <w:t>After 31 December 1969 but before 1 January 1978</w:t>
            </w:r>
          </w:p>
        </w:tc>
        <w:tc>
          <w:tcPr>
            <w:tcW w:w="5025" w:type="dxa"/>
            <w:shd w:val="clear" w:color="auto" w:fill="auto"/>
          </w:tcPr>
          <w:p w14:paraId="6297D34A" w14:textId="77777777" w:rsidR="00BB0211" w:rsidRPr="005E0086" w:rsidRDefault="00BB0211" w:rsidP="00BB290F">
            <w:pPr>
              <w:spacing w:line="360" w:lineRule="auto"/>
              <w:ind w:left="0" w:firstLine="0"/>
              <w:jc w:val="both"/>
              <w:rPr>
                <w:sz w:val="24"/>
                <w:szCs w:val="24"/>
              </w:rPr>
            </w:pPr>
            <w:r w:rsidRPr="005E0086">
              <w:rPr>
                <w:sz w:val="24"/>
                <w:szCs w:val="24"/>
              </w:rPr>
              <w:t>36 months from the commencement of Part 4 of the Ordinance</w:t>
            </w:r>
          </w:p>
        </w:tc>
      </w:tr>
      <w:tr w:rsidR="00BB0211" w:rsidRPr="00B54B54" w14:paraId="3E27D3BA" w14:textId="77777777" w:rsidTr="00114DD2">
        <w:tc>
          <w:tcPr>
            <w:tcW w:w="4047" w:type="dxa"/>
            <w:shd w:val="clear" w:color="auto" w:fill="auto"/>
          </w:tcPr>
          <w:p w14:paraId="6FC3AB5D" w14:textId="77777777" w:rsidR="00BB0211" w:rsidRPr="005E0086" w:rsidRDefault="00BB0211" w:rsidP="00BB290F">
            <w:pPr>
              <w:spacing w:line="360" w:lineRule="auto"/>
              <w:ind w:left="0" w:firstLine="0"/>
              <w:jc w:val="both"/>
              <w:rPr>
                <w:sz w:val="24"/>
                <w:szCs w:val="24"/>
              </w:rPr>
            </w:pPr>
            <w:r w:rsidRPr="005E0086">
              <w:rPr>
                <w:sz w:val="24"/>
                <w:szCs w:val="24"/>
              </w:rPr>
              <w:t>On or before 31 December 1969</w:t>
            </w:r>
          </w:p>
        </w:tc>
        <w:tc>
          <w:tcPr>
            <w:tcW w:w="5025" w:type="dxa"/>
            <w:shd w:val="clear" w:color="auto" w:fill="auto"/>
          </w:tcPr>
          <w:p w14:paraId="40920DCA" w14:textId="77777777" w:rsidR="00BB0211" w:rsidRPr="005E0086" w:rsidRDefault="00BB0211" w:rsidP="00BB290F">
            <w:pPr>
              <w:spacing w:line="360" w:lineRule="auto"/>
              <w:ind w:left="0" w:firstLine="0"/>
              <w:jc w:val="both"/>
              <w:rPr>
                <w:sz w:val="24"/>
                <w:szCs w:val="24"/>
              </w:rPr>
            </w:pPr>
            <w:r w:rsidRPr="005E0086">
              <w:rPr>
                <w:sz w:val="24"/>
                <w:szCs w:val="24"/>
              </w:rPr>
              <w:t>48 months from the commencement of Part 4 of the Ordinance</w:t>
            </w:r>
          </w:p>
        </w:tc>
      </w:tr>
    </w:tbl>
    <w:p w14:paraId="1E616F72" w14:textId="77777777" w:rsidR="006E4FD0" w:rsidRDefault="006E4FD0" w:rsidP="006E4FD0">
      <w:pPr>
        <w:pStyle w:val="BodyText2"/>
        <w:tabs>
          <w:tab w:val="clear" w:pos="960"/>
          <w:tab w:val="clear" w:pos="1000"/>
          <w:tab w:val="num" w:pos="1080"/>
        </w:tabs>
        <w:spacing w:after="0" w:line="360" w:lineRule="auto"/>
        <w:ind w:left="1080" w:firstLine="0"/>
        <w:jc w:val="both"/>
        <w:rPr>
          <w:sz w:val="24"/>
        </w:rPr>
      </w:pPr>
    </w:p>
    <w:p w14:paraId="035477F9" w14:textId="0F5EA663" w:rsidR="00BB0211" w:rsidRPr="00BB0211" w:rsidRDefault="00BB0211" w:rsidP="00C502EB">
      <w:pPr>
        <w:pStyle w:val="BodyText2"/>
        <w:numPr>
          <w:ilvl w:val="0"/>
          <w:numId w:val="11"/>
        </w:numPr>
        <w:spacing w:after="0" w:line="360" w:lineRule="auto"/>
        <w:jc w:val="both"/>
        <w:rPr>
          <w:sz w:val="24"/>
        </w:rPr>
      </w:pPr>
      <w:r w:rsidRPr="00BB0211">
        <w:rPr>
          <w:sz w:val="24"/>
        </w:rPr>
        <w:t>Each processing case for REA will have an average of 4 documents that may include:</w:t>
      </w:r>
    </w:p>
    <w:p w14:paraId="1D979D6B" w14:textId="36EF2024" w:rsidR="005E0086" w:rsidRPr="00E24A88" w:rsidRDefault="00BB0211" w:rsidP="00C502EB">
      <w:pPr>
        <w:pStyle w:val="BodyText2"/>
        <w:numPr>
          <w:ilvl w:val="1"/>
          <w:numId w:val="11"/>
        </w:numPr>
        <w:spacing w:after="0" w:line="360" w:lineRule="auto"/>
        <w:jc w:val="both"/>
        <w:rPr>
          <w:sz w:val="24"/>
        </w:rPr>
      </w:pPr>
      <w:r w:rsidRPr="00BB0211">
        <w:rPr>
          <w:sz w:val="24"/>
        </w:rPr>
        <w:t>Completed specified form EA1 (for New Application for Registration as a Registered Energy Assessor, Renewal application or Change of particulars), EA2 (for Application for Duplicate of Certificate of Registration - Registered Energy Assessor) or EA3 (for New Application for Registration as a Registered Energy Assessor or Change of particulars by public officer);</w:t>
      </w:r>
    </w:p>
    <w:p w14:paraId="28622660" w14:textId="081741FD" w:rsidR="00BB0211" w:rsidRPr="005E0086" w:rsidRDefault="00BB0211" w:rsidP="00C502EB">
      <w:pPr>
        <w:pStyle w:val="BodyText2"/>
        <w:numPr>
          <w:ilvl w:val="1"/>
          <w:numId w:val="11"/>
        </w:numPr>
        <w:spacing w:after="0" w:line="360" w:lineRule="auto"/>
        <w:jc w:val="both"/>
        <w:rPr>
          <w:sz w:val="24"/>
        </w:rPr>
      </w:pPr>
      <w:r w:rsidRPr="005E0086">
        <w:rPr>
          <w:sz w:val="24"/>
        </w:rPr>
        <w:t>Documentary proofs of relevant practical experience;</w:t>
      </w:r>
    </w:p>
    <w:p w14:paraId="5866F3C9" w14:textId="4B67D426" w:rsidR="00BB0211" w:rsidRPr="00BB0211" w:rsidRDefault="00BB0211" w:rsidP="00C502EB">
      <w:pPr>
        <w:pStyle w:val="BodyText2"/>
        <w:numPr>
          <w:ilvl w:val="1"/>
          <w:numId w:val="11"/>
        </w:numPr>
        <w:spacing w:after="0" w:line="360" w:lineRule="auto"/>
        <w:jc w:val="both"/>
        <w:rPr>
          <w:sz w:val="24"/>
        </w:rPr>
      </w:pPr>
      <w:r w:rsidRPr="00BB0211">
        <w:rPr>
          <w:sz w:val="24"/>
        </w:rPr>
        <w:t>Documentary proofs to substantiate professional qualifications and the qualified discipline of the applicant;</w:t>
      </w:r>
    </w:p>
    <w:p w14:paraId="00A347BB" w14:textId="69429A46" w:rsidR="00BB0211" w:rsidRPr="00BB0211" w:rsidRDefault="00BB0211" w:rsidP="00C502EB">
      <w:pPr>
        <w:pStyle w:val="BodyText2"/>
        <w:numPr>
          <w:ilvl w:val="1"/>
          <w:numId w:val="11"/>
        </w:numPr>
        <w:spacing w:after="0" w:line="360" w:lineRule="auto"/>
        <w:jc w:val="both"/>
        <w:rPr>
          <w:sz w:val="24"/>
        </w:rPr>
      </w:pPr>
      <w:r w:rsidRPr="00BB0211">
        <w:rPr>
          <w:sz w:val="24"/>
        </w:rPr>
        <w:t>Documentary proof of updated information related to the change of particulars;</w:t>
      </w:r>
    </w:p>
    <w:p w14:paraId="2A46A12A" w14:textId="777E39A7" w:rsidR="0023096C" w:rsidRPr="00114DD2" w:rsidRDefault="00BB0211" w:rsidP="00C502EB">
      <w:pPr>
        <w:pStyle w:val="BodyText2"/>
        <w:numPr>
          <w:ilvl w:val="1"/>
          <w:numId w:val="11"/>
        </w:numPr>
        <w:tabs>
          <w:tab w:val="clear" w:pos="1000"/>
        </w:tabs>
        <w:spacing w:after="0" w:line="360" w:lineRule="auto"/>
        <w:jc w:val="both"/>
        <w:rPr>
          <w:sz w:val="24"/>
        </w:rPr>
      </w:pPr>
      <w:r w:rsidRPr="00BB0211">
        <w:rPr>
          <w:sz w:val="24"/>
        </w:rPr>
        <w:t>Outgoing correspondence (e.g. letter of outstanding information, confirmation, etc</w:t>
      </w:r>
      <w:r w:rsidR="00E24A88">
        <w:rPr>
          <w:sz w:val="24"/>
        </w:rPr>
        <w:t>.</w:t>
      </w:r>
      <w:r w:rsidRPr="00BB0211">
        <w:rPr>
          <w:sz w:val="24"/>
        </w:rPr>
        <w:t>)</w:t>
      </w:r>
    </w:p>
    <w:p w14:paraId="082C8B22" w14:textId="218401B7" w:rsidR="00BB0211" w:rsidRPr="00BB0211" w:rsidRDefault="00BB0211" w:rsidP="00C502EB">
      <w:pPr>
        <w:pStyle w:val="BodyText2"/>
        <w:numPr>
          <w:ilvl w:val="0"/>
          <w:numId w:val="11"/>
        </w:numPr>
        <w:spacing w:after="0" w:line="360" w:lineRule="auto"/>
        <w:jc w:val="both"/>
        <w:rPr>
          <w:sz w:val="24"/>
        </w:rPr>
      </w:pPr>
      <w:r w:rsidRPr="00BB0211">
        <w:rPr>
          <w:sz w:val="24"/>
        </w:rPr>
        <w:lastRenderedPageBreak/>
        <w:t>Each processing case for COCR will have an average of 13 documents that may include:</w:t>
      </w:r>
    </w:p>
    <w:p w14:paraId="2FE24BB1" w14:textId="33F73FE6" w:rsidR="00BB0211" w:rsidRPr="00BB0211" w:rsidRDefault="00BB0211" w:rsidP="00C502EB">
      <w:pPr>
        <w:pStyle w:val="BodyText2"/>
        <w:numPr>
          <w:ilvl w:val="1"/>
          <w:numId w:val="11"/>
        </w:numPr>
        <w:spacing w:after="0" w:line="360" w:lineRule="auto"/>
        <w:jc w:val="both"/>
        <w:rPr>
          <w:sz w:val="24"/>
        </w:rPr>
      </w:pPr>
      <w:r w:rsidRPr="00BB0211">
        <w:rPr>
          <w:sz w:val="24"/>
        </w:rPr>
        <w:t>Completed specified form EE1 (for Stage One Declaration)</w:t>
      </w:r>
    </w:p>
    <w:p w14:paraId="177E8734" w14:textId="1B1648C0" w:rsidR="00BB0211" w:rsidRPr="00BB0211" w:rsidRDefault="00BB0211" w:rsidP="00C502EB">
      <w:pPr>
        <w:pStyle w:val="BodyText2"/>
        <w:numPr>
          <w:ilvl w:val="1"/>
          <w:numId w:val="11"/>
        </w:numPr>
        <w:spacing w:after="0" w:line="360" w:lineRule="auto"/>
        <w:jc w:val="both"/>
        <w:rPr>
          <w:sz w:val="24"/>
        </w:rPr>
      </w:pPr>
      <w:r w:rsidRPr="00BB0211">
        <w:rPr>
          <w:sz w:val="24"/>
        </w:rPr>
        <w:t>Completed specified form EE2 (for Stage Two Declaration) or EE3 (for Renewal of Certificate of Compliance Registration);</w:t>
      </w:r>
    </w:p>
    <w:p w14:paraId="6C159311" w14:textId="40F1B814" w:rsidR="00BB0211" w:rsidRPr="00BB0211" w:rsidRDefault="00BB0211" w:rsidP="00C502EB">
      <w:pPr>
        <w:pStyle w:val="BodyText2"/>
        <w:numPr>
          <w:ilvl w:val="1"/>
          <w:numId w:val="11"/>
        </w:numPr>
        <w:spacing w:after="0" w:line="360" w:lineRule="auto"/>
        <w:jc w:val="both"/>
        <w:rPr>
          <w:sz w:val="24"/>
        </w:rPr>
      </w:pPr>
      <w:r w:rsidRPr="00BB0211">
        <w:rPr>
          <w:sz w:val="24"/>
        </w:rPr>
        <w:t>Completed form EE-SU (Supplementary Information Form);</w:t>
      </w:r>
    </w:p>
    <w:p w14:paraId="12B7EC13" w14:textId="142FB84D" w:rsidR="00BB0211" w:rsidRPr="00BB0211" w:rsidRDefault="00BB0211" w:rsidP="00C502EB">
      <w:pPr>
        <w:pStyle w:val="BodyText2"/>
        <w:numPr>
          <w:ilvl w:val="1"/>
          <w:numId w:val="11"/>
        </w:numPr>
        <w:spacing w:after="0" w:line="360" w:lineRule="auto"/>
        <w:jc w:val="both"/>
        <w:rPr>
          <w:sz w:val="24"/>
        </w:rPr>
      </w:pPr>
      <w:r w:rsidRPr="00BB0211">
        <w:rPr>
          <w:sz w:val="24"/>
        </w:rPr>
        <w:t>Completed forms for technical information sheet;</w:t>
      </w:r>
    </w:p>
    <w:p w14:paraId="34E85E8F" w14:textId="05BE1E12" w:rsidR="00BB0211" w:rsidRPr="00BB0211" w:rsidRDefault="00BB0211" w:rsidP="00C502EB">
      <w:pPr>
        <w:pStyle w:val="BodyText2"/>
        <w:numPr>
          <w:ilvl w:val="1"/>
          <w:numId w:val="11"/>
        </w:numPr>
        <w:spacing w:after="0" w:line="360" w:lineRule="auto"/>
        <w:jc w:val="both"/>
        <w:rPr>
          <w:sz w:val="24"/>
        </w:rPr>
      </w:pPr>
      <w:r w:rsidRPr="00BB0211">
        <w:rPr>
          <w:sz w:val="24"/>
        </w:rPr>
        <w:t>Developer’s HKID / company business registration certificate;</w:t>
      </w:r>
    </w:p>
    <w:p w14:paraId="51805CA1" w14:textId="69943F93" w:rsidR="00BB0211" w:rsidRPr="00BB0211" w:rsidRDefault="00BB0211" w:rsidP="00C502EB">
      <w:pPr>
        <w:pStyle w:val="BodyText2"/>
        <w:numPr>
          <w:ilvl w:val="1"/>
          <w:numId w:val="11"/>
        </w:numPr>
        <w:spacing w:after="0" w:line="360" w:lineRule="auto"/>
        <w:jc w:val="both"/>
        <w:rPr>
          <w:sz w:val="24"/>
        </w:rPr>
      </w:pPr>
      <w:r w:rsidRPr="00BB0211">
        <w:rPr>
          <w:sz w:val="24"/>
        </w:rPr>
        <w:t>Relevant documentary proof issued by the Land Registry to indicate the ownership and control of the land on which the relevant building is build or will be built;</w:t>
      </w:r>
    </w:p>
    <w:p w14:paraId="446E6DAC" w14:textId="7757DC97" w:rsidR="00BB0211" w:rsidRPr="00BB0211" w:rsidRDefault="00BB0211" w:rsidP="00C502EB">
      <w:pPr>
        <w:pStyle w:val="BodyText2"/>
        <w:numPr>
          <w:ilvl w:val="1"/>
          <w:numId w:val="11"/>
        </w:numPr>
        <w:spacing w:after="0" w:line="360" w:lineRule="auto"/>
        <w:jc w:val="both"/>
        <w:rPr>
          <w:sz w:val="24"/>
        </w:rPr>
      </w:pPr>
      <w:r w:rsidRPr="00BB0211">
        <w:rPr>
          <w:sz w:val="24"/>
        </w:rPr>
        <w:t>Owner’s HKID / company business registration certificate / Certificate of Registration issued by the Land Registry for the Incorporated Owners;</w:t>
      </w:r>
    </w:p>
    <w:p w14:paraId="5B722983" w14:textId="00B6862B" w:rsidR="00BB0211" w:rsidRPr="00BB0211" w:rsidRDefault="00BB0211" w:rsidP="00C502EB">
      <w:pPr>
        <w:pStyle w:val="BodyText2"/>
        <w:numPr>
          <w:ilvl w:val="1"/>
          <w:numId w:val="11"/>
        </w:numPr>
        <w:spacing w:after="0" w:line="360" w:lineRule="auto"/>
        <w:jc w:val="both"/>
        <w:rPr>
          <w:sz w:val="24"/>
        </w:rPr>
      </w:pPr>
      <w:r w:rsidRPr="00BB0211">
        <w:rPr>
          <w:sz w:val="24"/>
        </w:rPr>
        <w:t>Letter of authorization issued by the developer for the representative person;</w:t>
      </w:r>
    </w:p>
    <w:p w14:paraId="45AF721D" w14:textId="7545D617" w:rsidR="00BB0211" w:rsidRPr="00BB0211" w:rsidRDefault="00BB0211" w:rsidP="00C502EB">
      <w:pPr>
        <w:pStyle w:val="BodyText2"/>
        <w:numPr>
          <w:ilvl w:val="1"/>
          <w:numId w:val="11"/>
        </w:numPr>
        <w:spacing w:after="0" w:line="360" w:lineRule="auto"/>
        <w:jc w:val="both"/>
        <w:rPr>
          <w:sz w:val="24"/>
        </w:rPr>
      </w:pPr>
      <w:r w:rsidRPr="00BB0211">
        <w:rPr>
          <w:sz w:val="24"/>
        </w:rPr>
        <w:t>“Consent to the commencement of building works for superstructure construction of the building” issued by Building Authority or other Authorities;</w:t>
      </w:r>
    </w:p>
    <w:p w14:paraId="76B98F1C" w14:textId="13333296" w:rsidR="00BB0211" w:rsidRPr="00BB0211" w:rsidRDefault="00BB0211" w:rsidP="00C502EB">
      <w:pPr>
        <w:pStyle w:val="BodyText2"/>
        <w:numPr>
          <w:ilvl w:val="1"/>
          <w:numId w:val="11"/>
        </w:numPr>
        <w:spacing w:after="0" w:line="360" w:lineRule="auto"/>
        <w:jc w:val="both"/>
        <w:rPr>
          <w:sz w:val="24"/>
        </w:rPr>
      </w:pPr>
      <w:r w:rsidRPr="00BB0211">
        <w:rPr>
          <w:sz w:val="24"/>
        </w:rPr>
        <w:t>Site location plan / map in A3 size;</w:t>
      </w:r>
    </w:p>
    <w:p w14:paraId="47B41770" w14:textId="2E2857AB" w:rsidR="00BB0211" w:rsidRPr="00BB0211" w:rsidRDefault="00BB0211" w:rsidP="00C502EB">
      <w:pPr>
        <w:pStyle w:val="BodyText2"/>
        <w:numPr>
          <w:ilvl w:val="1"/>
          <w:numId w:val="11"/>
        </w:numPr>
        <w:spacing w:after="0" w:line="360" w:lineRule="auto"/>
        <w:jc w:val="both"/>
        <w:rPr>
          <w:sz w:val="24"/>
        </w:rPr>
      </w:pPr>
      <w:r w:rsidRPr="00BB0211">
        <w:rPr>
          <w:sz w:val="24"/>
        </w:rPr>
        <w:t>Schematic drawing;</w:t>
      </w:r>
    </w:p>
    <w:p w14:paraId="62F3FDAD" w14:textId="5CB81748" w:rsidR="00BB0211" w:rsidRPr="00BB0211" w:rsidRDefault="00BB0211" w:rsidP="00C502EB">
      <w:pPr>
        <w:pStyle w:val="BodyText2"/>
        <w:numPr>
          <w:ilvl w:val="1"/>
          <w:numId w:val="11"/>
        </w:numPr>
        <w:spacing w:after="0" w:line="360" w:lineRule="auto"/>
        <w:jc w:val="both"/>
        <w:rPr>
          <w:sz w:val="24"/>
        </w:rPr>
      </w:pPr>
      <w:r w:rsidRPr="00BB0211">
        <w:rPr>
          <w:sz w:val="24"/>
        </w:rPr>
        <w:t xml:space="preserve">Layout drawing; </w:t>
      </w:r>
    </w:p>
    <w:p w14:paraId="4557B575" w14:textId="1D620F08" w:rsidR="00BB0211" w:rsidRPr="00BB0211" w:rsidRDefault="00BB0211" w:rsidP="00C502EB">
      <w:pPr>
        <w:pStyle w:val="BodyText2"/>
        <w:numPr>
          <w:ilvl w:val="1"/>
          <w:numId w:val="11"/>
        </w:numPr>
        <w:spacing w:after="0" w:line="360" w:lineRule="auto"/>
        <w:jc w:val="both"/>
        <w:rPr>
          <w:sz w:val="24"/>
        </w:rPr>
      </w:pPr>
      <w:r w:rsidRPr="00BB0211">
        <w:rPr>
          <w:sz w:val="24"/>
        </w:rPr>
        <w:t>Relevant documentary proof of the owner holding the relevant building (e.g. Land Register or Certificate of Registration issued by Land Registry Department);</w:t>
      </w:r>
    </w:p>
    <w:p w14:paraId="50D91AA7" w14:textId="55E772A2" w:rsidR="00BB0211" w:rsidRPr="00BB0211" w:rsidRDefault="00BB0211" w:rsidP="00C502EB">
      <w:pPr>
        <w:pStyle w:val="BodyText2"/>
        <w:numPr>
          <w:ilvl w:val="1"/>
          <w:numId w:val="11"/>
        </w:numPr>
        <w:spacing w:after="0" w:line="360" w:lineRule="auto"/>
        <w:jc w:val="both"/>
        <w:rPr>
          <w:sz w:val="24"/>
        </w:rPr>
      </w:pPr>
      <w:r w:rsidRPr="00BB0211">
        <w:rPr>
          <w:sz w:val="24"/>
        </w:rPr>
        <w:t>Letter of authorization issued by the owner for the representative person;</w:t>
      </w:r>
    </w:p>
    <w:p w14:paraId="33E047A5" w14:textId="2B258AB1" w:rsidR="00BB0211" w:rsidRDefault="00BB0211" w:rsidP="00C502EB">
      <w:pPr>
        <w:pStyle w:val="BodyText2"/>
        <w:numPr>
          <w:ilvl w:val="1"/>
          <w:numId w:val="11"/>
        </w:numPr>
        <w:spacing w:after="0" w:line="360" w:lineRule="auto"/>
        <w:jc w:val="both"/>
        <w:rPr>
          <w:sz w:val="24"/>
        </w:rPr>
      </w:pPr>
      <w:r w:rsidRPr="00BB0211">
        <w:rPr>
          <w:sz w:val="24"/>
        </w:rPr>
        <w:t>Occupation approval issued by Building Authority or other Authorities;</w:t>
      </w:r>
    </w:p>
    <w:p w14:paraId="5CC21ED8" w14:textId="77777777" w:rsidR="0023096C" w:rsidRPr="00BB0211" w:rsidRDefault="0023096C" w:rsidP="0023096C">
      <w:pPr>
        <w:pStyle w:val="BodyText2"/>
        <w:tabs>
          <w:tab w:val="clear" w:pos="960"/>
        </w:tabs>
        <w:spacing w:after="0" w:line="360" w:lineRule="auto"/>
        <w:ind w:left="900" w:firstLine="0"/>
        <w:jc w:val="both"/>
        <w:rPr>
          <w:sz w:val="24"/>
        </w:rPr>
      </w:pPr>
    </w:p>
    <w:p w14:paraId="3E2949A7" w14:textId="5A4679F9" w:rsidR="00BB0211" w:rsidRPr="00BB0211" w:rsidRDefault="00BB0211" w:rsidP="00C502EB">
      <w:pPr>
        <w:pStyle w:val="BodyText2"/>
        <w:numPr>
          <w:ilvl w:val="0"/>
          <w:numId w:val="11"/>
        </w:numPr>
        <w:spacing w:after="0" w:line="360" w:lineRule="auto"/>
        <w:jc w:val="both"/>
        <w:rPr>
          <w:sz w:val="24"/>
        </w:rPr>
      </w:pPr>
      <w:r w:rsidRPr="00BB0211">
        <w:rPr>
          <w:sz w:val="24"/>
        </w:rPr>
        <w:t>Each processing case for FOC will have an average of 9 documents that may include:</w:t>
      </w:r>
    </w:p>
    <w:p w14:paraId="50FB54CC" w14:textId="66AFA4D9" w:rsidR="00BB0211" w:rsidRPr="00BB0211" w:rsidRDefault="00BB0211" w:rsidP="00C502EB">
      <w:pPr>
        <w:pStyle w:val="BodyText2"/>
        <w:numPr>
          <w:ilvl w:val="1"/>
          <w:numId w:val="11"/>
        </w:numPr>
        <w:spacing w:after="0" w:line="360" w:lineRule="auto"/>
        <w:jc w:val="both"/>
        <w:rPr>
          <w:sz w:val="24"/>
        </w:rPr>
      </w:pPr>
      <w:r w:rsidRPr="00BB0211">
        <w:rPr>
          <w:sz w:val="24"/>
        </w:rPr>
        <w:t>Completed specified form EE4 (Form of Compliance);</w:t>
      </w:r>
    </w:p>
    <w:p w14:paraId="54F0FABD" w14:textId="7B541403" w:rsidR="00BB0211" w:rsidRPr="00BB0211" w:rsidRDefault="00BB0211" w:rsidP="00C502EB">
      <w:pPr>
        <w:pStyle w:val="BodyText2"/>
        <w:numPr>
          <w:ilvl w:val="1"/>
          <w:numId w:val="11"/>
        </w:numPr>
        <w:spacing w:after="0" w:line="360" w:lineRule="auto"/>
        <w:jc w:val="both"/>
        <w:rPr>
          <w:sz w:val="24"/>
        </w:rPr>
      </w:pPr>
      <w:r w:rsidRPr="00BB0211">
        <w:rPr>
          <w:sz w:val="24"/>
        </w:rPr>
        <w:t>Completed form EE-SU (Supplementary Information Form);</w:t>
      </w:r>
    </w:p>
    <w:p w14:paraId="3BCFFC54" w14:textId="6390A89B" w:rsidR="00BB0211" w:rsidRPr="00BB0211" w:rsidRDefault="00BB0211" w:rsidP="00C502EB">
      <w:pPr>
        <w:pStyle w:val="BodyText2"/>
        <w:numPr>
          <w:ilvl w:val="1"/>
          <w:numId w:val="11"/>
        </w:numPr>
        <w:spacing w:after="0" w:line="360" w:lineRule="auto"/>
        <w:jc w:val="both"/>
        <w:rPr>
          <w:sz w:val="24"/>
        </w:rPr>
      </w:pPr>
      <w:r w:rsidRPr="00BB0211">
        <w:rPr>
          <w:sz w:val="24"/>
        </w:rPr>
        <w:lastRenderedPageBreak/>
        <w:t>Completed forms for technical information sheet;</w:t>
      </w:r>
    </w:p>
    <w:p w14:paraId="350FE9EC" w14:textId="3FA12357" w:rsidR="00BB0211" w:rsidRPr="00BB0211" w:rsidRDefault="00BB0211" w:rsidP="00C502EB">
      <w:pPr>
        <w:pStyle w:val="BodyText2"/>
        <w:numPr>
          <w:ilvl w:val="1"/>
          <w:numId w:val="11"/>
        </w:numPr>
        <w:spacing w:after="0" w:line="360" w:lineRule="auto"/>
        <w:jc w:val="both"/>
        <w:rPr>
          <w:sz w:val="24"/>
        </w:rPr>
      </w:pPr>
      <w:r w:rsidRPr="00BB0211">
        <w:rPr>
          <w:sz w:val="24"/>
        </w:rPr>
        <w:t>Schematic drawing;</w:t>
      </w:r>
    </w:p>
    <w:p w14:paraId="3E8DE08C" w14:textId="23D5A310" w:rsidR="00BB0211" w:rsidRPr="00BB0211" w:rsidRDefault="00BB0211" w:rsidP="00C502EB">
      <w:pPr>
        <w:pStyle w:val="BodyText2"/>
        <w:numPr>
          <w:ilvl w:val="1"/>
          <w:numId w:val="11"/>
        </w:numPr>
        <w:spacing w:after="0" w:line="360" w:lineRule="auto"/>
        <w:jc w:val="both"/>
        <w:rPr>
          <w:sz w:val="24"/>
        </w:rPr>
      </w:pPr>
      <w:r w:rsidRPr="00BB0211">
        <w:rPr>
          <w:sz w:val="24"/>
        </w:rPr>
        <w:t xml:space="preserve">Layout drawing; </w:t>
      </w:r>
    </w:p>
    <w:p w14:paraId="63EC1E38" w14:textId="55DD6A36" w:rsidR="00BB0211" w:rsidRPr="00BB0211" w:rsidRDefault="00BB0211" w:rsidP="00C502EB">
      <w:pPr>
        <w:pStyle w:val="BodyText2"/>
        <w:numPr>
          <w:ilvl w:val="1"/>
          <w:numId w:val="11"/>
        </w:numPr>
        <w:spacing w:after="0" w:line="360" w:lineRule="auto"/>
        <w:jc w:val="both"/>
        <w:rPr>
          <w:sz w:val="24"/>
        </w:rPr>
      </w:pPr>
      <w:r w:rsidRPr="00BB0211">
        <w:rPr>
          <w:sz w:val="24"/>
        </w:rPr>
        <w:t>Owner’s HKID / company business registration certificate / Certificate of Registration issued by the Land Registry for the Incorporated Owners;</w:t>
      </w:r>
    </w:p>
    <w:p w14:paraId="74502F7E" w14:textId="2A408BCF" w:rsidR="00BB0211" w:rsidRPr="00BB0211" w:rsidRDefault="00BB0211" w:rsidP="00C502EB">
      <w:pPr>
        <w:pStyle w:val="BodyText2"/>
        <w:numPr>
          <w:ilvl w:val="1"/>
          <w:numId w:val="11"/>
        </w:numPr>
        <w:spacing w:after="0" w:line="360" w:lineRule="auto"/>
        <w:jc w:val="both"/>
        <w:rPr>
          <w:sz w:val="24"/>
        </w:rPr>
      </w:pPr>
      <w:r w:rsidRPr="00BB0211">
        <w:rPr>
          <w:sz w:val="24"/>
        </w:rPr>
        <w:t>Relevant documentary proof of the owner holding the relevant building (e.g. Land Register or Certificate of Registration issued by Land Registry Department);</w:t>
      </w:r>
    </w:p>
    <w:p w14:paraId="433AFD38" w14:textId="09405726" w:rsidR="00BB0211" w:rsidRPr="00BB0211" w:rsidRDefault="00BB0211" w:rsidP="00C502EB">
      <w:pPr>
        <w:pStyle w:val="BodyText2"/>
        <w:numPr>
          <w:ilvl w:val="1"/>
          <w:numId w:val="11"/>
        </w:numPr>
        <w:spacing w:after="0" w:line="360" w:lineRule="auto"/>
        <w:jc w:val="both"/>
        <w:rPr>
          <w:sz w:val="24"/>
        </w:rPr>
      </w:pPr>
      <w:r w:rsidRPr="00BB0211">
        <w:rPr>
          <w:sz w:val="24"/>
        </w:rPr>
        <w:t>Letter of authorization issued by the owner for the representative person;</w:t>
      </w:r>
    </w:p>
    <w:p w14:paraId="49111E57" w14:textId="045C0335" w:rsidR="00BB0211" w:rsidRPr="00BB0211" w:rsidRDefault="00BB0211" w:rsidP="00C502EB">
      <w:pPr>
        <w:pStyle w:val="BodyText2"/>
        <w:numPr>
          <w:ilvl w:val="1"/>
          <w:numId w:val="11"/>
        </w:numPr>
        <w:spacing w:after="0" w:line="360" w:lineRule="auto"/>
        <w:jc w:val="both"/>
        <w:rPr>
          <w:sz w:val="24"/>
        </w:rPr>
      </w:pPr>
      <w:r w:rsidRPr="00BB0211">
        <w:rPr>
          <w:sz w:val="24"/>
        </w:rPr>
        <w:t>Responsible person’s HKID / company business registration certificate / Certificate of Registration issued by the Land Registry for the Incorporated Owners;</w:t>
      </w:r>
    </w:p>
    <w:p w14:paraId="30C5D702" w14:textId="58F3B6C8" w:rsidR="00BB0211" w:rsidRPr="00BB0211" w:rsidRDefault="00BB0211" w:rsidP="00C502EB">
      <w:pPr>
        <w:pStyle w:val="BodyText2"/>
        <w:numPr>
          <w:ilvl w:val="1"/>
          <w:numId w:val="11"/>
        </w:numPr>
        <w:spacing w:after="0" w:line="360" w:lineRule="auto"/>
        <w:jc w:val="both"/>
        <w:rPr>
          <w:sz w:val="24"/>
        </w:rPr>
      </w:pPr>
      <w:r w:rsidRPr="00BB0211">
        <w:rPr>
          <w:sz w:val="24"/>
        </w:rPr>
        <w:t>Documentary proof of the responsible person who occupies or is in possession or control of the relevant building or unit (e.g. Tenant agreement);</w:t>
      </w:r>
    </w:p>
    <w:p w14:paraId="30D634AE" w14:textId="34F5C350" w:rsidR="00BB0211" w:rsidRDefault="00BB0211" w:rsidP="00C502EB">
      <w:pPr>
        <w:pStyle w:val="BodyText2"/>
        <w:numPr>
          <w:ilvl w:val="1"/>
          <w:numId w:val="11"/>
        </w:numPr>
        <w:spacing w:after="0" w:line="360" w:lineRule="auto"/>
        <w:jc w:val="both"/>
        <w:rPr>
          <w:sz w:val="24"/>
        </w:rPr>
      </w:pPr>
      <w:r w:rsidRPr="00BB0211">
        <w:rPr>
          <w:sz w:val="24"/>
        </w:rPr>
        <w:t>Letter of authorization issued by the owner for the representative person;</w:t>
      </w:r>
    </w:p>
    <w:p w14:paraId="5352B3D2" w14:textId="77777777" w:rsidR="006E4FD0" w:rsidRPr="00BB0211" w:rsidRDefault="006E4FD0" w:rsidP="006E4FD0">
      <w:pPr>
        <w:pStyle w:val="BodyText2"/>
        <w:tabs>
          <w:tab w:val="clear" w:pos="960"/>
        </w:tabs>
        <w:spacing w:after="0" w:line="360" w:lineRule="auto"/>
        <w:ind w:left="900" w:firstLine="0"/>
        <w:jc w:val="both"/>
        <w:rPr>
          <w:sz w:val="24"/>
        </w:rPr>
      </w:pPr>
    </w:p>
    <w:p w14:paraId="24AFBF98" w14:textId="6829B4EA" w:rsidR="00BB0211" w:rsidRPr="00BB0211" w:rsidRDefault="00BB0211" w:rsidP="00C502EB">
      <w:pPr>
        <w:pStyle w:val="BodyText2"/>
        <w:numPr>
          <w:ilvl w:val="0"/>
          <w:numId w:val="11"/>
        </w:numPr>
        <w:spacing w:after="0" w:line="360" w:lineRule="auto"/>
        <w:jc w:val="both"/>
        <w:rPr>
          <w:sz w:val="24"/>
        </w:rPr>
      </w:pPr>
      <w:r w:rsidRPr="00BB0211">
        <w:rPr>
          <w:sz w:val="24"/>
        </w:rPr>
        <w:t>Each processing case for Energy Audit will have an average of 3 documents that may include:</w:t>
      </w:r>
    </w:p>
    <w:p w14:paraId="0555EF88" w14:textId="3C98D922" w:rsidR="00BB0211" w:rsidRPr="00BB0211" w:rsidRDefault="00BB0211" w:rsidP="00C502EB">
      <w:pPr>
        <w:pStyle w:val="BodyText2"/>
        <w:numPr>
          <w:ilvl w:val="1"/>
          <w:numId w:val="11"/>
        </w:numPr>
        <w:spacing w:after="0" w:line="360" w:lineRule="auto"/>
        <w:jc w:val="both"/>
        <w:rPr>
          <w:sz w:val="24"/>
        </w:rPr>
      </w:pPr>
      <w:r w:rsidRPr="00BB0211">
        <w:rPr>
          <w:sz w:val="24"/>
        </w:rPr>
        <w:t>Completed specified form EE5 (Energy Audit Form);</w:t>
      </w:r>
    </w:p>
    <w:p w14:paraId="4CD2E88E" w14:textId="4ECEAF70" w:rsidR="00BB0211" w:rsidRPr="00BB0211" w:rsidRDefault="00BB0211" w:rsidP="00C502EB">
      <w:pPr>
        <w:pStyle w:val="BodyText2"/>
        <w:numPr>
          <w:ilvl w:val="1"/>
          <w:numId w:val="11"/>
        </w:numPr>
        <w:spacing w:after="0" w:line="360" w:lineRule="auto"/>
        <w:jc w:val="both"/>
        <w:rPr>
          <w:sz w:val="24"/>
        </w:rPr>
      </w:pPr>
      <w:r w:rsidRPr="00BB0211">
        <w:rPr>
          <w:sz w:val="24"/>
        </w:rPr>
        <w:t>Completed form EE-EA (Energy Audit Checklist);</w:t>
      </w:r>
    </w:p>
    <w:p w14:paraId="5230799C" w14:textId="6A2D3D77" w:rsidR="00BB0211" w:rsidRPr="00BB0211" w:rsidRDefault="00BB0211" w:rsidP="00C502EB">
      <w:pPr>
        <w:pStyle w:val="BodyText2"/>
        <w:numPr>
          <w:ilvl w:val="1"/>
          <w:numId w:val="11"/>
        </w:numPr>
        <w:spacing w:after="0" w:line="360" w:lineRule="auto"/>
        <w:jc w:val="both"/>
        <w:rPr>
          <w:sz w:val="24"/>
        </w:rPr>
      </w:pPr>
      <w:r w:rsidRPr="00BB0211">
        <w:rPr>
          <w:sz w:val="24"/>
        </w:rPr>
        <w:t>Schematic drawing;</w:t>
      </w:r>
    </w:p>
    <w:p w14:paraId="28B63056" w14:textId="649C0001" w:rsidR="00BB0211" w:rsidRPr="00BB0211" w:rsidRDefault="00BB0211" w:rsidP="00C502EB">
      <w:pPr>
        <w:pStyle w:val="BodyText2"/>
        <w:numPr>
          <w:ilvl w:val="1"/>
          <w:numId w:val="11"/>
        </w:numPr>
        <w:spacing w:after="0" w:line="360" w:lineRule="auto"/>
        <w:jc w:val="both"/>
        <w:rPr>
          <w:sz w:val="24"/>
        </w:rPr>
      </w:pPr>
      <w:r w:rsidRPr="00BB0211">
        <w:rPr>
          <w:sz w:val="24"/>
        </w:rPr>
        <w:t xml:space="preserve">Layout drawing; </w:t>
      </w:r>
    </w:p>
    <w:p w14:paraId="706924D6" w14:textId="7F9F5B10" w:rsidR="00BB0211" w:rsidRDefault="00BB0211" w:rsidP="00C502EB">
      <w:pPr>
        <w:pStyle w:val="BodyText2"/>
        <w:numPr>
          <w:ilvl w:val="1"/>
          <w:numId w:val="11"/>
        </w:numPr>
        <w:spacing w:after="0" w:line="360" w:lineRule="auto"/>
        <w:jc w:val="both"/>
        <w:rPr>
          <w:sz w:val="24"/>
        </w:rPr>
      </w:pPr>
      <w:r w:rsidRPr="00BB0211">
        <w:rPr>
          <w:sz w:val="24"/>
        </w:rPr>
        <w:t>Energy Audit Report issued by Registered Energy Assessor;</w:t>
      </w:r>
    </w:p>
    <w:p w14:paraId="1F7582CE" w14:textId="77777777" w:rsidR="006E4FD0" w:rsidRPr="00BB0211" w:rsidRDefault="006E4FD0" w:rsidP="006E4FD0">
      <w:pPr>
        <w:pStyle w:val="BodyText2"/>
        <w:tabs>
          <w:tab w:val="clear" w:pos="960"/>
        </w:tabs>
        <w:spacing w:after="0" w:line="360" w:lineRule="auto"/>
        <w:ind w:left="900" w:firstLine="0"/>
        <w:jc w:val="both"/>
        <w:rPr>
          <w:sz w:val="24"/>
        </w:rPr>
      </w:pPr>
    </w:p>
    <w:p w14:paraId="40BA0BD5" w14:textId="71D2CD41" w:rsidR="006E4FD0" w:rsidRDefault="00BB0211" w:rsidP="00C502EB">
      <w:pPr>
        <w:pStyle w:val="BodyText2"/>
        <w:numPr>
          <w:ilvl w:val="0"/>
          <w:numId w:val="11"/>
        </w:numPr>
        <w:spacing w:after="0" w:line="360" w:lineRule="auto"/>
        <w:jc w:val="both"/>
        <w:rPr>
          <w:sz w:val="24"/>
        </w:rPr>
      </w:pPr>
      <w:r w:rsidRPr="00BB0211">
        <w:rPr>
          <w:sz w:val="24"/>
        </w:rPr>
        <w:t>No photos will be kept in the system during case processing.</w:t>
      </w:r>
    </w:p>
    <w:p w14:paraId="3F1925BB" w14:textId="77777777" w:rsidR="002735C3" w:rsidRPr="006E4FD0" w:rsidRDefault="002735C3" w:rsidP="002735C3">
      <w:pPr>
        <w:pStyle w:val="BodyText2"/>
        <w:tabs>
          <w:tab w:val="clear" w:pos="960"/>
        </w:tabs>
        <w:spacing w:after="0" w:line="360" w:lineRule="auto"/>
        <w:ind w:left="283" w:firstLine="0"/>
        <w:jc w:val="both"/>
        <w:rPr>
          <w:sz w:val="24"/>
        </w:rPr>
      </w:pPr>
    </w:p>
    <w:p w14:paraId="681AF363" w14:textId="42C95F29" w:rsidR="00BB0211" w:rsidRDefault="00BB0211" w:rsidP="00C502EB">
      <w:pPr>
        <w:pStyle w:val="BodyText2"/>
        <w:numPr>
          <w:ilvl w:val="0"/>
          <w:numId w:val="11"/>
        </w:numPr>
        <w:spacing w:after="0" w:line="360" w:lineRule="auto"/>
        <w:jc w:val="both"/>
        <w:rPr>
          <w:sz w:val="24"/>
        </w:rPr>
      </w:pPr>
      <w:r w:rsidRPr="00BB0211">
        <w:rPr>
          <w:sz w:val="24"/>
        </w:rPr>
        <w:t>Each document will be kept in the system with only one latest version.</w:t>
      </w:r>
    </w:p>
    <w:p w14:paraId="425474C5" w14:textId="77777777" w:rsidR="002735C3" w:rsidRPr="00BB0211" w:rsidRDefault="002735C3" w:rsidP="002735C3">
      <w:pPr>
        <w:pStyle w:val="BodyText2"/>
        <w:tabs>
          <w:tab w:val="clear" w:pos="960"/>
        </w:tabs>
        <w:spacing w:after="0" w:line="360" w:lineRule="auto"/>
        <w:ind w:left="0" w:firstLine="0"/>
        <w:jc w:val="both"/>
        <w:rPr>
          <w:sz w:val="24"/>
        </w:rPr>
      </w:pPr>
    </w:p>
    <w:p w14:paraId="6D6C9ED1" w14:textId="0253525A" w:rsidR="006E4FD0" w:rsidRDefault="00BB0211" w:rsidP="00C502EB">
      <w:pPr>
        <w:pStyle w:val="BodyText2"/>
        <w:numPr>
          <w:ilvl w:val="0"/>
          <w:numId w:val="11"/>
        </w:numPr>
        <w:spacing w:after="0" w:line="360" w:lineRule="auto"/>
        <w:jc w:val="both"/>
        <w:rPr>
          <w:sz w:val="24"/>
        </w:rPr>
      </w:pPr>
      <w:r w:rsidRPr="006E4FD0">
        <w:rPr>
          <w:sz w:val="24"/>
        </w:rPr>
        <w:lastRenderedPageBreak/>
        <w:t>Documents are A4 size (except site location plan that is in A3 size; schematic drawing and layout drawing that could be in A3 size).</w:t>
      </w:r>
    </w:p>
    <w:p w14:paraId="518AE93D" w14:textId="77777777" w:rsidR="002735C3" w:rsidRPr="006E4FD0" w:rsidRDefault="002735C3" w:rsidP="002735C3">
      <w:pPr>
        <w:pStyle w:val="BodyText2"/>
        <w:tabs>
          <w:tab w:val="clear" w:pos="960"/>
        </w:tabs>
        <w:spacing w:after="0" w:line="360" w:lineRule="auto"/>
        <w:ind w:left="0" w:firstLine="0"/>
        <w:jc w:val="both"/>
        <w:rPr>
          <w:sz w:val="24"/>
        </w:rPr>
      </w:pPr>
    </w:p>
    <w:p w14:paraId="03590542" w14:textId="6671210D" w:rsidR="00BB0211" w:rsidRPr="00BB0211" w:rsidRDefault="00BB0211" w:rsidP="00C502EB">
      <w:pPr>
        <w:pStyle w:val="BodyText2"/>
        <w:numPr>
          <w:ilvl w:val="0"/>
          <w:numId w:val="11"/>
        </w:numPr>
        <w:spacing w:after="0" w:line="360" w:lineRule="auto"/>
        <w:jc w:val="both"/>
        <w:rPr>
          <w:sz w:val="24"/>
        </w:rPr>
      </w:pPr>
      <w:r w:rsidRPr="00BB0211">
        <w:rPr>
          <w:sz w:val="24"/>
        </w:rPr>
        <w:t>Each document is assumed to have multiple pages in PDF format for storage in the system.</w:t>
      </w:r>
      <w:r w:rsidR="006E4FD0">
        <w:rPr>
          <w:sz w:val="24"/>
        </w:rPr>
        <w:br/>
      </w:r>
    </w:p>
    <w:p w14:paraId="092B5DD1" w14:textId="7B15B01C" w:rsidR="00BB0211" w:rsidRPr="00BB0211" w:rsidRDefault="00BB0211" w:rsidP="00C502EB">
      <w:pPr>
        <w:pStyle w:val="BodyText2"/>
        <w:numPr>
          <w:ilvl w:val="0"/>
          <w:numId w:val="11"/>
        </w:numPr>
        <w:spacing w:after="0" w:line="360" w:lineRule="auto"/>
        <w:jc w:val="both"/>
        <w:rPr>
          <w:sz w:val="24"/>
        </w:rPr>
      </w:pPr>
      <w:r w:rsidRPr="00BB0211">
        <w:rPr>
          <w:sz w:val="24"/>
        </w:rPr>
        <w:t>Each page of document is assumed to have an average size of 400KB in PDF format for storage.</w:t>
      </w:r>
    </w:p>
    <w:p w14:paraId="5FBACE2D" w14:textId="77777777" w:rsidR="00BB0211" w:rsidRPr="00BB0211" w:rsidRDefault="00BB0211" w:rsidP="00BB290F">
      <w:pPr>
        <w:pStyle w:val="BodyText2"/>
        <w:tabs>
          <w:tab w:val="clear" w:pos="960"/>
        </w:tabs>
        <w:spacing w:line="360" w:lineRule="auto"/>
        <w:jc w:val="both"/>
        <w:rPr>
          <w:sz w:val="24"/>
        </w:rPr>
      </w:pPr>
    </w:p>
    <w:p w14:paraId="1C84777B" w14:textId="5821FB18" w:rsidR="00BB0211" w:rsidRPr="002735C3" w:rsidRDefault="00BB0211" w:rsidP="002735C3">
      <w:pPr>
        <w:pStyle w:val="Heading4"/>
        <w:spacing w:line="360" w:lineRule="auto"/>
        <w:ind w:left="403" w:hanging="403"/>
        <w:rPr>
          <w:b/>
          <w:sz w:val="24"/>
          <w:szCs w:val="24"/>
          <w:lang w:eastAsia="zh-CN"/>
        </w:rPr>
      </w:pPr>
      <w:bookmarkStart w:id="38" w:name="_Toc92701752"/>
      <w:r w:rsidRPr="002735C3">
        <w:rPr>
          <w:b/>
          <w:sz w:val="24"/>
          <w:szCs w:val="24"/>
          <w:lang w:eastAsia="zh-CN"/>
        </w:rPr>
        <w:t>Other Assumptions</w:t>
      </w:r>
      <w:bookmarkEnd w:id="38"/>
    </w:p>
    <w:p w14:paraId="2F155CF8" w14:textId="41B506C9" w:rsidR="00BB0211" w:rsidRDefault="00BB0211" w:rsidP="002735C3">
      <w:pPr>
        <w:spacing w:line="360" w:lineRule="auto"/>
        <w:ind w:left="0" w:firstLine="0"/>
        <w:jc w:val="both"/>
        <w:rPr>
          <w:sz w:val="24"/>
          <w:szCs w:val="24"/>
        </w:rPr>
      </w:pPr>
      <w:r w:rsidRPr="002735C3">
        <w:rPr>
          <w:sz w:val="24"/>
          <w:szCs w:val="24"/>
        </w:rPr>
        <w:t>Assumptions specific to each of the sizing topics are listed at the beginning of the corresponding sections.</w:t>
      </w:r>
      <w:r w:rsidR="008B696D">
        <w:rPr>
          <w:sz w:val="24"/>
          <w:szCs w:val="24"/>
        </w:rPr>
        <w:br/>
      </w:r>
    </w:p>
    <w:p w14:paraId="213AFC31" w14:textId="6FE5A770" w:rsidR="008B696D" w:rsidRDefault="008B696D" w:rsidP="008B696D">
      <w:pPr>
        <w:pStyle w:val="Heading3"/>
        <w:pageBreakBefore/>
        <w:spacing w:line="360" w:lineRule="auto"/>
        <w:ind w:left="0" w:firstLine="0"/>
        <w:jc w:val="both"/>
        <w:rPr>
          <w:b/>
          <w:sz w:val="24"/>
          <w:szCs w:val="24"/>
          <w:lang w:eastAsia="zh-CN"/>
        </w:rPr>
      </w:pPr>
      <w:bookmarkStart w:id="39" w:name="_Toc92701753"/>
      <w:r w:rsidRPr="008B696D">
        <w:rPr>
          <w:b/>
          <w:sz w:val="24"/>
          <w:szCs w:val="24"/>
          <w:lang w:eastAsia="zh-CN"/>
        </w:rPr>
        <w:lastRenderedPageBreak/>
        <w:t>Data Storage Volume and Growth</w:t>
      </w:r>
      <w:bookmarkEnd w:id="39"/>
    </w:p>
    <w:p w14:paraId="1831407C" w14:textId="2593B173" w:rsidR="008B696D" w:rsidRPr="008B696D" w:rsidRDefault="008B696D" w:rsidP="008B696D">
      <w:pPr>
        <w:spacing w:line="360" w:lineRule="auto"/>
        <w:ind w:left="0" w:firstLine="0"/>
        <w:jc w:val="both"/>
        <w:rPr>
          <w:sz w:val="24"/>
          <w:szCs w:val="24"/>
        </w:rPr>
      </w:pPr>
      <w:r w:rsidRPr="008B696D">
        <w:rPr>
          <w:sz w:val="24"/>
          <w:szCs w:val="24"/>
        </w:rPr>
        <w:t>The data volume for the first year of full production as at the end of year 2</w:t>
      </w:r>
      <w:r w:rsidR="00114DD2">
        <w:rPr>
          <w:sz w:val="24"/>
          <w:szCs w:val="24"/>
        </w:rPr>
        <w:t>022</w:t>
      </w:r>
      <w:r w:rsidRPr="008B696D">
        <w:rPr>
          <w:sz w:val="24"/>
          <w:szCs w:val="24"/>
        </w:rPr>
        <w:t xml:space="preserve"> is estimated based on the data volume of corresponding entity respectively as shown below:</w:t>
      </w:r>
    </w:p>
    <w:tbl>
      <w:tblPr>
        <w:tblW w:w="9025"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1559"/>
        <w:gridCol w:w="1701"/>
        <w:gridCol w:w="1418"/>
        <w:gridCol w:w="2410"/>
      </w:tblGrid>
      <w:tr w:rsidR="008B696D" w:rsidRPr="001C5D49" w14:paraId="1BB38AA2" w14:textId="77777777" w:rsidTr="00733FE1">
        <w:trPr>
          <w:trHeight w:val="375"/>
        </w:trPr>
        <w:tc>
          <w:tcPr>
            <w:tcW w:w="1937" w:type="dxa"/>
            <w:vMerge w:val="restart"/>
          </w:tcPr>
          <w:p w14:paraId="406A7EA1" w14:textId="77777777" w:rsidR="008B696D" w:rsidRPr="008B696D" w:rsidRDefault="008B696D" w:rsidP="008B696D">
            <w:pPr>
              <w:spacing w:line="360" w:lineRule="auto"/>
              <w:ind w:left="0" w:firstLine="0"/>
              <w:jc w:val="center"/>
              <w:rPr>
                <w:b/>
                <w:sz w:val="24"/>
                <w:szCs w:val="24"/>
              </w:rPr>
            </w:pPr>
            <w:r w:rsidRPr="008B696D">
              <w:rPr>
                <w:b/>
                <w:sz w:val="24"/>
                <w:szCs w:val="24"/>
              </w:rPr>
              <w:t>Entity</w:t>
            </w:r>
          </w:p>
        </w:tc>
        <w:tc>
          <w:tcPr>
            <w:tcW w:w="4678" w:type="dxa"/>
            <w:gridSpan w:val="3"/>
          </w:tcPr>
          <w:p w14:paraId="5088CF89" w14:textId="77777777" w:rsidR="008B696D" w:rsidRPr="008B696D" w:rsidRDefault="008B696D" w:rsidP="008B696D">
            <w:pPr>
              <w:spacing w:line="360" w:lineRule="auto"/>
              <w:ind w:left="0" w:firstLine="0"/>
              <w:jc w:val="center"/>
              <w:rPr>
                <w:b/>
                <w:sz w:val="24"/>
                <w:szCs w:val="24"/>
              </w:rPr>
            </w:pPr>
            <w:r w:rsidRPr="008B696D">
              <w:rPr>
                <w:b/>
                <w:sz w:val="24"/>
                <w:szCs w:val="24"/>
              </w:rPr>
              <w:t>Estimated occurrence as at the end of year</w:t>
            </w:r>
          </w:p>
        </w:tc>
        <w:tc>
          <w:tcPr>
            <w:tcW w:w="2410" w:type="dxa"/>
            <w:vMerge w:val="restart"/>
          </w:tcPr>
          <w:p w14:paraId="2B8EADF0" w14:textId="77777777" w:rsidR="008B696D" w:rsidRPr="008B696D" w:rsidRDefault="008B696D" w:rsidP="008B696D">
            <w:pPr>
              <w:spacing w:line="360" w:lineRule="auto"/>
              <w:ind w:left="0" w:firstLine="0"/>
              <w:jc w:val="center"/>
              <w:rPr>
                <w:b/>
                <w:sz w:val="24"/>
                <w:szCs w:val="24"/>
              </w:rPr>
            </w:pPr>
            <w:r w:rsidRPr="008B696D">
              <w:rPr>
                <w:b/>
                <w:sz w:val="24"/>
                <w:szCs w:val="24"/>
              </w:rPr>
              <w:t>Estimated Average Data Length (MB)</w:t>
            </w:r>
          </w:p>
        </w:tc>
      </w:tr>
      <w:tr w:rsidR="008B696D" w:rsidRPr="001C5D49" w14:paraId="5130D236" w14:textId="77777777" w:rsidTr="00733FE1">
        <w:trPr>
          <w:trHeight w:val="239"/>
        </w:trPr>
        <w:tc>
          <w:tcPr>
            <w:tcW w:w="1937" w:type="dxa"/>
            <w:vMerge/>
          </w:tcPr>
          <w:p w14:paraId="51DA3667" w14:textId="77777777" w:rsidR="008B696D" w:rsidRPr="008B696D" w:rsidRDefault="008B696D" w:rsidP="008B696D">
            <w:pPr>
              <w:spacing w:line="360" w:lineRule="auto"/>
              <w:ind w:left="0" w:firstLine="0"/>
              <w:jc w:val="center"/>
              <w:rPr>
                <w:b/>
                <w:sz w:val="24"/>
                <w:szCs w:val="24"/>
              </w:rPr>
            </w:pPr>
          </w:p>
        </w:tc>
        <w:tc>
          <w:tcPr>
            <w:tcW w:w="1559" w:type="dxa"/>
            <w:shd w:val="clear" w:color="auto" w:fill="auto"/>
          </w:tcPr>
          <w:p w14:paraId="3B65E72F" w14:textId="3FBF6C1F" w:rsidR="008B696D" w:rsidRPr="008B696D" w:rsidRDefault="008B696D" w:rsidP="00733FE1">
            <w:pPr>
              <w:spacing w:line="360" w:lineRule="auto"/>
              <w:ind w:left="0" w:firstLine="0"/>
              <w:jc w:val="center"/>
              <w:rPr>
                <w:b/>
                <w:sz w:val="24"/>
                <w:szCs w:val="24"/>
              </w:rPr>
            </w:pPr>
            <w:r w:rsidRPr="008B696D">
              <w:rPr>
                <w:b/>
                <w:sz w:val="24"/>
                <w:szCs w:val="24"/>
              </w:rPr>
              <w:t>20</w:t>
            </w:r>
            <w:r w:rsidR="00733FE1">
              <w:rPr>
                <w:b/>
                <w:sz w:val="24"/>
                <w:szCs w:val="24"/>
              </w:rPr>
              <w:t>20</w:t>
            </w:r>
          </w:p>
        </w:tc>
        <w:tc>
          <w:tcPr>
            <w:tcW w:w="1701" w:type="dxa"/>
            <w:shd w:val="clear" w:color="auto" w:fill="auto"/>
          </w:tcPr>
          <w:p w14:paraId="4F62C0C7" w14:textId="7EA939DE" w:rsidR="008B696D" w:rsidRPr="008B696D" w:rsidRDefault="008B696D" w:rsidP="00733FE1">
            <w:pPr>
              <w:spacing w:line="360" w:lineRule="auto"/>
              <w:ind w:left="0" w:firstLine="0"/>
              <w:jc w:val="center"/>
              <w:rPr>
                <w:b/>
                <w:sz w:val="24"/>
                <w:szCs w:val="24"/>
              </w:rPr>
            </w:pPr>
            <w:r w:rsidRPr="008B696D">
              <w:rPr>
                <w:b/>
                <w:sz w:val="24"/>
                <w:szCs w:val="24"/>
              </w:rPr>
              <w:t>20</w:t>
            </w:r>
            <w:r w:rsidR="00733FE1">
              <w:rPr>
                <w:b/>
                <w:sz w:val="24"/>
                <w:szCs w:val="24"/>
              </w:rPr>
              <w:t>21</w:t>
            </w:r>
          </w:p>
        </w:tc>
        <w:tc>
          <w:tcPr>
            <w:tcW w:w="1418" w:type="dxa"/>
            <w:shd w:val="clear" w:color="auto" w:fill="auto"/>
          </w:tcPr>
          <w:p w14:paraId="1A8A6FCE" w14:textId="00BCC6B2" w:rsidR="008B696D" w:rsidRPr="008B696D" w:rsidRDefault="008B696D" w:rsidP="00733FE1">
            <w:pPr>
              <w:spacing w:line="360" w:lineRule="auto"/>
              <w:ind w:left="0" w:firstLine="0"/>
              <w:jc w:val="center"/>
              <w:rPr>
                <w:b/>
                <w:sz w:val="24"/>
                <w:szCs w:val="24"/>
              </w:rPr>
            </w:pPr>
            <w:r w:rsidRPr="008B696D">
              <w:rPr>
                <w:b/>
                <w:sz w:val="24"/>
                <w:szCs w:val="24"/>
              </w:rPr>
              <w:t>20</w:t>
            </w:r>
            <w:r w:rsidR="00733FE1">
              <w:rPr>
                <w:b/>
                <w:sz w:val="24"/>
                <w:szCs w:val="24"/>
              </w:rPr>
              <w:t>22</w:t>
            </w:r>
          </w:p>
        </w:tc>
        <w:tc>
          <w:tcPr>
            <w:tcW w:w="2410" w:type="dxa"/>
            <w:vMerge/>
          </w:tcPr>
          <w:p w14:paraId="4BEFFFB0" w14:textId="77777777" w:rsidR="008B696D" w:rsidRPr="008B696D" w:rsidRDefault="008B696D" w:rsidP="008B696D">
            <w:pPr>
              <w:spacing w:line="360" w:lineRule="auto"/>
              <w:ind w:left="0" w:firstLine="0"/>
              <w:jc w:val="center"/>
              <w:rPr>
                <w:b/>
                <w:sz w:val="24"/>
                <w:szCs w:val="24"/>
              </w:rPr>
            </w:pPr>
          </w:p>
        </w:tc>
      </w:tr>
      <w:tr w:rsidR="00E4391A" w:rsidRPr="001C5D49" w14:paraId="49EF71E7" w14:textId="77777777" w:rsidTr="00733FE1">
        <w:trPr>
          <w:trHeight w:val="330"/>
        </w:trPr>
        <w:tc>
          <w:tcPr>
            <w:tcW w:w="1937" w:type="dxa"/>
            <w:noWrap/>
          </w:tcPr>
          <w:p w14:paraId="58FD4233" w14:textId="77777777" w:rsidR="00E4391A" w:rsidRPr="008B696D" w:rsidRDefault="00E4391A" w:rsidP="00E4391A">
            <w:pPr>
              <w:spacing w:line="360" w:lineRule="auto"/>
              <w:ind w:left="0" w:firstLine="0"/>
              <w:rPr>
                <w:sz w:val="24"/>
                <w:szCs w:val="24"/>
              </w:rPr>
            </w:pPr>
            <w:r w:rsidRPr="008B696D">
              <w:rPr>
                <w:sz w:val="24"/>
                <w:szCs w:val="24"/>
              </w:rPr>
              <w:t>REA</w:t>
            </w:r>
          </w:p>
        </w:tc>
        <w:tc>
          <w:tcPr>
            <w:tcW w:w="1559" w:type="dxa"/>
            <w:shd w:val="clear" w:color="auto" w:fill="auto"/>
            <w:noWrap/>
          </w:tcPr>
          <w:p w14:paraId="06E17D8A" w14:textId="026CF44D" w:rsidR="00E4391A" w:rsidRPr="008B696D" w:rsidRDefault="00E4391A" w:rsidP="00E4391A">
            <w:pPr>
              <w:spacing w:line="360" w:lineRule="auto"/>
              <w:ind w:left="0" w:firstLine="0"/>
              <w:jc w:val="right"/>
              <w:rPr>
                <w:sz w:val="24"/>
                <w:szCs w:val="24"/>
              </w:rPr>
            </w:pPr>
            <w:r w:rsidRPr="00E4391A">
              <w:rPr>
                <w:sz w:val="24"/>
                <w:szCs w:val="24"/>
                <w:lang w:eastAsia="zh-HK"/>
              </w:rPr>
              <w:t>4,875</w:t>
            </w:r>
          </w:p>
        </w:tc>
        <w:tc>
          <w:tcPr>
            <w:tcW w:w="1701" w:type="dxa"/>
            <w:shd w:val="clear" w:color="auto" w:fill="auto"/>
          </w:tcPr>
          <w:p w14:paraId="1399D6E6" w14:textId="656B55D3" w:rsidR="00E4391A" w:rsidRPr="008B696D" w:rsidRDefault="003118E3" w:rsidP="00E4391A">
            <w:pPr>
              <w:spacing w:line="360" w:lineRule="auto"/>
              <w:ind w:left="0" w:firstLine="0"/>
              <w:jc w:val="right"/>
              <w:rPr>
                <w:sz w:val="24"/>
                <w:szCs w:val="24"/>
              </w:rPr>
            </w:pPr>
            <w:r>
              <w:rPr>
                <w:sz w:val="24"/>
                <w:szCs w:val="24"/>
              </w:rPr>
              <w:t>5</w:t>
            </w:r>
            <w:r w:rsidR="000C4B9B">
              <w:rPr>
                <w:sz w:val="24"/>
                <w:szCs w:val="24"/>
              </w:rPr>
              <w:t>,</w:t>
            </w:r>
            <w:r>
              <w:rPr>
                <w:sz w:val="24"/>
                <w:szCs w:val="24"/>
              </w:rPr>
              <w:t>432</w:t>
            </w:r>
          </w:p>
        </w:tc>
        <w:tc>
          <w:tcPr>
            <w:tcW w:w="1418" w:type="dxa"/>
            <w:shd w:val="clear" w:color="auto" w:fill="auto"/>
          </w:tcPr>
          <w:p w14:paraId="0FD5FF23" w14:textId="48467A89" w:rsidR="00E4391A" w:rsidRPr="008B696D" w:rsidRDefault="003118E3" w:rsidP="00E4391A">
            <w:pPr>
              <w:spacing w:line="360" w:lineRule="auto"/>
              <w:ind w:left="0" w:firstLine="0"/>
              <w:jc w:val="right"/>
              <w:rPr>
                <w:sz w:val="24"/>
                <w:szCs w:val="24"/>
              </w:rPr>
            </w:pPr>
            <w:r>
              <w:rPr>
                <w:sz w:val="24"/>
                <w:szCs w:val="24"/>
              </w:rPr>
              <w:t>6</w:t>
            </w:r>
            <w:r w:rsidR="000C4B9B">
              <w:rPr>
                <w:sz w:val="24"/>
                <w:szCs w:val="24"/>
              </w:rPr>
              <w:t>,</w:t>
            </w:r>
            <w:r>
              <w:rPr>
                <w:sz w:val="24"/>
                <w:szCs w:val="24"/>
              </w:rPr>
              <w:t>053</w:t>
            </w:r>
          </w:p>
        </w:tc>
        <w:tc>
          <w:tcPr>
            <w:tcW w:w="2410" w:type="dxa"/>
          </w:tcPr>
          <w:p w14:paraId="1FA9A36E" w14:textId="77777777" w:rsidR="00E4391A" w:rsidRPr="008B696D" w:rsidRDefault="00E4391A" w:rsidP="00E4391A">
            <w:pPr>
              <w:spacing w:line="360" w:lineRule="auto"/>
              <w:ind w:left="0" w:firstLine="0"/>
              <w:jc w:val="right"/>
              <w:rPr>
                <w:sz w:val="24"/>
                <w:szCs w:val="24"/>
              </w:rPr>
            </w:pPr>
            <w:r w:rsidRPr="008B696D">
              <w:rPr>
                <w:sz w:val="24"/>
                <w:szCs w:val="24"/>
              </w:rPr>
              <w:t>0.3</w:t>
            </w:r>
          </w:p>
        </w:tc>
      </w:tr>
      <w:tr w:rsidR="00E4391A" w:rsidRPr="001C5D49" w14:paraId="2D79BD1F" w14:textId="77777777" w:rsidTr="00733FE1">
        <w:trPr>
          <w:trHeight w:val="315"/>
        </w:trPr>
        <w:tc>
          <w:tcPr>
            <w:tcW w:w="1937" w:type="dxa"/>
            <w:noWrap/>
          </w:tcPr>
          <w:p w14:paraId="01F17494" w14:textId="77777777" w:rsidR="00E4391A" w:rsidRPr="008B696D" w:rsidRDefault="00E4391A" w:rsidP="00E4391A">
            <w:pPr>
              <w:spacing w:line="360" w:lineRule="auto"/>
              <w:ind w:left="0" w:firstLine="0"/>
              <w:rPr>
                <w:sz w:val="24"/>
                <w:szCs w:val="24"/>
              </w:rPr>
            </w:pPr>
            <w:r w:rsidRPr="008B696D">
              <w:rPr>
                <w:sz w:val="24"/>
                <w:szCs w:val="24"/>
              </w:rPr>
              <w:t>COCR</w:t>
            </w:r>
          </w:p>
        </w:tc>
        <w:tc>
          <w:tcPr>
            <w:tcW w:w="1559" w:type="dxa"/>
            <w:shd w:val="clear" w:color="auto" w:fill="auto"/>
            <w:noWrap/>
          </w:tcPr>
          <w:p w14:paraId="2711F416" w14:textId="28E4E426" w:rsidR="00E4391A" w:rsidRPr="008B696D" w:rsidRDefault="00E4391A" w:rsidP="00E4391A">
            <w:pPr>
              <w:spacing w:line="360" w:lineRule="auto"/>
              <w:ind w:left="0" w:firstLine="0"/>
              <w:jc w:val="right"/>
              <w:rPr>
                <w:sz w:val="24"/>
                <w:szCs w:val="24"/>
              </w:rPr>
            </w:pPr>
            <w:r w:rsidRPr="00E4391A">
              <w:rPr>
                <w:sz w:val="24"/>
                <w:szCs w:val="24"/>
                <w:lang w:eastAsia="zh-HK"/>
              </w:rPr>
              <w:t>4,950</w:t>
            </w:r>
          </w:p>
        </w:tc>
        <w:tc>
          <w:tcPr>
            <w:tcW w:w="1701" w:type="dxa"/>
            <w:shd w:val="clear" w:color="auto" w:fill="auto"/>
          </w:tcPr>
          <w:p w14:paraId="76CDAACF" w14:textId="2CDBB374" w:rsidR="00E4391A" w:rsidRPr="008B696D" w:rsidRDefault="003118E3" w:rsidP="00E4391A">
            <w:pPr>
              <w:spacing w:line="360" w:lineRule="auto"/>
              <w:ind w:left="0" w:firstLine="0"/>
              <w:jc w:val="right"/>
              <w:rPr>
                <w:sz w:val="24"/>
                <w:szCs w:val="24"/>
              </w:rPr>
            </w:pPr>
            <w:r>
              <w:rPr>
                <w:sz w:val="24"/>
                <w:szCs w:val="24"/>
              </w:rPr>
              <w:t>5</w:t>
            </w:r>
            <w:r w:rsidR="000C4B9B">
              <w:rPr>
                <w:sz w:val="24"/>
                <w:szCs w:val="24"/>
              </w:rPr>
              <w:t>,</w:t>
            </w:r>
            <w:r>
              <w:rPr>
                <w:sz w:val="24"/>
                <w:szCs w:val="24"/>
              </w:rPr>
              <w:t>632</w:t>
            </w:r>
          </w:p>
        </w:tc>
        <w:tc>
          <w:tcPr>
            <w:tcW w:w="1418" w:type="dxa"/>
            <w:shd w:val="clear" w:color="auto" w:fill="auto"/>
          </w:tcPr>
          <w:p w14:paraId="4B1ECE98" w14:textId="33A038C6" w:rsidR="00E4391A" w:rsidRPr="008B696D" w:rsidRDefault="003118E3" w:rsidP="00E4391A">
            <w:pPr>
              <w:spacing w:line="360" w:lineRule="auto"/>
              <w:ind w:left="0" w:firstLine="0"/>
              <w:jc w:val="right"/>
              <w:rPr>
                <w:sz w:val="24"/>
                <w:szCs w:val="24"/>
              </w:rPr>
            </w:pPr>
            <w:r>
              <w:rPr>
                <w:sz w:val="24"/>
                <w:szCs w:val="24"/>
              </w:rPr>
              <w:t>6</w:t>
            </w:r>
            <w:r w:rsidR="000C4B9B">
              <w:rPr>
                <w:sz w:val="24"/>
                <w:szCs w:val="24"/>
              </w:rPr>
              <w:t>,</w:t>
            </w:r>
            <w:r>
              <w:rPr>
                <w:sz w:val="24"/>
                <w:szCs w:val="24"/>
              </w:rPr>
              <w:t>276</w:t>
            </w:r>
          </w:p>
        </w:tc>
        <w:tc>
          <w:tcPr>
            <w:tcW w:w="2410" w:type="dxa"/>
          </w:tcPr>
          <w:p w14:paraId="77E87FBF" w14:textId="77777777" w:rsidR="00E4391A" w:rsidRPr="008B696D" w:rsidRDefault="00E4391A" w:rsidP="00E4391A">
            <w:pPr>
              <w:spacing w:line="360" w:lineRule="auto"/>
              <w:ind w:left="0" w:firstLine="0"/>
              <w:jc w:val="right"/>
              <w:rPr>
                <w:sz w:val="24"/>
                <w:szCs w:val="24"/>
              </w:rPr>
            </w:pPr>
            <w:r w:rsidRPr="008B696D">
              <w:rPr>
                <w:sz w:val="24"/>
                <w:szCs w:val="24"/>
              </w:rPr>
              <w:t>4.5</w:t>
            </w:r>
          </w:p>
        </w:tc>
      </w:tr>
      <w:tr w:rsidR="00E4391A" w:rsidRPr="001C5D49" w14:paraId="6F267387" w14:textId="77777777" w:rsidTr="00733FE1">
        <w:trPr>
          <w:trHeight w:val="315"/>
        </w:trPr>
        <w:tc>
          <w:tcPr>
            <w:tcW w:w="1937" w:type="dxa"/>
            <w:noWrap/>
          </w:tcPr>
          <w:p w14:paraId="3259161E" w14:textId="77777777" w:rsidR="00E4391A" w:rsidRPr="008B696D" w:rsidRDefault="00E4391A" w:rsidP="00E4391A">
            <w:pPr>
              <w:spacing w:line="360" w:lineRule="auto"/>
              <w:ind w:left="0" w:firstLine="0"/>
              <w:rPr>
                <w:sz w:val="24"/>
                <w:szCs w:val="24"/>
              </w:rPr>
            </w:pPr>
            <w:r w:rsidRPr="008B696D">
              <w:rPr>
                <w:sz w:val="24"/>
                <w:szCs w:val="24"/>
              </w:rPr>
              <w:t>FOC</w:t>
            </w:r>
          </w:p>
        </w:tc>
        <w:tc>
          <w:tcPr>
            <w:tcW w:w="1559" w:type="dxa"/>
            <w:shd w:val="clear" w:color="auto" w:fill="auto"/>
            <w:noWrap/>
          </w:tcPr>
          <w:p w14:paraId="1EB25E28" w14:textId="7011542A" w:rsidR="00E4391A" w:rsidRPr="008B696D" w:rsidRDefault="00E4391A" w:rsidP="00E4391A">
            <w:pPr>
              <w:spacing w:line="360" w:lineRule="auto"/>
              <w:ind w:left="0" w:firstLine="0"/>
              <w:jc w:val="right"/>
              <w:rPr>
                <w:sz w:val="24"/>
                <w:szCs w:val="24"/>
              </w:rPr>
            </w:pPr>
            <w:r w:rsidRPr="00E4391A">
              <w:rPr>
                <w:sz w:val="24"/>
                <w:szCs w:val="24"/>
                <w:lang w:eastAsia="zh-HK"/>
              </w:rPr>
              <w:t>11,550</w:t>
            </w:r>
          </w:p>
        </w:tc>
        <w:tc>
          <w:tcPr>
            <w:tcW w:w="1701" w:type="dxa"/>
            <w:shd w:val="clear" w:color="auto" w:fill="auto"/>
          </w:tcPr>
          <w:p w14:paraId="3BD2F588" w14:textId="740F17AE" w:rsidR="00E4391A" w:rsidRPr="008B696D" w:rsidRDefault="003118E3" w:rsidP="00E4391A">
            <w:pPr>
              <w:spacing w:line="360" w:lineRule="auto"/>
              <w:ind w:left="0" w:firstLine="0"/>
              <w:jc w:val="right"/>
              <w:rPr>
                <w:sz w:val="24"/>
                <w:szCs w:val="24"/>
              </w:rPr>
            </w:pPr>
            <w:r>
              <w:rPr>
                <w:sz w:val="24"/>
                <w:szCs w:val="24"/>
              </w:rPr>
              <w:t>13</w:t>
            </w:r>
            <w:r w:rsidR="000C4B9B">
              <w:rPr>
                <w:sz w:val="24"/>
                <w:szCs w:val="24"/>
              </w:rPr>
              <w:t>,</w:t>
            </w:r>
            <w:r>
              <w:rPr>
                <w:sz w:val="24"/>
                <w:szCs w:val="24"/>
              </w:rPr>
              <w:t>142</w:t>
            </w:r>
          </w:p>
        </w:tc>
        <w:tc>
          <w:tcPr>
            <w:tcW w:w="1418" w:type="dxa"/>
            <w:shd w:val="clear" w:color="auto" w:fill="auto"/>
          </w:tcPr>
          <w:p w14:paraId="27222372" w14:textId="105C5AED" w:rsidR="00E4391A" w:rsidRPr="008B696D" w:rsidRDefault="003118E3" w:rsidP="00E4391A">
            <w:pPr>
              <w:spacing w:line="360" w:lineRule="auto"/>
              <w:ind w:left="0" w:firstLine="0"/>
              <w:jc w:val="right"/>
              <w:rPr>
                <w:sz w:val="24"/>
                <w:szCs w:val="24"/>
              </w:rPr>
            </w:pPr>
            <w:r>
              <w:rPr>
                <w:sz w:val="24"/>
                <w:szCs w:val="24"/>
              </w:rPr>
              <w:t>14</w:t>
            </w:r>
            <w:r w:rsidR="000C4B9B">
              <w:rPr>
                <w:sz w:val="24"/>
                <w:szCs w:val="24"/>
              </w:rPr>
              <w:t>,</w:t>
            </w:r>
            <w:r>
              <w:rPr>
                <w:sz w:val="24"/>
                <w:szCs w:val="24"/>
              </w:rPr>
              <w:t>644</w:t>
            </w:r>
          </w:p>
        </w:tc>
        <w:tc>
          <w:tcPr>
            <w:tcW w:w="2410" w:type="dxa"/>
          </w:tcPr>
          <w:p w14:paraId="63B6995D" w14:textId="77777777" w:rsidR="00E4391A" w:rsidRPr="008B696D" w:rsidRDefault="00E4391A" w:rsidP="00E4391A">
            <w:pPr>
              <w:spacing w:line="360" w:lineRule="auto"/>
              <w:ind w:left="0" w:firstLine="0"/>
              <w:jc w:val="right"/>
              <w:rPr>
                <w:sz w:val="24"/>
                <w:szCs w:val="24"/>
              </w:rPr>
            </w:pPr>
            <w:r w:rsidRPr="008B696D">
              <w:rPr>
                <w:sz w:val="24"/>
                <w:szCs w:val="24"/>
              </w:rPr>
              <w:t>4.5</w:t>
            </w:r>
          </w:p>
        </w:tc>
      </w:tr>
      <w:tr w:rsidR="00E4391A" w:rsidRPr="001C5D49" w14:paraId="06D28856" w14:textId="77777777" w:rsidTr="00733FE1">
        <w:trPr>
          <w:trHeight w:val="315"/>
        </w:trPr>
        <w:tc>
          <w:tcPr>
            <w:tcW w:w="1937" w:type="dxa"/>
            <w:noWrap/>
          </w:tcPr>
          <w:p w14:paraId="312AEDB7" w14:textId="77777777" w:rsidR="00E4391A" w:rsidRPr="008B696D" w:rsidRDefault="00E4391A" w:rsidP="00E4391A">
            <w:pPr>
              <w:spacing w:line="360" w:lineRule="auto"/>
              <w:ind w:left="0" w:firstLine="0"/>
              <w:rPr>
                <w:sz w:val="24"/>
                <w:szCs w:val="24"/>
              </w:rPr>
            </w:pPr>
            <w:r w:rsidRPr="008B696D">
              <w:rPr>
                <w:sz w:val="24"/>
                <w:szCs w:val="24"/>
              </w:rPr>
              <w:t>Energy Audit</w:t>
            </w:r>
          </w:p>
        </w:tc>
        <w:tc>
          <w:tcPr>
            <w:tcW w:w="1559" w:type="dxa"/>
            <w:shd w:val="clear" w:color="auto" w:fill="auto"/>
            <w:noWrap/>
          </w:tcPr>
          <w:p w14:paraId="56EE6011" w14:textId="63D6CF6C" w:rsidR="00E4391A" w:rsidRPr="008B696D" w:rsidRDefault="00E4391A" w:rsidP="00E4391A">
            <w:pPr>
              <w:spacing w:line="360" w:lineRule="auto"/>
              <w:ind w:left="0" w:firstLine="0"/>
              <w:jc w:val="right"/>
              <w:rPr>
                <w:sz w:val="24"/>
                <w:szCs w:val="24"/>
              </w:rPr>
            </w:pPr>
            <w:r w:rsidRPr="00E4391A">
              <w:rPr>
                <w:sz w:val="24"/>
                <w:szCs w:val="24"/>
                <w:lang w:eastAsia="zh-HK"/>
              </w:rPr>
              <w:t>64,400</w:t>
            </w:r>
          </w:p>
        </w:tc>
        <w:tc>
          <w:tcPr>
            <w:tcW w:w="1701" w:type="dxa"/>
            <w:shd w:val="clear" w:color="auto" w:fill="auto"/>
          </w:tcPr>
          <w:p w14:paraId="11E85D2C" w14:textId="6BBAE3E2" w:rsidR="00E4391A" w:rsidRPr="008B696D" w:rsidRDefault="003118E3" w:rsidP="00E4391A">
            <w:pPr>
              <w:spacing w:line="360" w:lineRule="auto"/>
              <w:ind w:left="0" w:firstLine="0"/>
              <w:jc w:val="right"/>
              <w:rPr>
                <w:sz w:val="24"/>
                <w:szCs w:val="24"/>
              </w:rPr>
            </w:pPr>
            <w:r>
              <w:rPr>
                <w:sz w:val="24"/>
                <w:szCs w:val="24"/>
              </w:rPr>
              <w:t>66</w:t>
            </w:r>
            <w:r w:rsidR="000C4B9B">
              <w:rPr>
                <w:sz w:val="24"/>
                <w:szCs w:val="24"/>
              </w:rPr>
              <w:t>,</w:t>
            </w:r>
            <w:r>
              <w:rPr>
                <w:sz w:val="24"/>
                <w:szCs w:val="24"/>
              </w:rPr>
              <w:t>422</w:t>
            </w:r>
          </w:p>
        </w:tc>
        <w:tc>
          <w:tcPr>
            <w:tcW w:w="1418" w:type="dxa"/>
            <w:shd w:val="clear" w:color="auto" w:fill="auto"/>
          </w:tcPr>
          <w:p w14:paraId="1A4B112A" w14:textId="548DA4EC" w:rsidR="00E4391A" w:rsidRPr="008B696D" w:rsidRDefault="003118E3" w:rsidP="00E4391A">
            <w:pPr>
              <w:spacing w:line="360" w:lineRule="auto"/>
              <w:ind w:left="0" w:firstLine="0"/>
              <w:jc w:val="right"/>
              <w:rPr>
                <w:sz w:val="24"/>
                <w:szCs w:val="24"/>
              </w:rPr>
            </w:pPr>
            <w:r>
              <w:rPr>
                <w:sz w:val="24"/>
                <w:szCs w:val="24"/>
              </w:rPr>
              <w:t>74</w:t>
            </w:r>
            <w:r w:rsidR="000C4B9B">
              <w:rPr>
                <w:sz w:val="24"/>
                <w:szCs w:val="24"/>
              </w:rPr>
              <w:t>,</w:t>
            </w:r>
            <w:r>
              <w:rPr>
                <w:sz w:val="24"/>
                <w:szCs w:val="24"/>
              </w:rPr>
              <w:t>014</w:t>
            </w:r>
          </w:p>
        </w:tc>
        <w:tc>
          <w:tcPr>
            <w:tcW w:w="2410" w:type="dxa"/>
          </w:tcPr>
          <w:p w14:paraId="4CDE4A3B" w14:textId="77777777" w:rsidR="00E4391A" w:rsidRPr="008B696D" w:rsidRDefault="00E4391A" w:rsidP="00E4391A">
            <w:pPr>
              <w:spacing w:line="360" w:lineRule="auto"/>
              <w:ind w:left="0" w:firstLine="0"/>
              <w:jc w:val="right"/>
              <w:rPr>
                <w:sz w:val="24"/>
                <w:szCs w:val="24"/>
              </w:rPr>
            </w:pPr>
            <w:r w:rsidRPr="008B696D">
              <w:rPr>
                <w:sz w:val="24"/>
                <w:szCs w:val="24"/>
              </w:rPr>
              <w:t>4.5</w:t>
            </w:r>
          </w:p>
        </w:tc>
      </w:tr>
      <w:tr w:rsidR="00E4391A" w:rsidRPr="001C5D49" w14:paraId="0B072BD5" w14:textId="77777777" w:rsidTr="00733FE1">
        <w:trPr>
          <w:trHeight w:val="330"/>
        </w:trPr>
        <w:tc>
          <w:tcPr>
            <w:tcW w:w="1937" w:type="dxa"/>
            <w:noWrap/>
          </w:tcPr>
          <w:p w14:paraId="55C508FB" w14:textId="77777777" w:rsidR="00E4391A" w:rsidRPr="008B696D" w:rsidRDefault="00E4391A" w:rsidP="00E4391A">
            <w:pPr>
              <w:spacing w:line="360" w:lineRule="auto"/>
              <w:ind w:left="0" w:firstLine="0"/>
              <w:rPr>
                <w:sz w:val="24"/>
                <w:szCs w:val="24"/>
              </w:rPr>
            </w:pPr>
            <w:r w:rsidRPr="008B696D">
              <w:rPr>
                <w:sz w:val="24"/>
                <w:szCs w:val="24"/>
              </w:rPr>
              <w:t>Inspection</w:t>
            </w:r>
          </w:p>
        </w:tc>
        <w:tc>
          <w:tcPr>
            <w:tcW w:w="1559" w:type="dxa"/>
            <w:shd w:val="clear" w:color="auto" w:fill="auto"/>
            <w:noWrap/>
          </w:tcPr>
          <w:p w14:paraId="02F678CD" w14:textId="42E043B7" w:rsidR="00E4391A" w:rsidRPr="008B696D" w:rsidRDefault="00E4391A" w:rsidP="00E4391A">
            <w:pPr>
              <w:spacing w:line="360" w:lineRule="auto"/>
              <w:ind w:left="0" w:firstLine="0"/>
              <w:jc w:val="right"/>
              <w:rPr>
                <w:sz w:val="24"/>
                <w:szCs w:val="24"/>
              </w:rPr>
            </w:pPr>
            <w:r w:rsidRPr="00E4391A">
              <w:rPr>
                <w:sz w:val="24"/>
                <w:szCs w:val="24"/>
                <w:lang w:eastAsia="zh-HK"/>
              </w:rPr>
              <w:t>8,250</w:t>
            </w:r>
          </w:p>
        </w:tc>
        <w:tc>
          <w:tcPr>
            <w:tcW w:w="1701" w:type="dxa"/>
            <w:shd w:val="clear" w:color="auto" w:fill="auto"/>
          </w:tcPr>
          <w:p w14:paraId="44850E5D" w14:textId="618E59F2" w:rsidR="00E4391A" w:rsidRPr="008B696D" w:rsidRDefault="003118E3" w:rsidP="00E4391A">
            <w:pPr>
              <w:spacing w:line="360" w:lineRule="auto"/>
              <w:ind w:left="0" w:firstLine="0"/>
              <w:jc w:val="right"/>
              <w:rPr>
                <w:sz w:val="24"/>
                <w:szCs w:val="24"/>
              </w:rPr>
            </w:pPr>
            <w:r>
              <w:rPr>
                <w:sz w:val="24"/>
                <w:szCs w:val="24"/>
              </w:rPr>
              <w:t>9</w:t>
            </w:r>
            <w:r w:rsidR="000C4B9B">
              <w:rPr>
                <w:sz w:val="24"/>
                <w:szCs w:val="24"/>
              </w:rPr>
              <w:t>,</w:t>
            </w:r>
            <w:r>
              <w:rPr>
                <w:sz w:val="24"/>
                <w:szCs w:val="24"/>
              </w:rPr>
              <w:t>387</w:t>
            </w:r>
          </w:p>
        </w:tc>
        <w:tc>
          <w:tcPr>
            <w:tcW w:w="1418" w:type="dxa"/>
            <w:shd w:val="clear" w:color="auto" w:fill="auto"/>
          </w:tcPr>
          <w:p w14:paraId="3F84E0FA" w14:textId="27930978" w:rsidR="00E4391A" w:rsidRPr="008B696D" w:rsidRDefault="003118E3" w:rsidP="00E4391A">
            <w:pPr>
              <w:spacing w:line="360" w:lineRule="auto"/>
              <w:ind w:left="0" w:firstLine="0"/>
              <w:jc w:val="right"/>
              <w:rPr>
                <w:sz w:val="24"/>
                <w:szCs w:val="24"/>
              </w:rPr>
            </w:pPr>
            <w:r>
              <w:rPr>
                <w:sz w:val="24"/>
                <w:szCs w:val="24"/>
              </w:rPr>
              <w:t>10</w:t>
            </w:r>
            <w:r w:rsidR="000C4B9B">
              <w:rPr>
                <w:sz w:val="24"/>
                <w:szCs w:val="24"/>
              </w:rPr>
              <w:t>,</w:t>
            </w:r>
            <w:r>
              <w:rPr>
                <w:sz w:val="24"/>
                <w:szCs w:val="24"/>
              </w:rPr>
              <w:t>460</w:t>
            </w:r>
          </w:p>
        </w:tc>
        <w:tc>
          <w:tcPr>
            <w:tcW w:w="2410" w:type="dxa"/>
          </w:tcPr>
          <w:p w14:paraId="67B7A378" w14:textId="77777777" w:rsidR="00E4391A" w:rsidRPr="008B696D" w:rsidRDefault="00E4391A" w:rsidP="00E4391A">
            <w:pPr>
              <w:spacing w:line="360" w:lineRule="auto"/>
              <w:ind w:left="0" w:firstLine="0"/>
              <w:jc w:val="right"/>
              <w:rPr>
                <w:sz w:val="24"/>
                <w:szCs w:val="24"/>
              </w:rPr>
            </w:pPr>
            <w:r w:rsidRPr="008B696D">
              <w:rPr>
                <w:sz w:val="24"/>
                <w:szCs w:val="24"/>
              </w:rPr>
              <w:t>0.4</w:t>
            </w:r>
          </w:p>
        </w:tc>
      </w:tr>
      <w:tr w:rsidR="00E4391A" w:rsidRPr="001C5D49" w14:paraId="563EEFE0" w14:textId="77777777" w:rsidTr="00733FE1">
        <w:trPr>
          <w:trHeight w:val="330"/>
        </w:trPr>
        <w:tc>
          <w:tcPr>
            <w:tcW w:w="1937" w:type="dxa"/>
            <w:noWrap/>
          </w:tcPr>
          <w:p w14:paraId="2D2939CF" w14:textId="77777777" w:rsidR="00E4391A" w:rsidRPr="008B696D" w:rsidRDefault="00E4391A" w:rsidP="00E4391A">
            <w:pPr>
              <w:spacing w:line="360" w:lineRule="auto"/>
              <w:ind w:left="0" w:firstLine="0"/>
              <w:rPr>
                <w:sz w:val="24"/>
                <w:szCs w:val="24"/>
              </w:rPr>
            </w:pPr>
            <w:r w:rsidRPr="008B696D">
              <w:rPr>
                <w:sz w:val="24"/>
                <w:szCs w:val="24"/>
              </w:rPr>
              <w:t>Buildings</w:t>
            </w:r>
          </w:p>
        </w:tc>
        <w:tc>
          <w:tcPr>
            <w:tcW w:w="1559" w:type="dxa"/>
            <w:shd w:val="clear" w:color="auto" w:fill="auto"/>
            <w:noWrap/>
          </w:tcPr>
          <w:p w14:paraId="219B9337" w14:textId="3092A962" w:rsidR="00E4391A" w:rsidRPr="008B696D" w:rsidRDefault="00E4391A" w:rsidP="00E4391A">
            <w:pPr>
              <w:spacing w:line="360" w:lineRule="auto"/>
              <w:ind w:left="0" w:firstLine="0"/>
              <w:jc w:val="right"/>
              <w:rPr>
                <w:sz w:val="24"/>
                <w:szCs w:val="24"/>
              </w:rPr>
            </w:pPr>
            <w:r w:rsidRPr="00E4391A">
              <w:rPr>
                <w:sz w:val="24"/>
                <w:szCs w:val="24"/>
                <w:lang w:eastAsia="zh-HK"/>
              </w:rPr>
              <w:t>54,200</w:t>
            </w:r>
          </w:p>
        </w:tc>
        <w:tc>
          <w:tcPr>
            <w:tcW w:w="1701" w:type="dxa"/>
            <w:shd w:val="clear" w:color="auto" w:fill="auto"/>
          </w:tcPr>
          <w:p w14:paraId="686B76BA" w14:textId="0E646820" w:rsidR="00E4391A" w:rsidRPr="008B696D" w:rsidRDefault="003118E3" w:rsidP="00E4391A">
            <w:pPr>
              <w:spacing w:line="360" w:lineRule="auto"/>
              <w:ind w:left="0" w:firstLine="0"/>
              <w:jc w:val="right"/>
              <w:rPr>
                <w:sz w:val="24"/>
                <w:szCs w:val="24"/>
              </w:rPr>
            </w:pPr>
            <w:r>
              <w:rPr>
                <w:sz w:val="24"/>
                <w:szCs w:val="24"/>
              </w:rPr>
              <w:t>54</w:t>
            </w:r>
            <w:r w:rsidR="000C4B9B">
              <w:rPr>
                <w:sz w:val="24"/>
                <w:szCs w:val="24"/>
              </w:rPr>
              <w:t>,</w:t>
            </w:r>
            <w:r>
              <w:rPr>
                <w:sz w:val="24"/>
                <w:szCs w:val="24"/>
              </w:rPr>
              <w:t>758</w:t>
            </w:r>
          </w:p>
        </w:tc>
        <w:tc>
          <w:tcPr>
            <w:tcW w:w="1418" w:type="dxa"/>
            <w:shd w:val="clear" w:color="auto" w:fill="auto"/>
          </w:tcPr>
          <w:p w14:paraId="7DB69DED" w14:textId="2503446B" w:rsidR="00E4391A" w:rsidRPr="008B696D" w:rsidRDefault="003118E3" w:rsidP="00E4391A">
            <w:pPr>
              <w:spacing w:line="360" w:lineRule="auto"/>
              <w:ind w:left="0" w:firstLine="0"/>
              <w:jc w:val="right"/>
              <w:rPr>
                <w:sz w:val="24"/>
                <w:szCs w:val="24"/>
              </w:rPr>
            </w:pPr>
            <w:r>
              <w:rPr>
                <w:sz w:val="24"/>
                <w:szCs w:val="24"/>
              </w:rPr>
              <w:t>61</w:t>
            </w:r>
            <w:r w:rsidR="000C4B9B">
              <w:rPr>
                <w:sz w:val="24"/>
                <w:szCs w:val="24"/>
              </w:rPr>
              <w:t>,</w:t>
            </w:r>
            <w:r>
              <w:rPr>
                <w:sz w:val="24"/>
                <w:szCs w:val="24"/>
              </w:rPr>
              <w:t>010</w:t>
            </w:r>
          </w:p>
        </w:tc>
        <w:tc>
          <w:tcPr>
            <w:tcW w:w="2410" w:type="dxa"/>
          </w:tcPr>
          <w:p w14:paraId="61D57D90" w14:textId="77777777" w:rsidR="00E4391A" w:rsidRPr="008B696D" w:rsidRDefault="00E4391A" w:rsidP="00E4391A">
            <w:pPr>
              <w:spacing w:line="360" w:lineRule="auto"/>
              <w:ind w:left="0" w:firstLine="0"/>
              <w:jc w:val="right"/>
              <w:rPr>
                <w:sz w:val="24"/>
                <w:szCs w:val="24"/>
              </w:rPr>
            </w:pPr>
            <w:r w:rsidRPr="008B696D">
              <w:rPr>
                <w:sz w:val="24"/>
                <w:szCs w:val="24"/>
              </w:rPr>
              <w:t>2.0</w:t>
            </w:r>
          </w:p>
        </w:tc>
      </w:tr>
    </w:tbl>
    <w:p w14:paraId="11FA9272" w14:textId="77777777" w:rsidR="00733FE1" w:rsidRDefault="00733FE1" w:rsidP="00733FE1">
      <w:pPr>
        <w:spacing w:line="360" w:lineRule="auto"/>
        <w:ind w:left="0" w:firstLine="0"/>
        <w:jc w:val="both"/>
        <w:rPr>
          <w:rFonts w:ascii="Frutiger Light" w:hAnsi="Frutiger Light"/>
        </w:rPr>
      </w:pPr>
    </w:p>
    <w:p w14:paraId="07024A47" w14:textId="54D0D942" w:rsidR="008B696D" w:rsidRPr="00733FE1" w:rsidRDefault="008B696D" w:rsidP="00733FE1">
      <w:pPr>
        <w:spacing w:line="360" w:lineRule="auto"/>
        <w:ind w:left="0" w:firstLine="0"/>
        <w:jc w:val="both"/>
        <w:rPr>
          <w:sz w:val="24"/>
          <w:szCs w:val="24"/>
        </w:rPr>
      </w:pPr>
      <w:r w:rsidRPr="00733FE1">
        <w:rPr>
          <w:sz w:val="24"/>
          <w:szCs w:val="24"/>
        </w:rPr>
        <w:t>The estimated annual growth rate for each major entity is shown below:</w:t>
      </w:r>
    </w:p>
    <w:tbl>
      <w:tblPr>
        <w:tblW w:w="50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971"/>
        <w:gridCol w:w="971"/>
        <w:gridCol w:w="971"/>
        <w:gridCol w:w="971"/>
        <w:gridCol w:w="971"/>
        <w:gridCol w:w="971"/>
        <w:gridCol w:w="971"/>
        <w:gridCol w:w="971"/>
      </w:tblGrid>
      <w:tr w:rsidR="008B696D" w:rsidRPr="00B54B54" w14:paraId="2AC86E07" w14:textId="77777777" w:rsidTr="00CF44D8">
        <w:trPr>
          <w:trHeight w:val="225"/>
        </w:trPr>
        <w:tc>
          <w:tcPr>
            <w:tcW w:w="968" w:type="pct"/>
          </w:tcPr>
          <w:p w14:paraId="7DE8464E" w14:textId="77777777" w:rsidR="008B696D" w:rsidRPr="00733FE1" w:rsidRDefault="008B696D" w:rsidP="00733FE1">
            <w:pPr>
              <w:spacing w:line="360" w:lineRule="auto"/>
              <w:ind w:left="0" w:firstLine="0"/>
              <w:jc w:val="center"/>
              <w:rPr>
                <w:b/>
                <w:sz w:val="24"/>
                <w:szCs w:val="24"/>
              </w:rPr>
            </w:pPr>
          </w:p>
        </w:tc>
        <w:tc>
          <w:tcPr>
            <w:tcW w:w="4032" w:type="pct"/>
            <w:gridSpan w:val="8"/>
          </w:tcPr>
          <w:p w14:paraId="52DE073C" w14:textId="77777777" w:rsidR="008B696D" w:rsidRPr="00733FE1" w:rsidRDefault="008B696D" w:rsidP="00733FE1">
            <w:pPr>
              <w:spacing w:line="360" w:lineRule="auto"/>
              <w:ind w:left="0" w:firstLine="0"/>
              <w:jc w:val="center"/>
              <w:rPr>
                <w:b/>
                <w:sz w:val="24"/>
                <w:szCs w:val="24"/>
              </w:rPr>
            </w:pPr>
            <w:r w:rsidRPr="00733FE1">
              <w:rPr>
                <w:b/>
                <w:sz w:val="24"/>
                <w:szCs w:val="24"/>
              </w:rPr>
              <w:t>Estimated annual growth</w:t>
            </w:r>
          </w:p>
        </w:tc>
      </w:tr>
      <w:tr w:rsidR="008B696D" w:rsidRPr="00B54B54" w14:paraId="7AB9519F" w14:textId="77777777" w:rsidTr="00140582">
        <w:trPr>
          <w:trHeight w:val="444"/>
        </w:trPr>
        <w:tc>
          <w:tcPr>
            <w:tcW w:w="968" w:type="pct"/>
            <w:vAlign w:val="center"/>
          </w:tcPr>
          <w:p w14:paraId="6631C53A" w14:textId="77777777" w:rsidR="008B696D" w:rsidRPr="00733FE1" w:rsidRDefault="008B696D" w:rsidP="00733FE1">
            <w:pPr>
              <w:spacing w:line="360" w:lineRule="auto"/>
              <w:ind w:left="0" w:firstLine="0"/>
              <w:jc w:val="center"/>
              <w:rPr>
                <w:b/>
                <w:sz w:val="24"/>
                <w:szCs w:val="24"/>
              </w:rPr>
            </w:pPr>
            <w:r w:rsidRPr="00733FE1">
              <w:rPr>
                <w:b/>
                <w:sz w:val="24"/>
                <w:szCs w:val="24"/>
              </w:rPr>
              <w:t>Entity</w:t>
            </w:r>
          </w:p>
        </w:tc>
        <w:tc>
          <w:tcPr>
            <w:tcW w:w="504" w:type="pct"/>
            <w:vAlign w:val="center"/>
          </w:tcPr>
          <w:p w14:paraId="1E68353D" w14:textId="77777777" w:rsidR="008B696D" w:rsidRPr="00733FE1" w:rsidRDefault="008B696D" w:rsidP="00733FE1">
            <w:pPr>
              <w:spacing w:line="360" w:lineRule="auto"/>
              <w:ind w:left="0" w:firstLine="0"/>
              <w:jc w:val="center"/>
              <w:rPr>
                <w:b/>
                <w:sz w:val="24"/>
                <w:szCs w:val="24"/>
              </w:rPr>
            </w:pPr>
            <w:r w:rsidRPr="00733FE1">
              <w:rPr>
                <w:b/>
                <w:sz w:val="24"/>
                <w:szCs w:val="24"/>
              </w:rPr>
              <w:t>Y0</w:t>
            </w:r>
          </w:p>
        </w:tc>
        <w:tc>
          <w:tcPr>
            <w:tcW w:w="504" w:type="pct"/>
            <w:vAlign w:val="center"/>
          </w:tcPr>
          <w:p w14:paraId="1ECF1F9B" w14:textId="77777777" w:rsidR="008B696D" w:rsidRPr="00733FE1" w:rsidRDefault="008B696D" w:rsidP="00733FE1">
            <w:pPr>
              <w:spacing w:line="360" w:lineRule="auto"/>
              <w:ind w:left="0" w:firstLine="0"/>
              <w:jc w:val="center"/>
              <w:rPr>
                <w:b/>
                <w:sz w:val="24"/>
                <w:szCs w:val="24"/>
              </w:rPr>
            </w:pPr>
            <w:r w:rsidRPr="00733FE1">
              <w:rPr>
                <w:b/>
                <w:sz w:val="24"/>
                <w:szCs w:val="24"/>
              </w:rPr>
              <w:t>Y1</w:t>
            </w:r>
          </w:p>
        </w:tc>
        <w:tc>
          <w:tcPr>
            <w:tcW w:w="504" w:type="pct"/>
            <w:vAlign w:val="center"/>
          </w:tcPr>
          <w:p w14:paraId="0AFC4ADD" w14:textId="77777777" w:rsidR="008B696D" w:rsidRPr="00733FE1" w:rsidRDefault="008B696D" w:rsidP="00733FE1">
            <w:pPr>
              <w:spacing w:line="360" w:lineRule="auto"/>
              <w:ind w:left="0" w:firstLine="0"/>
              <w:jc w:val="center"/>
              <w:rPr>
                <w:b/>
                <w:sz w:val="24"/>
                <w:szCs w:val="24"/>
              </w:rPr>
            </w:pPr>
            <w:r w:rsidRPr="00733FE1">
              <w:rPr>
                <w:b/>
                <w:sz w:val="24"/>
                <w:szCs w:val="24"/>
              </w:rPr>
              <w:t>Y2</w:t>
            </w:r>
          </w:p>
        </w:tc>
        <w:tc>
          <w:tcPr>
            <w:tcW w:w="504" w:type="pct"/>
            <w:vAlign w:val="center"/>
          </w:tcPr>
          <w:p w14:paraId="0BD0B3B1" w14:textId="77777777" w:rsidR="008B696D" w:rsidRPr="00733FE1" w:rsidRDefault="008B696D" w:rsidP="00733FE1">
            <w:pPr>
              <w:spacing w:line="360" w:lineRule="auto"/>
              <w:ind w:left="0" w:firstLine="0"/>
              <w:jc w:val="center"/>
              <w:rPr>
                <w:b/>
                <w:sz w:val="24"/>
                <w:szCs w:val="24"/>
              </w:rPr>
            </w:pPr>
            <w:r w:rsidRPr="00733FE1">
              <w:rPr>
                <w:b/>
                <w:sz w:val="24"/>
                <w:szCs w:val="24"/>
              </w:rPr>
              <w:t>Y3</w:t>
            </w:r>
          </w:p>
        </w:tc>
        <w:tc>
          <w:tcPr>
            <w:tcW w:w="504" w:type="pct"/>
            <w:vAlign w:val="center"/>
          </w:tcPr>
          <w:p w14:paraId="608A31A4" w14:textId="77777777" w:rsidR="008B696D" w:rsidRPr="00733FE1" w:rsidRDefault="008B696D" w:rsidP="00733FE1">
            <w:pPr>
              <w:spacing w:line="360" w:lineRule="auto"/>
              <w:ind w:left="0" w:firstLine="0"/>
              <w:jc w:val="center"/>
              <w:rPr>
                <w:b/>
                <w:sz w:val="24"/>
                <w:szCs w:val="24"/>
              </w:rPr>
            </w:pPr>
            <w:r w:rsidRPr="00733FE1">
              <w:rPr>
                <w:b/>
                <w:sz w:val="24"/>
                <w:szCs w:val="24"/>
              </w:rPr>
              <w:t>Y4</w:t>
            </w:r>
          </w:p>
        </w:tc>
        <w:tc>
          <w:tcPr>
            <w:tcW w:w="504" w:type="pct"/>
            <w:vAlign w:val="center"/>
          </w:tcPr>
          <w:p w14:paraId="309F3E17" w14:textId="77777777" w:rsidR="008B696D" w:rsidRPr="00733FE1" w:rsidRDefault="008B696D" w:rsidP="00733FE1">
            <w:pPr>
              <w:spacing w:line="360" w:lineRule="auto"/>
              <w:ind w:left="0" w:firstLine="0"/>
              <w:jc w:val="center"/>
              <w:rPr>
                <w:b/>
                <w:sz w:val="24"/>
                <w:szCs w:val="24"/>
              </w:rPr>
            </w:pPr>
            <w:r w:rsidRPr="00733FE1">
              <w:rPr>
                <w:b/>
                <w:sz w:val="24"/>
                <w:szCs w:val="24"/>
              </w:rPr>
              <w:t>Y5</w:t>
            </w:r>
          </w:p>
        </w:tc>
        <w:tc>
          <w:tcPr>
            <w:tcW w:w="504" w:type="pct"/>
            <w:vAlign w:val="center"/>
          </w:tcPr>
          <w:p w14:paraId="681DC634" w14:textId="77777777" w:rsidR="008B696D" w:rsidRPr="00733FE1" w:rsidRDefault="008B696D" w:rsidP="00733FE1">
            <w:pPr>
              <w:spacing w:line="360" w:lineRule="auto"/>
              <w:ind w:left="0" w:firstLine="0"/>
              <w:jc w:val="center"/>
              <w:rPr>
                <w:b/>
                <w:sz w:val="24"/>
                <w:szCs w:val="24"/>
              </w:rPr>
            </w:pPr>
            <w:r w:rsidRPr="00733FE1">
              <w:rPr>
                <w:b/>
                <w:sz w:val="24"/>
                <w:szCs w:val="24"/>
              </w:rPr>
              <w:t>Y6</w:t>
            </w:r>
          </w:p>
        </w:tc>
        <w:tc>
          <w:tcPr>
            <w:tcW w:w="504" w:type="pct"/>
            <w:vAlign w:val="center"/>
          </w:tcPr>
          <w:p w14:paraId="5949AE87" w14:textId="77777777" w:rsidR="008B696D" w:rsidRPr="00733FE1" w:rsidRDefault="008B696D" w:rsidP="00733FE1">
            <w:pPr>
              <w:spacing w:line="360" w:lineRule="auto"/>
              <w:ind w:left="0" w:firstLine="0"/>
              <w:jc w:val="center"/>
              <w:rPr>
                <w:b/>
                <w:sz w:val="24"/>
                <w:szCs w:val="24"/>
              </w:rPr>
            </w:pPr>
            <w:r w:rsidRPr="00733FE1">
              <w:rPr>
                <w:b/>
                <w:sz w:val="24"/>
                <w:szCs w:val="24"/>
              </w:rPr>
              <w:t>Y7</w:t>
            </w:r>
          </w:p>
        </w:tc>
      </w:tr>
      <w:tr w:rsidR="00140582" w:rsidRPr="00B54B54" w14:paraId="17A17F09" w14:textId="77777777" w:rsidTr="00140582">
        <w:trPr>
          <w:trHeight w:val="330"/>
        </w:trPr>
        <w:tc>
          <w:tcPr>
            <w:tcW w:w="968" w:type="pct"/>
            <w:noWrap/>
          </w:tcPr>
          <w:p w14:paraId="327D4623" w14:textId="77777777" w:rsidR="00140582" w:rsidRPr="00733FE1" w:rsidRDefault="00140582" w:rsidP="00140582">
            <w:pPr>
              <w:spacing w:line="360" w:lineRule="auto"/>
              <w:ind w:left="0" w:firstLine="0"/>
              <w:jc w:val="center"/>
              <w:rPr>
                <w:sz w:val="24"/>
                <w:szCs w:val="24"/>
              </w:rPr>
            </w:pPr>
            <w:r w:rsidRPr="00733FE1">
              <w:rPr>
                <w:sz w:val="24"/>
                <w:szCs w:val="24"/>
              </w:rPr>
              <w:t>REA</w:t>
            </w:r>
          </w:p>
        </w:tc>
        <w:tc>
          <w:tcPr>
            <w:tcW w:w="504" w:type="pct"/>
            <w:noWrap/>
          </w:tcPr>
          <w:p w14:paraId="0AF86C7B" w14:textId="77777777" w:rsidR="00140582" w:rsidRPr="00733FE1" w:rsidRDefault="00140582" w:rsidP="00140582">
            <w:pPr>
              <w:spacing w:line="360" w:lineRule="auto"/>
              <w:ind w:left="0" w:firstLine="0"/>
              <w:jc w:val="center"/>
              <w:rPr>
                <w:sz w:val="24"/>
                <w:szCs w:val="24"/>
              </w:rPr>
            </w:pPr>
            <w:r w:rsidRPr="00733FE1">
              <w:rPr>
                <w:sz w:val="24"/>
                <w:szCs w:val="24"/>
              </w:rPr>
              <w:t>n/a</w:t>
            </w:r>
          </w:p>
        </w:tc>
        <w:tc>
          <w:tcPr>
            <w:tcW w:w="504" w:type="pct"/>
            <w:noWrap/>
            <w:vAlign w:val="bottom"/>
          </w:tcPr>
          <w:p w14:paraId="77667443" w14:textId="38F425E0" w:rsidR="00140582" w:rsidRPr="00140582" w:rsidRDefault="00140582" w:rsidP="00813C4E">
            <w:pPr>
              <w:spacing w:line="360" w:lineRule="auto"/>
              <w:ind w:left="0" w:firstLine="0"/>
              <w:jc w:val="right"/>
              <w:rPr>
                <w:sz w:val="24"/>
                <w:szCs w:val="24"/>
              </w:rPr>
            </w:pPr>
            <w:r w:rsidRPr="00140582">
              <w:rPr>
                <w:color w:val="000000"/>
                <w:sz w:val="24"/>
                <w:szCs w:val="24"/>
              </w:rPr>
              <w:t>9.33%</w:t>
            </w:r>
          </w:p>
        </w:tc>
        <w:tc>
          <w:tcPr>
            <w:tcW w:w="504" w:type="pct"/>
            <w:noWrap/>
            <w:vAlign w:val="bottom"/>
          </w:tcPr>
          <w:p w14:paraId="3087166B" w14:textId="704EE1BA" w:rsidR="00140582" w:rsidRPr="00140582" w:rsidRDefault="00140582" w:rsidP="00813C4E">
            <w:pPr>
              <w:spacing w:line="360" w:lineRule="auto"/>
              <w:ind w:left="0" w:firstLine="0"/>
              <w:jc w:val="right"/>
              <w:rPr>
                <w:sz w:val="24"/>
                <w:szCs w:val="24"/>
              </w:rPr>
            </w:pPr>
            <w:r w:rsidRPr="00140582">
              <w:rPr>
                <w:color w:val="000000"/>
                <w:sz w:val="24"/>
                <w:szCs w:val="24"/>
              </w:rPr>
              <w:t>8.63%</w:t>
            </w:r>
          </w:p>
        </w:tc>
        <w:tc>
          <w:tcPr>
            <w:tcW w:w="504" w:type="pct"/>
            <w:noWrap/>
            <w:vAlign w:val="bottom"/>
          </w:tcPr>
          <w:p w14:paraId="4973C5E3" w14:textId="535FC74B" w:rsidR="00140582" w:rsidRPr="00140582" w:rsidRDefault="00140582" w:rsidP="00813C4E">
            <w:pPr>
              <w:spacing w:line="360" w:lineRule="auto"/>
              <w:ind w:left="0" w:firstLine="0"/>
              <w:jc w:val="right"/>
              <w:rPr>
                <w:sz w:val="24"/>
                <w:szCs w:val="24"/>
              </w:rPr>
            </w:pPr>
            <w:r w:rsidRPr="00140582">
              <w:rPr>
                <w:color w:val="000000"/>
                <w:sz w:val="24"/>
                <w:szCs w:val="24"/>
              </w:rPr>
              <w:t>7.93%</w:t>
            </w:r>
          </w:p>
        </w:tc>
        <w:tc>
          <w:tcPr>
            <w:tcW w:w="504" w:type="pct"/>
            <w:noWrap/>
            <w:vAlign w:val="bottom"/>
          </w:tcPr>
          <w:p w14:paraId="797B6616" w14:textId="2D21C31A" w:rsidR="00140582" w:rsidRPr="00140582" w:rsidRDefault="00140582" w:rsidP="00813C4E">
            <w:pPr>
              <w:spacing w:line="360" w:lineRule="auto"/>
              <w:ind w:left="0" w:firstLine="0"/>
              <w:jc w:val="right"/>
              <w:rPr>
                <w:sz w:val="24"/>
                <w:szCs w:val="24"/>
              </w:rPr>
            </w:pPr>
            <w:r w:rsidRPr="00140582">
              <w:rPr>
                <w:color w:val="000000"/>
                <w:sz w:val="24"/>
                <w:szCs w:val="24"/>
              </w:rPr>
              <w:t>7.23%</w:t>
            </w:r>
          </w:p>
        </w:tc>
        <w:tc>
          <w:tcPr>
            <w:tcW w:w="504" w:type="pct"/>
            <w:noWrap/>
            <w:vAlign w:val="bottom"/>
          </w:tcPr>
          <w:p w14:paraId="0E0844EB" w14:textId="45792645" w:rsidR="00140582" w:rsidRPr="00140582" w:rsidRDefault="00140582" w:rsidP="00813C4E">
            <w:pPr>
              <w:spacing w:line="360" w:lineRule="auto"/>
              <w:ind w:left="0" w:firstLine="0"/>
              <w:jc w:val="right"/>
              <w:rPr>
                <w:sz w:val="24"/>
                <w:szCs w:val="24"/>
              </w:rPr>
            </w:pPr>
            <w:r w:rsidRPr="00140582">
              <w:rPr>
                <w:color w:val="000000"/>
                <w:sz w:val="24"/>
                <w:szCs w:val="24"/>
              </w:rPr>
              <w:t>6.53%</w:t>
            </w:r>
          </w:p>
        </w:tc>
        <w:tc>
          <w:tcPr>
            <w:tcW w:w="504" w:type="pct"/>
            <w:noWrap/>
            <w:vAlign w:val="bottom"/>
          </w:tcPr>
          <w:p w14:paraId="6E48A6A3" w14:textId="3B1F9080" w:rsidR="00140582" w:rsidRPr="00140582" w:rsidRDefault="00140582" w:rsidP="00813C4E">
            <w:pPr>
              <w:spacing w:line="360" w:lineRule="auto"/>
              <w:ind w:left="0" w:firstLine="0"/>
              <w:jc w:val="right"/>
              <w:rPr>
                <w:sz w:val="24"/>
                <w:szCs w:val="24"/>
              </w:rPr>
            </w:pPr>
            <w:r w:rsidRPr="00140582">
              <w:rPr>
                <w:color w:val="000000"/>
                <w:sz w:val="24"/>
                <w:szCs w:val="24"/>
              </w:rPr>
              <w:t>5.83%</w:t>
            </w:r>
          </w:p>
        </w:tc>
        <w:tc>
          <w:tcPr>
            <w:tcW w:w="504" w:type="pct"/>
            <w:noWrap/>
            <w:vAlign w:val="bottom"/>
          </w:tcPr>
          <w:p w14:paraId="742DAF0D" w14:textId="5E5B666A" w:rsidR="00140582" w:rsidRPr="00140582" w:rsidRDefault="00140582" w:rsidP="00813C4E">
            <w:pPr>
              <w:spacing w:line="360" w:lineRule="auto"/>
              <w:ind w:left="0" w:firstLine="0"/>
              <w:jc w:val="right"/>
              <w:rPr>
                <w:sz w:val="24"/>
                <w:szCs w:val="24"/>
              </w:rPr>
            </w:pPr>
            <w:r w:rsidRPr="00140582">
              <w:rPr>
                <w:color w:val="000000"/>
                <w:sz w:val="24"/>
                <w:szCs w:val="24"/>
              </w:rPr>
              <w:t>5.13%</w:t>
            </w:r>
          </w:p>
        </w:tc>
      </w:tr>
      <w:tr w:rsidR="00140582" w:rsidRPr="00B54B54" w14:paraId="63C3D752" w14:textId="77777777" w:rsidTr="00CF44D8">
        <w:trPr>
          <w:trHeight w:val="315"/>
        </w:trPr>
        <w:tc>
          <w:tcPr>
            <w:tcW w:w="968" w:type="pct"/>
            <w:noWrap/>
          </w:tcPr>
          <w:p w14:paraId="299332BE" w14:textId="77777777" w:rsidR="00140582" w:rsidRPr="00733FE1" w:rsidRDefault="00140582" w:rsidP="00140582">
            <w:pPr>
              <w:spacing w:line="360" w:lineRule="auto"/>
              <w:ind w:left="0" w:firstLine="0"/>
              <w:jc w:val="center"/>
              <w:rPr>
                <w:sz w:val="24"/>
                <w:szCs w:val="24"/>
              </w:rPr>
            </w:pPr>
            <w:r w:rsidRPr="00733FE1">
              <w:rPr>
                <w:sz w:val="24"/>
                <w:szCs w:val="24"/>
              </w:rPr>
              <w:t>COCR</w:t>
            </w:r>
          </w:p>
        </w:tc>
        <w:tc>
          <w:tcPr>
            <w:tcW w:w="504" w:type="pct"/>
            <w:noWrap/>
          </w:tcPr>
          <w:p w14:paraId="0F0E7EE4" w14:textId="77777777" w:rsidR="00140582" w:rsidRPr="00733FE1" w:rsidRDefault="00140582" w:rsidP="00140582">
            <w:pPr>
              <w:spacing w:line="360" w:lineRule="auto"/>
              <w:ind w:left="0" w:firstLine="0"/>
              <w:jc w:val="center"/>
              <w:rPr>
                <w:sz w:val="24"/>
                <w:szCs w:val="24"/>
              </w:rPr>
            </w:pPr>
            <w:r w:rsidRPr="00733FE1">
              <w:rPr>
                <w:sz w:val="24"/>
                <w:szCs w:val="24"/>
              </w:rPr>
              <w:t>n/a</w:t>
            </w:r>
          </w:p>
        </w:tc>
        <w:tc>
          <w:tcPr>
            <w:tcW w:w="504" w:type="pct"/>
            <w:noWrap/>
            <w:vAlign w:val="bottom"/>
          </w:tcPr>
          <w:p w14:paraId="3A269877" w14:textId="3BB0734F" w:rsidR="00140582" w:rsidRPr="00140582" w:rsidRDefault="00140582" w:rsidP="00813C4E">
            <w:pPr>
              <w:spacing w:line="360" w:lineRule="auto"/>
              <w:ind w:left="0" w:firstLine="0"/>
              <w:jc w:val="right"/>
              <w:rPr>
                <w:sz w:val="24"/>
                <w:szCs w:val="24"/>
              </w:rPr>
            </w:pPr>
            <w:r w:rsidRPr="00140582">
              <w:rPr>
                <w:color w:val="000000"/>
                <w:sz w:val="24"/>
                <w:szCs w:val="24"/>
              </w:rPr>
              <w:t>11.39%</w:t>
            </w:r>
          </w:p>
        </w:tc>
        <w:tc>
          <w:tcPr>
            <w:tcW w:w="504" w:type="pct"/>
            <w:noWrap/>
            <w:vAlign w:val="bottom"/>
          </w:tcPr>
          <w:p w14:paraId="75B3EA70" w14:textId="0B93E75A" w:rsidR="00140582" w:rsidRPr="00140582" w:rsidRDefault="00140582" w:rsidP="00813C4E">
            <w:pPr>
              <w:spacing w:line="360" w:lineRule="auto"/>
              <w:ind w:left="0" w:firstLine="0"/>
              <w:jc w:val="right"/>
              <w:rPr>
                <w:sz w:val="24"/>
                <w:szCs w:val="24"/>
              </w:rPr>
            </w:pPr>
            <w:r w:rsidRPr="00140582">
              <w:rPr>
                <w:color w:val="000000"/>
                <w:sz w:val="24"/>
                <w:szCs w:val="24"/>
              </w:rPr>
              <w:t>10.59%</w:t>
            </w:r>
          </w:p>
        </w:tc>
        <w:tc>
          <w:tcPr>
            <w:tcW w:w="504" w:type="pct"/>
            <w:noWrap/>
            <w:vAlign w:val="bottom"/>
          </w:tcPr>
          <w:p w14:paraId="1235C965" w14:textId="7ABDDD7F" w:rsidR="00140582" w:rsidRPr="00140582" w:rsidRDefault="00140582" w:rsidP="00813C4E">
            <w:pPr>
              <w:spacing w:line="360" w:lineRule="auto"/>
              <w:ind w:left="0" w:firstLine="0"/>
              <w:jc w:val="right"/>
              <w:rPr>
                <w:sz w:val="24"/>
                <w:szCs w:val="24"/>
              </w:rPr>
            </w:pPr>
            <w:r w:rsidRPr="00140582">
              <w:rPr>
                <w:color w:val="000000"/>
                <w:sz w:val="24"/>
                <w:szCs w:val="24"/>
              </w:rPr>
              <w:t>9.79%</w:t>
            </w:r>
          </w:p>
        </w:tc>
        <w:tc>
          <w:tcPr>
            <w:tcW w:w="504" w:type="pct"/>
            <w:noWrap/>
            <w:vAlign w:val="bottom"/>
          </w:tcPr>
          <w:p w14:paraId="347BE12A" w14:textId="21E0EE1E" w:rsidR="00140582" w:rsidRPr="00140582" w:rsidRDefault="00140582" w:rsidP="00813C4E">
            <w:pPr>
              <w:spacing w:line="360" w:lineRule="auto"/>
              <w:ind w:left="0" w:firstLine="0"/>
              <w:jc w:val="right"/>
              <w:rPr>
                <w:sz w:val="24"/>
                <w:szCs w:val="24"/>
              </w:rPr>
            </w:pPr>
            <w:r w:rsidRPr="00140582">
              <w:rPr>
                <w:color w:val="000000"/>
                <w:sz w:val="24"/>
                <w:szCs w:val="24"/>
              </w:rPr>
              <w:t>8.99%</w:t>
            </w:r>
          </w:p>
        </w:tc>
        <w:tc>
          <w:tcPr>
            <w:tcW w:w="504" w:type="pct"/>
            <w:noWrap/>
            <w:vAlign w:val="bottom"/>
          </w:tcPr>
          <w:p w14:paraId="0F79C7F3" w14:textId="3C2DB8FC" w:rsidR="00140582" w:rsidRPr="00140582" w:rsidRDefault="00140582" w:rsidP="00813C4E">
            <w:pPr>
              <w:spacing w:line="360" w:lineRule="auto"/>
              <w:ind w:left="0" w:firstLine="0"/>
              <w:jc w:val="right"/>
              <w:rPr>
                <w:sz w:val="24"/>
                <w:szCs w:val="24"/>
              </w:rPr>
            </w:pPr>
            <w:r w:rsidRPr="00140582">
              <w:rPr>
                <w:color w:val="000000"/>
                <w:sz w:val="24"/>
                <w:szCs w:val="24"/>
              </w:rPr>
              <w:t>8.19%</w:t>
            </w:r>
          </w:p>
        </w:tc>
        <w:tc>
          <w:tcPr>
            <w:tcW w:w="504" w:type="pct"/>
            <w:noWrap/>
            <w:vAlign w:val="bottom"/>
          </w:tcPr>
          <w:p w14:paraId="4DF877E3" w14:textId="455CAD3C" w:rsidR="00140582" w:rsidRPr="00140582" w:rsidRDefault="00140582" w:rsidP="00813C4E">
            <w:pPr>
              <w:spacing w:line="360" w:lineRule="auto"/>
              <w:ind w:left="0" w:firstLine="0"/>
              <w:jc w:val="right"/>
              <w:rPr>
                <w:sz w:val="24"/>
                <w:szCs w:val="24"/>
              </w:rPr>
            </w:pPr>
            <w:r w:rsidRPr="00140582">
              <w:rPr>
                <w:color w:val="000000"/>
                <w:sz w:val="24"/>
                <w:szCs w:val="24"/>
              </w:rPr>
              <w:t>7.39%</w:t>
            </w:r>
          </w:p>
        </w:tc>
        <w:tc>
          <w:tcPr>
            <w:tcW w:w="504" w:type="pct"/>
            <w:noWrap/>
            <w:vAlign w:val="bottom"/>
          </w:tcPr>
          <w:p w14:paraId="501C2BA9" w14:textId="26B73527" w:rsidR="00140582" w:rsidRPr="00140582" w:rsidRDefault="00140582" w:rsidP="00813C4E">
            <w:pPr>
              <w:spacing w:line="360" w:lineRule="auto"/>
              <w:ind w:left="0" w:firstLine="0"/>
              <w:jc w:val="right"/>
              <w:rPr>
                <w:sz w:val="24"/>
                <w:szCs w:val="24"/>
              </w:rPr>
            </w:pPr>
            <w:r w:rsidRPr="00140582">
              <w:rPr>
                <w:color w:val="000000"/>
                <w:sz w:val="24"/>
                <w:szCs w:val="24"/>
              </w:rPr>
              <w:t>6.59%</w:t>
            </w:r>
          </w:p>
        </w:tc>
      </w:tr>
      <w:tr w:rsidR="00140582" w:rsidRPr="00B54B54" w14:paraId="45CEFCA6" w14:textId="77777777" w:rsidTr="00CF44D8">
        <w:trPr>
          <w:trHeight w:val="315"/>
        </w:trPr>
        <w:tc>
          <w:tcPr>
            <w:tcW w:w="968" w:type="pct"/>
            <w:noWrap/>
          </w:tcPr>
          <w:p w14:paraId="6B285854" w14:textId="77777777" w:rsidR="00140582" w:rsidRPr="00733FE1" w:rsidRDefault="00140582" w:rsidP="00140582">
            <w:pPr>
              <w:spacing w:line="360" w:lineRule="auto"/>
              <w:ind w:left="0" w:firstLine="0"/>
              <w:jc w:val="center"/>
              <w:rPr>
                <w:sz w:val="24"/>
                <w:szCs w:val="24"/>
              </w:rPr>
            </w:pPr>
            <w:r w:rsidRPr="00733FE1">
              <w:rPr>
                <w:sz w:val="24"/>
                <w:szCs w:val="24"/>
              </w:rPr>
              <w:t>FOC</w:t>
            </w:r>
          </w:p>
        </w:tc>
        <w:tc>
          <w:tcPr>
            <w:tcW w:w="504" w:type="pct"/>
            <w:noWrap/>
          </w:tcPr>
          <w:p w14:paraId="05D16BCE" w14:textId="77777777" w:rsidR="00140582" w:rsidRPr="00733FE1" w:rsidRDefault="00140582" w:rsidP="00140582">
            <w:pPr>
              <w:spacing w:line="360" w:lineRule="auto"/>
              <w:ind w:left="0" w:firstLine="0"/>
              <w:jc w:val="center"/>
              <w:rPr>
                <w:sz w:val="24"/>
                <w:szCs w:val="24"/>
              </w:rPr>
            </w:pPr>
            <w:r w:rsidRPr="00733FE1">
              <w:rPr>
                <w:sz w:val="24"/>
                <w:szCs w:val="24"/>
              </w:rPr>
              <w:t>n/a</w:t>
            </w:r>
          </w:p>
        </w:tc>
        <w:tc>
          <w:tcPr>
            <w:tcW w:w="504" w:type="pct"/>
            <w:noWrap/>
            <w:vAlign w:val="bottom"/>
          </w:tcPr>
          <w:p w14:paraId="4E2176DB" w14:textId="4CF14C69" w:rsidR="00140582" w:rsidRPr="00140582" w:rsidRDefault="00140582" w:rsidP="00813C4E">
            <w:pPr>
              <w:spacing w:line="360" w:lineRule="auto"/>
              <w:ind w:left="0" w:firstLine="0"/>
              <w:jc w:val="right"/>
              <w:rPr>
                <w:sz w:val="24"/>
                <w:szCs w:val="24"/>
              </w:rPr>
            </w:pPr>
            <w:r w:rsidRPr="00140582">
              <w:rPr>
                <w:color w:val="000000"/>
                <w:sz w:val="24"/>
                <w:szCs w:val="24"/>
              </w:rPr>
              <w:t>11.39%</w:t>
            </w:r>
          </w:p>
        </w:tc>
        <w:tc>
          <w:tcPr>
            <w:tcW w:w="504" w:type="pct"/>
            <w:noWrap/>
            <w:vAlign w:val="bottom"/>
          </w:tcPr>
          <w:p w14:paraId="74D99229" w14:textId="78907C32" w:rsidR="00140582" w:rsidRPr="00140582" w:rsidRDefault="00140582" w:rsidP="00813C4E">
            <w:pPr>
              <w:spacing w:line="360" w:lineRule="auto"/>
              <w:ind w:left="0" w:firstLine="0"/>
              <w:jc w:val="right"/>
              <w:rPr>
                <w:sz w:val="24"/>
                <w:szCs w:val="24"/>
              </w:rPr>
            </w:pPr>
            <w:r w:rsidRPr="00140582">
              <w:rPr>
                <w:color w:val="000000"/>
                <w:sz w:val="24"/>
                <w:szCs w:val="24"/>
              </w:rPr>
              <w:t>10.59%</w:t>
            </w:r>
          </w:p>
        </w:tc>
        <w:tc>
          <w:tcPr>
            <w:tcW w:w="504" w:type="pct"/>
            <w:noWrap/>
            <w:vAlign w:val="bottom"/>
          </w:tcPr>
          <w:p w14:paraId="59C93098" w14:textId="51D43136" w:rsidR="00140582" w:rsidRPr="00140582" w:rsidRDefault="00140582" w:rsidP="00813C4E">
            <w:pPr>
              <w:spacing w:line="360" w:lineRule="auto"/>
              <w:ind w:left="0" w:firstLine="0"/>
              <w:jc w:val="right"/>
              <w:rPr>
                <w:sz w:val="24"/>
                <w:szCs w:val="24"/>
              </w:rPr>
            </w:pPr>
            <w:r w:rsidRPr="00140582">
              <w:rPr>
                <w:color w:val="000000"/>
                <w:sz w:val="24"/>
                <w:szCs w:val="24"/>
              </w:rPr>
              <w:t>9.79%</w:t>
            </w:r>
          </w:p>
        </w:tc>
        <w:tc>
          <w:tcPr>
            <w:tcW w:w="504" w:type="pct"/>
            <w:noWrap/>
            <w:vAlign w:val="bottom"/>
          </w:tcPr>
          <w:p w14:paraId="165A213F" w14:textId="03478BB1" w:rsidR="00140582" w:rsidRPr="00140582" w:rsidRDefault="00140582" w:rsidP="00813C4E">
            <w:pPr>
              <w:spacing w:line="360" w:lineRule="auto"/>
              <w:ind w:left="0" w:firstLine="0"/>
              <w:jc w:val="right"/>
              <w:rPr>
                <w:sz w:val="24"/>
                <w:szCs w:val="24"/>
              </w:rPr>
            </w:pPr>
            <w:r w:rsidRPr="00140582">
              <w:rPr>
                <w:color w:val="000000"/>
                <w:sz w:val="24"/>
                <w:szCs w:val="24"/>
              </w:rPr>
              <w:t>8.99%</w:t>
            </w:r>
          </w:p>
        </w:tc>
        <w:tc>
          <w:tcPr>
            <w:tcW w:w="504" w:type="pct"/>
            <w:noWrap/>
            <w:vAlign w:val="bottom"/>
          </w:tcPr>
          <w:p w14:paraId="1ABA2230" w14:textId="621379D7" w:rsidR="00140582" w:rsidRPr="00140582" w:rsidRDefault="00140582" w:rsidP="00813C4E">
            <w:pPr>
              <w:spacing w:line="360" w:lineRule="auto"/>
              <w:ind w:left="0" w:firstLine="0"/>
              <w:jc w:val="right"/>
              <w:rPr>
                <w:sz w:val="24"/>
                <w:szCs w:val="24"/>
              </w:rPr>
            </w:pPr>
            <w:r w:rsidRPr="00140582">
              <w:rPr>
                <w:color w:val="000000"/>
                <w:sz w:val="24"/>
                <w:szCs w:val="24"/>
              </w:rPr>
              <w:t>8.19%</w:t>
            </w:r>
          </w:p>
        </w:tc>
        <w:tc>
          <w:tcPr>
            <w:tcW w:w="504" w:type="pct"/>
            <w:noWrap/>
            <w:vAlign w:val="bottom"/>
          </w:tcPr>
          <w:p w14:paraId="71BE5D08" w14:textId="560568F2" w:rsidR="00140582" w:rsidRPr="00140582" w:rsidRDefault="00140582" w:rsidP="00813C4E">
            <w:pPr>
              <w:spacing w:line="360" w:lineRule="auto"/>
              <w:ind w:left="0" w:firstLine="0"/>
              <w:jc w:val="right"/>
              <w:rPr>
                <w:sz w:val="24"/>
                <w:szCs w:val="24"/>
              </w:rPr>
            </w:pPr>
            <w:r w:rsidRPr="00140582">
              <w:rPr>
                <w:color w:val="000000"/>
                <w:sz w:val="24"/>
                <w:szCs w:val="24"/>
              </w:rPr>
              <w:t>7.39%</w:t>
            </w:r>
          </w:p>
        </w:tc>
        <w:tc>
          <w:tcPr>
            <w:tcW w:w="504" w:type="pct"/>
            <w:noWrap/>
            <w:vAlign w:val="bottom"/>
          </w:tcPr>
          <w:p w14:paraId="2F03F4B1" w14:textId="6586F818" w:rsidR="00140582" w:rsidRPr="00140582" w:rsidRDefault="00140582" w:rsidP="00813C4E">
            <w:pPr>
              <w:spacing w:line="360" w:lineRule="auto"/>
              <w:ind w:left="0" w:firstLine="0"/>
              <w:jc w:val="right"/>
              <w:rPr>
                <w:sz w:val="24"/>
                <w:szCs w:val="24"/>
              </w:rPr>
            </w:pPr>
            <w:r w:rsidRPr="00140582">
              <w:rPr>
                <w:color w:val="000000"/>
                <w:sz w:val="24"/>
                <w:szCs w:val="24"/>
              </w:rPr>
              <w:t>6.59%</w:t>
            </w:r>
          </w:p>
        </w:tc>
      </w:tr>
      <w:tr w:rsidR="008B696D" w:rsidRPr="00B54B54" w14:paraId="60CE44DB" w14:textId="77777777" w:rsidTr="00140582">
        <w:trPr>
          <w:trHeight w:val="315"/>
        </w:trPr>
        <w:tc>
          <w:tcPr>
            <w:tcW w:w="968" w:type="pct"/>
            <w:noWrap/>
          </w:tcPr>
          <w:p w14:paraId="30BF37AF" w14:textId="77777777" w:rsidR="008B696D" w:rsidRPr="00733FE1" w:rsidRDefault="008B696D" w:rsidP="00733FE1">
            <w:pPr>
              <w:spacing w:line="360" w:lineRule="auto"/>
              <w:ind w:left="0" w:firstLine="0"/>
              <w:jc w:val="center"/>
              <w:rPr>
                <w:sz w:val="24"/>
                <w:szCs w:val="24"/>
              </w:rPr>
            </w:pPr>
            <w:r w:rsidRPr="00733FE1">
              <w:rPr>
                <w:sz w:val="24"/>
                <w:szCs w:val="24"/>
              </w:rPr>
              <w:t>Energy Audit</w:t>
            </w:r>
          </w:p>
        </w:tc>
        <w:tc>
          <w:tcPr>
            <w:tcW w:w="504" w:type="pct"/>
            <w:noWrap/>
          </w:tcPr>
          <w:p w14:paraId="32C80413" w14:textId="77777777" w:rsidR="008B696D" w:rsidRPr="00733FE1" w:rsidRDefault="008B696D" w:rsidP="00733FE1">
            <w:pPr>
              <w:spacing w:line="360" w:lineRule="auto"/>
              <w:ind w:left="0" w:firstLine="0"/>
              <w:jc w:val="center"/>
              <w:rPr>
                <w:sz w:val="24"/>
                <w:szCs w:val="24"/>
              </w:rPr>
            </w:pPr>
            <w:r w:rsidRPr="00733FE1">
              <w:rPr>
                <w:sz w:val="24"/>
                <w:szCs w:val="24"/>
              </w:rPr>
              <w:t>n/a</w:t>
            </w:r>
          </w:p>
        </w:tc>
        <w:tc>
          <w:tcPr>
            <w:tcW w:w="504" w:type="pct"/>
            <w:noWrap/>
          </w:tcPr>
          <w:p w14:paraId="3E511C07" w14:textId="1C4C46F3" w:rsidR="008B696D" w:rsidRPr="00140582" w:rsidRDefault="00B53AEF" w:rsidP="00813C4E">
            <w:pPr>
              <w:spacing w:line="360" w:lineRule="auto"/>
              <w:ind w:left="0" w:firstLine="0"/>
              <w:jc w:val="right"/>
              <w:rPr>
                <w:sz w:val="24"/>
                <w:szCs w:val="24"/>
              </w:rPr>
            </w:pPr>
            <w:r w:rsidRPr="00140582">
              <w:rPr>
                <w:sz w:val="24"/>
                <w:szCs w:val="24"/>
              </w:rPr>
              <w:t>4.64</w:t>
            </w:r>
            <w:r w:rsidR="008B696D" w:rsidRPr="00140582">
              <w:rPr>
                <w:sz w:val="24"/>
                <w:szCs w:val="24"/>
              </w:rPr>
              <w:t>%</w:t>
            </w:r>
          </w:p>
        </w:tc>
        <w:tc>
          <w:tcPr>
            <w:tcW w:w="504" w:type="pct"/>
            <w:noWrap/>
          </w:tcPr>
          <w:p w14:paraId="48AD0B30" w14:textId="2EF0D1F0" w:rsidR="008B696D" w:rsidRPr="00140582" w:rsidRDefault="00B53AEF" w:rsidP="00813C4E">
            <w:pPr>
              <w:spacing w:line="360" w:lineRule="auto"/>
              <w:ind w:left="0" w:firstLine="0"/>
              <w:jc w:val="right"/>
              <w:rPr>
                <w:sz w:val="24"/>
                <w:szCs w:val="24"/>
              </w:rPr>
            </w:pPr>
            <w:r w:rsidRPr="00140582">
              <w:rPr>
                <w:sz w:val="24"/>
                <w:szCs w:val="24"/>
              </w:rPr>
              <w:t>4.39</w:t>
            </w:r>
            <w:r w:rsidR="008B696D" w:rsidRPr="00140582">
              <w:rPr>
                <w:sz w:val="24"/>
                <w:szCs w:val="24"/>
              </w:rPr>
              <w:t>%</w:t>
            </w:r>
          </w:p>
        </w:tc>
        <w:tc>
          <w:tcPr>
            <w:tcW w:w="504" w:type="pct"/>
            <w:noWrap/>
          </w:tcPr>
          <w:p w14:paraId="319317B1" w14:textId="070E2982" w:rsidR="008B696D" w:rsidRPr="00140582" w:rsidRDefault="00B53AEF" w:rsidP="00813C4E">
            <w:pPr>
              <w:spacing w:line="360" w:lineRule="auto"/>
              <w:ind w:left="0" w:firstLine="0"/>
              <w:jc w:val="right"/>
              <w:rPr>
                <w:sz w:val="24"/>
                <w:szCs w:val="24"/>
              </w:rPr>
            </w:pPr>
            <w:r w:rsidRPr="00140582">
              <w:rPr>
                <w:sz w:val="24"/>
                <w:szCs w:val="24"/>
              </w:rPr>
              <w:t>4.14</w:t>
            </w:r>
            <w:r w:rsidR="008B696D" w:rsidRPr="00140582">
              <w:rPr>
                <w:sz w:val="24"/>
                <w:szCs w:val="24"/>
              </w:rPr>
              <w:t>%</w:t>
            </w:r>
          </w:p>
        </w:tc>
        <w:tc>
          <w:tcPr>
            <w:tcW w:w="504" w:type="pct"/>
            <w:noWrap/>
          </w:tcPr>
          <w:p w14:paraId="7300A050" w14:textId="158D9C0E" w:rsidR="008B696D" w:rsidRPr="00140582" w:rsidRDefault="00B53AEF" w:rsidP="00813C4E">
            <w:pPr>
              <w:spacing w:line="360" w:lineRule="auto"/>
              <w:ind w:left="0" w:firstLine="0"/>
              <w:jc w:val="right"/>
              <w:rPr>
                <w:sz w:val="24"/>
                <w:szCs w:val="24"/>
              </w:rPr>
            </w:pPr>
            <w:r w:rsidRPr="00140582">
              <w:rPr>
                <w:sz w:val="24"/>
                <w:szCs w:val="24"/>
              </w:rPr>
              <w:t>3.89</w:t>
            </w:r>
            <w:r w:rsidR="008B696D" w:rsidRPr="00140582">
              <w:rPr>
                <w:sz w:val="24"/>
                <w:szCs w:val="24"/>
              </w:rPr>
              <w:t>%</w:t>
            </w:r>
          </w:p>
        </w:tc>
        <w:tc>
          <w:tcPr>
            <w:tcW w:w="504" w:type="pct"/>
            <w:noWrap/>
          </w:tcPr>
          <w:p w14:paraId="7A13140C" w14:textId="61189C7E" w:rsidR="008B696D" w:rsidRPr="00140582" w:rsidRDefault="00B53AEF" w:rsidP="00813C4E">
            <w:pPr>
              <w:spacing w:line="360" w:lineRule="auto"/>
              <w:ind w:left="0" w:firstLine="0"/>
              <w:jc w:val="right"/>
              <w:rPr>
                <w:sz w:val="24"/>
                <w:szCs w:val="24"/>
              </w:rPr>
            </w:pPr>
            <w:r w:rsidRPr="00140582">
              <w:rPr>
                <w:sz w:val="24"/>
                <w:szCs w:val="24"/>
              </w:rPr>
              <w:t>3.64</w:t>
            </w:r>
            <w:r w:rsidR="008B696D" w:rsidRPr="00140582">
              <w:rPr>
                <w:sz w:val="24"/>
                <w:szCs w:val="24"/>
              </w:rPr>
              <w:t>%</w:t>
            </w:r>
          </w:p>
        </w:tc>
        <w:tc>
          <w:tcPr>
            <w:tcW w:w="504" w:type="pct"/>
            <w:noWrap/>
          </w:tcPr>
          <w:p w14:paraId="48F4FB48" w14:textId="47211ED8" w:rsidR="008B696D" w:rsidRPr="00140582" w:rsidRDefault="00B53AEF" w:rsidP="00813C4E">
            <w:pPr>
              <w:spacing w:line="360" w:lineRule="auto"/>
              <w:ind w:left="0" w:firstLine="0"/>
              <w:jc w:val="right"/>
              <w:rPr>
                <w:sz w:val="24"/>
                <w:szCs w:val="24"/>
              </w:rPr>
            </w:pPr>
            <w:r w:rsidRPr="00140582">
              <w:rPr>
                <w:sz w:val="24"/>
                <w:szCs w:val="24"/>
              </w:rPr>
              <w:t>3.39</w:t>
            </w:r>
            <w:r w:rsidR="008B696D" w:rsidRPr="00140582">
              <w:rPr>
                <w:sz w:val="24"/>
                <w:szCs w:val="24"/>
              </w:rPr>
              <w:t>%</w:t>
            </w:r>
          </w:p>
        </w:tc>
        <w:tc>
          <w:tcPr>
            <w:tcW w:w="504" w:type="pct"/>
            <w:noWrap/>
          </w:tcPr>
          <w:p w14:paraId="7958DAC9" w14:textId="7B63856C" w:rsidR="008B696D" w:rsidRPr="00140582" w:rsidRDefault="00B53AEF" w:rsidP="00813C4E">
            <w:pPr>
              <w:spacing w:line="360" w:lineRule="auto"/>
              <w:ind w:left="0" w:firstLine="0"/>
              <w:jc w:val="right"/>
              <w:rPr>
                <w:sz w:val="24"/>
                <w:szCs w:val="24"/>
              </w:rPr>
            </w:pPr>
            <w:r w:rsidRPr="00140582">
              <w:rPr>
                <w:sz w:val="24"/>
                <w:szCs w:val="24"/>
              </w:rPr>
              <w:t>3.14</w:t>
            </w:r>
            <w:r w:rsidR="008B696D" w:rsidRPr="00140582">
              <w:rPr>
                <w:sz w:val="24"/>
                <w:szCs w:val="24"/>
              </w:rPr>
              <w:t>%</w:t>
            </w:r>
          </w:p>
        </w:tc>
      </w:tr>
      <w:tr w:rsidR="00140582" w:rsidRPr="00B54B54" w14:paraId="64D2F127" w14:textId="77777777" w:rsidTr="00CF44D8">
        <w:trPr>
          <w:trHeight w:val="330"/>
        </w:trPr>
        <w:tc>
          <w:tcPr>
            <w:tcW w:w="968" w:type="pct"/>
            <w:noWrap/>
          </w:tcPr>
          <w:p w14:paraId="64347EDE" w14:textId="77777777" w:rsidR="00140582" w:rsidRPr="00733FE1" w:rsidRDefault="00140582" w:rsidP="00140582">
            <w:pPr>
              <w:spacing w:line="360" w:lineRule="auto"/>
              <w:ind w:left="0" w:firstLine="0"/>
              <w:jc w:val="center"/>
              <w:rPr>
                <w:sz w:val="24"/>
                <w:szCs w:val="24"/>
              </w:rPr>
            </w:pPr>
            <w:r w:rsidRPr="00733FE1">
              <w:rPr>
                <w:sz w:val="24"/>
                <w:szCs w:val="24"/>
              </w:rPr>
              <w:t>Inspection</w:t>
            </w:r>
          </w:p>
        </w:tc>
        <w:tc>
          <w:tcPr>
            <w:tcW w:w="504" w:type="pct"/>
            <w:noWrap/>
          </w:tcPr>
          <w:p w14:paraId="4CF3E769" w14:textId="77777777" w:rsidR="00140582" w:rsidRPr="00733FE1" w:rsidRDefault="00140582" w:rsidP="00140582">
            <w:pPr>
              <w:spacing w:line="360" w:lineRule="auto"/>
              <w:ind w:left="0" w:firstLine="0"/>
              <w:jc w:val="center"/>
              <w:rPr>
                <w:sz w:val="24"/>
                <w:szCs w:val="24"/>
              </w:rPr>
            </w:pPr>
            <w:r w:rsidRPr="00733FE1">
              <w:rPr>
                <w:sz w:val="24"/>
                <w:szCs w:val="24"/>
              </w:rPr>
              <w:t>n/a</w:t>
            </w:r>
          </w:p>
        </w:tc>
        <w:tc>
          <w:tcPr>
            <w:tcW w:w="504" w:type="pct"/>
            <w:noWrap/>
            <w:vAlign w:val="bottom"/>
          </w:tcPr>
          <w:p w14:paraId="44017C0A" w14:textId="11F47702" w:rsidR="00140582" w:rsidRPr="00140582" w:rsidRDefault="00140582" w:rsidP="00813C4E">
            <w:pPr>
              <w:spacing w:line="360" w:lineRule="auto"/>
              <w:ind w:left="0" w:firstLine="0"/>
              <w:jc w:val="right"/>
              <w:rPr>
                <w:sz w:val="24"/>
                <w:szCs w:val="24"/>
              </w:rPr>
            </w:pPr>
            <w:r w:rsidRPr="00140582">
              <w:rPr>
                <w:color w:val="000000"/>
                <w:sz w:val="24"/>
                <w:szCs w:val="24"/>
              </w:rPr>
              <w:t>11.39%</w:t>
            </w:r>
          </w:p>
        </w:tc>
        <w:tc>
          <w:tcPr>
            <w:tcW w:w="504" w:type="pct"/>
            <w:noWrap/>
            <w:vAlign w:val="bottom"/>
          </w:tcPr>
          <w:p w14:paraId="08005DC2" w14:textId="3E659FDA" w:rsidR="00140582" w:rsidRPr="00140582" w:rsidRDefault="00140582" w:rsidP="00813C4E">
            <w:pPr>
              <w:spacing w:line="360" w:lineRule="auto"/>
              <w:ind w:left="0" w:firstLine="0"/>
              <w:jc w:val="right"/>
              <w:rPr>
                <w:sz w:val="24"/>
                <w:szCs w:val="24"/>
              </w:rPr>
            </w:pPr>
            <w:r w:rsidRPr="00140582">
              <w:rPr>
                <w:color w:val="000000"/>
                <w:sz w:val="24"/>
                <w:szCs w:val="24"/>
              </w:rPr>
              <w:t>10.59%</w:t>
            </w:r>
          </w:p>
        </w:tc>
        <w:tc>
          <w:tcPr>
            <w:tcW w:w="504" w:type="pct"/>
            <w:noWrap/>
            <w:vAlign w:val="bottom"/>
          </w:tcPr>
          <w:p w14:paraId="111991F4" w14:textId="5FAAE826" w:rsidR="00140582" w:rsidRPr="00140582" w:rsidRDefault="00140582" w:rsidP="00813C4E">
            <w:pPr>
              <w:spacing w:line="360" w:lineRule="auto"/>
              <w:ind w:left="0" w:firstLine="0"/>
              <w:jc w:val="right"/>
              <w:rPr>
                <w:sz w:val="24"/>
                <w:szCs w:val="24"/>
              </w:rPr>
            </w:pPr>
            <w:r w:rsidRPr="00140582">
              <w:rPr>
                <w:color w:val="000000"/>
                <w:sz w:val="24"/>
                <w:szCs w:val="24"/>
              </w:rPr>
              <w:t>9.79%</w:t>
            </w:r>
          </w:p>
        </w:tc>
        <w:tc>
          <w:tcPr>
            <w:tcW w:w="504" w:type="pct"/>
            <w:noWrap/>
            <w:vAlign w:val="bottom"/>
          </w:tcPr>
          <w:p w14:paraId="1D00F324" w14:textId="17774A86" w:rsidR="00140582" w:rsidRPr="00140582" w:rsidRDefault="00140582" w:rsidP="00813C4E">
            <w:pPr>
              <w:spacing w:line="360" w:lineRule="auto"/>
              <w:ind w:left="0" w:firstLine="0"/>
              <w:jc w:val="right"/>
              <w:rPr>
                <w:sz w:val="24"/>
                <w:szCs w:val="24"/>
              </w:rPr>
            </w:pPr>
            <w:r w:rsidRPr="00140582">
              <w:rPr>
                <w:color w:val="000000"/>
                <w:sz w:val="24"/>
                <w:szCs w:val="24"/>
              </w:rPr>
              <w:t>8.99%</w:t>
            </w:r>
          </w:p>
        </w:tc>
        <w:tc>
          <w:tcPr>
            <w:tcW w:w="504" w:type="pct"/>
            <w:noWrap/>
            <w:vAlign w:val="bottom"/>
          </w:tcPr>
          <w:p w14:paraId="487C7A14" w14:textId="0BEA64AF" w:rsidR="00140582" w:rsidRPr="00140582" w:rsidRDefault="00140582" w:rsidP="00813C4E">
            <w:pPr>
              <w:spacing w:line="360" w:lineRule="auto"/>
              <w:ind w:left="0" w:firstLine="0"/>
              <w:jc w:val="right"/>
              <w:rPr>
                <w:sz w:val="24"/>
                <w:szCs w:val="24"/>
              </w:rPr>
            </w:pPr>
            <w:r w:rsidRPr="00140582">
              <w:rPr>
                <w:color w:val="000000"/>
                <w:sz w:val="24"/>
                <w:szCs w:val="24"/>
              </w:rPr>
              <w:t>8.19%</w:t>
            </w:r>
          </w:p>
        </w:tc>
        <w:tc>
          <w:tcPr>
            <w:tcW w:w="504" w:type="pct"/>
            <w:noWrap/>
            <w:vAlign w:val="bottom"/>
          </w:tcPr>
          <w:p w14:paraId="6A642E79" w14:textId="434015C1" w:rsidR="00140582" w:rsidRPr="00140582" w:rsidRDefault="00140582" w:rsidP="00813C4E">
            <w:pPr>
              <w:spacing w:line="360" w:lineRule="auto"/>
              <w:ind w:left="0" w:firstLine="0"/>
              <w:jc w:val="right"/>
              <w:rPr>
                <w:sz w:val="24"/>
                <w:szCs w:val="24"/>
              </w:rPr>
            </w:pPr>
            <w:r w:rsidRPr="00140582">
              <w:rPr>
                <w:color w:val="000000"/>
                <w:sz w:val="24"/>
                <w:szCs w:val="24"/>
              </w:rPr>
              <w:t>7.39%</w:t>
            </w:r>
          </w:p>
        </w:tc>
        <w:tc>
          <w:tcPr>
            <w:tcW w:w="504" w:type="pct"/>
            <w:noWrap/>
            <w:vAlign w:val="bottom"/>
          </w:tcPr>
          <w:p w14:paraId="2057D6AA" w14:textId="7644DB1A" w:rsidR="00140582" w:rsidRPr="00140582" w:rsidRDefault="00140582" w:rsidP="00813C4E">
            <w:pPr>
              <w:spacing w:line="360" w:lineRule="auto"/>
              <w:ind w:left="0" w:firstLine="0"/>
              <w:jc w:val="right"/>
              <w:rPr>
                <w:sz w:val="24"/>
                <w:szCs w:val="24"/>
              </w:rPr>
            </w:pPr>
            <w:r w:rsidRPr="00140582">
              <w:rPr>
                <w:color w:val="000000"/>
                <w:sz w:val="24"/>
                <w:szCs w:val="24"/>
              </w:rPr>
              <w:t>6.59%</w:t>
            </w:r>
          </w:p>
        </w:tc>
      </w:tr>
      <w:tr w:rsidR="008B696D" w:rsidRPr="00B54B54" w14:paraId="1D3EA0D3" w14:textId="77777777" w:rsidTr="00140582">
        <w:trPr>
          <w:trHeight w:val="330"/>
        </w:trPr>
        <w:tc>
          <w:tcPr>
            <w:tcW w:w="968" w:type="pct"/>
            <w:noWrap/>
          </w:tcPr>
          <w:p w14:paraId="0B7A4441" w14:textId="77777777" w:rsidR="008B696D" w:rsidRPr="00733FE1" w:rsidRDefault="008B696D" w:rsidP="00733FE1">
            <w:pPr>
              <w:spacing w:line="360" w:lineRule="auto"/>
              <w:ind w:left="0" w:firstLine="0"/>
              <w:jc w:val="center"/>
              <w:rPr>
                <w:sz w:val="24"/>
                <w:szCs w:val="24"/>
              </w:rPr>
            </w:pPr>
            <w:r w:rsidRPr="00733FE1">
              <w:rPr>
                <w:sz w:val="24"/>
                <w:szCs w:val="24"/>
              </w:rPr>
              <w:t>Buildings</w:t>
            </w:r>
          </w:p>
        </w:tc>
        <w:tc>
          <w:tcPr>
            <w:tcW w:w="504" w:type="pct"/>
            <w:noWrap/>
          </w:tcPr>
          <w:p w14:paraId="6C993858" w14:textId="77777777" w:rsidR="008B696D" w:rsidRPr="00733FE1" w:rsidRDefault="008B696D" w:rsidP="00733FE1">
            <w:pPr>
              <w:spacing w:line="360" w:lineRule="auto"/>
              <w:ind w:left="0" w:firstLine="0"/>
              <w:jc w:val="center"/>
              <w:rPr>
                <w:sz w:val="24"/>
                <w:szCs w:val="24"/>
              </w:rPr>
            </w:pPr>
            <w:r w:rsidRPr="00733FE1">
              <w:rPr>
                <w:sz w:val="24"/>
                <w:szCs w:val="24"/>
              </w:rPr>
              <w:t>n/a</w:t>
            </w:r>
          </w:p>
        </w:tc>
        <w:tc>
          <w:tcPr>
            <w:tcW w:w="504" w:type="pct"/>
            <w:noWrap/>
          </w:tcPr>
          <w:p w14:paraId="4D1373CA" w14:textId="6B218E15" w:rsidR="008B696D" w:rsidRPr="00140582" w:rsidRDefault="00B53AEF" w:rsidP="00813C4E">
            <w:pPr>
              <w:spacing w:line="360" w:lineRule="auto"/>
              <w:ind w:left="0" w:firstLine="0"/>
              <w:jc w:val="right"/>
              <w:rPr>
                <w:sz w:val="24"/>
                <w:szCs w:val="24"/>
              </w:rPr>
            </w:pPr>
            <w:r w:rsidRPr="00140582">
              <w:rPr>
                <w:sz w:val="24"/>
                <w:szCs w:val="24"/>
              </w:rPr>
              <w:t>1.09</w:t>
            </w:r>
            <w:r w:rsidR="008B696D" w:rsidRPr="00140582">
              <w:rPr>
                <w:sz w:val="24"/>
                <w:szCs w:val="24"/>
              </w:rPr>
              <w:t>%</w:t>
            </w:r>
          </w:p>
        </w:tc>
        <w:tc>
          <w:tcPr>
            <w:tcW w:w="504" w:type="pct"/>
            <w:noWrap/>
          </w:tcPr>
          <w:p w14:paraId="7E4DF4E8" w14:textId="71D823D9" w:rsidR="008B696D" w:rsidRPr="00140582" w:rsidRDefault="00B53AEF" w:rsidP="00813C4E">
            <w:pPr>
              <w:spacing w:line="360" w:lineRule="auto"/>
              <w:ind w:left="0" w:firstLine="0"/>
              <w:jc w:val="right"/>
              <w:rPr>
                <w:sz w:val="24"/>
                <w:szCs w:val="24"/>
              </w:rPr>
            </w:pPr>
            <w:r w:rsidRPr="00140582">
              <w:rPr>
                <w:sz w:val="24"/>
                <w:szCs w:val="24"/>
              </w:rPr>
              <w:t>1.08</w:t>
            </w:r>
            <w:r w:rsidR="008B696D" w:rsidRPr="00140582">
              <w:rPr>
                <w:sz w:val="24"/>
                <w:szCs w:val="24"/>
              </w:rPr>
              <w:t>%</w:t>
            </w:r>
          </w:p>
        </w:tc>
        <w:tc>
          <w:tcPr>
            <w:tcW w:w="504" w:type="pct"/>
            <w:noWrap/>
          </w:tcPr>
          <w:p w14:paraId="0FB95109" w14:textId="37B78EDB" w:rsidR="008B696D" w:rsidRPr="00140582" w:rsidRDefault="00B53AEF" w:rsidP="00813C4E">
            <w:pPr>
              <w:spacing w:line="360" w:lineRule="auto"/>
              <w:ind w:left="0" w:firstLine="0"/>
              <w:jc w:val="right"/>
              <w:rPr>
                <w:sz w:val="24"/>
                <w:szCs w:val="24"/>
              </w:rPr>
            </w:pPr>
            <w:r w:rsidRPr="00140582">
              <w:rPr>
                <w:sz w:val="24"/>
                <w:szCs w:val="24"/>
              </w:rPr>
              <w:t>1.0</w:t>
            </w:r>
            <w:r w:rsidR="008B696D" w:rsidRPr="00140582">
              <w:rPr>
                <w:sz w:val="24"/>
                <w:szCs w:val="24"/>
              </w:rPr>
              <w:t>7%</w:t>
            </w:r>
          </w:p>
        </w:tc>
        <w:tc>
          <w:tcPr>
            <w:tcW w:w="504" w:type="pct"/>
            <w:noWrap/>
          </w:tcPr>
          <w:p w14:paraId="53667759" w14:textId="0618F9CE" w:rsidR="008B696D" w:rsidRPr="00140582" w:rsidRDefault="00B53AEF" w:rsidP="00813C4E">
            <w:pPr>
              <w:spacing w:line="360" w:lineRule="auto"/>
              <w:ind w:left="0" w:firstLine="0"/>
              <w:jc w:val="right"/>
              <w:rPr>
                <w:sz w:val="24"/>
                <w:szCs w:val="24"/>
              </w:rPr>
            </w:pPr>
            <w:r w:rsidRPr="00140582">
              <w:rPr>
                <w:sz w:val="24"/>
                <w:szCs w:val="24"/>
              </w:rPr>
              <w:t>1.0</w:t>
            </w:r>
            <w:r w:rsidR="008B696D" w:rsidRPr="00140582">
              <w:rPr>
                <w:sz w:val="24"/>
                <w:szCs w:val="24"/>
              </w:rPr>
              <w:t>6%</w:t>
            </w:r>
          </w:p>
        </w:tc>
        <w:tc>
          <w:tcPr>
            <w:tcW w:w="504" w:type="pct"/>
            <w:noWrap/>
          </w:tcPr>
          <w:p w14:paraId="1CFD6A33" w14:textId="4A764CBF" w:rsidR="008B696D" w:rsidRPr="00140582" w:rsidRDefault="00B53AEF" w:rsidP="00813C4E">
            <w:pPr>
              <w:spacing w:line="360" w:lineRule="auto"/>
              <w:ind w:left="0" w:firstLine="0"/>
              <w:jc w:val="right"/>
              <w:rPr>
                <w:sz w:val="24"/>
                <w:szCs w:val="24"/>
              </w:rPr>
            </w:pPr>
            <w:r w:rsidRPr="00140582">
              <w:rPr>
                <w:sz w:val="24"/>
                <w:szCs w:val="24"/>
              </w:rPr>
              <w:t>1.0</w:t>
            </w:r>
            <w:r w:rsidR="008B696D" w:rsidRPr="00140582">
              <w:rPr>
                <w:sz w:val="24"/>
                <w:szCs w:val="24"/>
              </w:rPr>
              <w:t>5%</w:t>
            </w:r>
          </w:p>
        </w:tc>
        <w:tc>
          <w:tcPr>
            <w:tcW w:w="504" w:type="pct"/>
            <w:noWrap/>
          </w:tcPr>
          <w:p w14:paraId="40DFEA56" w14:textId="04752991" w:rsidR="008B696D" w:rsidRPr="00140582" w:rsidRDefault="00B53AEF" w:rsidP="00813C4E">
            <w:pPr>
              <w:spacing w:line="360" w:lineRule="auto"/>
              <w:ind w:left="0" w:firstLine="0"/>
              <w:jc w:val="right"/>
              <w:rPr>
                <w:sz w:val="24"/>
                <w:szCs w:val="24"/>
              </w:rPr>
            </w:pPr>
            <w:r w:rsidRPr="00140582">
              <w:rPr>
                <w:sz w:val="24"/>
                <w:szCs w:val="24"/>
              </w:rPr>
              <w:t>1.04</w:t>
            </w:r>
            <w:r w:rsidR="008B696D" w:rsidRPr="00140582">
              <w:rPr>
                <w:sz w:val="24"/>
                <w:szCs w:val="24"/>
              </w:rPr>
              <w:t>%</w:t>
            </w:r>
          </w:p>
        </w:tc>
        <w:tc>
          <w:tcPr>
            <w:tcW w:w="504" w:type="pct"/>
            <w:noWrap/>
          </w:tcPr>
          <w:p w14:paraId="692DCDD7" w14:textId="6D3F5A36" w:rsidR="008B696D" w:rsidRPr="00140582" w:rsidRDefault="00B53AEF" w:rsidP="00813C4E">
            <w:pPr>
              <w:spacing w:line="360" w:lineRule="auto"/>
              <w:ind w:left="0" w:firstLine="0"/>
              <w:jc w:val="right"/>
              <w:rPr>
                <w:sz w:val="24"/>
                <w:szCs w:val="24"/>
              </w:rPr>
            </w:pPr>
            <w:r w:rsidRPr="00140582">
              <w:rPr>
                <w:sz w:val="24"/>
                <w:szCs w:val="24"/>
              </w:rPr>
              <w:t>1.03</w:t>
            </w:r>
            <w:r w:rsidR="008B696D" w:rsidRPr="00140582">
              <w:rPr>
                <w:sz w:val="24"/>
                <w:szCs w:val="24"/>
              </w:rPr>
              <w:t>%</w:t>
            </w:r>
          </w:p>
        </w:tc>
      </w:tr>
    </w:tbl>
    <w:p w14:paraId="06AC91D4" w14:textId="77777777" w:rsidR="008B696D" w:rsidRDefault="008B696D" w:rsidP="008B696D">
      <w:pPr>
        <w:pStyle w:val="BodyText2"/>
        <w:rPr>
          <w:rFonts w:ascii="Frutiger Light" w:hAnsi="Frutiger Light"/>
        </w:rPr>
      </w:pPr>
    </w:p>
    <w:p w14:paraId="341C1E64" w14:textId="77777777" w:rsidR="00AE4489" w:rsidRDefault="00AE4489" w:rsidP="008B696D">
      <w:pPr>
        <w:pStyle w:val="BodyText2"/>
        <w:rPr>
          <w:rFonts w:ascii="Frutiger Light" w:hAnsi="Frutiger Light"/>
        </w:rPr>
      </w:pPr>
    </w:p>
    <w:p w14:paraId="35C6A085" w14:textId="77777777" w:rsidR="00AE4489" w:rsidRDefault="00AE4489" w:rsidP="008B696D">
      <w:pPr>
        <w:pStyle w:val="BodyText2"/>
        <w:rPr>
          <w:rFonts w:ascii="Frutiger Light" w:hAnsi="Frutiger Light"/>
        </w:rPr>
      </w:pPr>
    </w:p>
    <w:p w14:paraId="2008DF04" w14:textId="77777777" w:rsidR="00AE4489" w:rsidRDefault="00AE4489" w:rsidP="008B696D">
      <w:pPr>
        <w:pStyle w:val="BodyText2"/>
        <w:rPr>
          <w:rFonts w:ascii="Frutiger Light" w:hAnsi="Frutiger Light"/>
        </w:rPr>
      </w:pPr>
    </w:p>
    <w:p w14:paraId="0F6067FC" w14:textId="77777777" w:rsidR="00AE4489" w:rsidRPr="00B54B54" w:rsidRDefault="00AE4489" w:rsidP="008B696D">
      <w:pPr>
        <w:pStyle w:val="BodyText2"/>
        <w:rPr>
          <w:rFonts w:ascii="Frutiger Light" w:hAnsi="Frutiger Light"/>
        </w:rPr>
      </w:pPr>
    </w:p>
    <w:p w14:paraId="30BAF6A3" w14:textId="1252CBA6" w:rsidR="00140582" w:rsidRPr="00612FF8" w:rsidRDefault="008B696D" w:rsidP="00AE4489">
      <w:pPr>
        <w:pStyle w:val="BodyText2"/>
        <w:rPr>
          <w:sz w:val="24"/>
          <w:szCs w:val="24"/>
          <w:lang w:val="en-HK" w:eastAsia="zh-HK"/>
        </w:rPr>
      </w:pPr>
      <w:r w:rsidRPr="00E4391A">
        <w:rPr>
          <w:sz w:val="24"/>
          <w:szCs w:val="24"/>
          <w:lang w:eastAsia="zh-HK"/>
        </w:rPr>
        <w:lastRenderedPageBreak/>
        <w:t>The following table summarized the results of the projection: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0"/>
        <w:gridCol w:w="1276"/>
        <w:gridCol w:w="851"/>
        <w:gridCol w:w="849"/>
        <w:gridCol w:w="851"/>
        <w:gridCol w:w="851"/>
        <w:gridCol w:w="851"/>
        <w:gridCol w:w="849"/>
        <w:gridCol w:w="993"/>
        <w:gridCol w:w="957"/>
      </w:tblGrid>
      <w:tr w:rsidR="00612FF8" w:rsidRPr="00B54B54" w14:paraId="78FD0D59" w14:textId="77777777" w:rsidTr="00813C4E">
        <w:trPr>
          <w:trHeight w:val="262"/>
        </w:trPr>
        <w:tc>
          <w:tcPr>
            <w:tcW w:w="597" w:type="pct"/>
          </w:tcPr>
          <w:p w14:paraId="0F949C5E" w14:textId="77777777" w:rsidR="00140582" w:rsidRPr="00AE4489" w:rsidRDefault="00140582" w:rsidP="00CF44D8">
            <w:pPr>
              <w:pStyle w:val="BodyText2"/>
              <w:rPr>
                <w:b/>
                <w:bCs/>
                <w:lang w:eastAsia="zh-HK"/>
              </w:rPr>
            </w:pPr>
          </w:p>
        </w:tc>
        <w:tc>
          <w:tcPr>
            <w:tcW w:w="674" w:type="pct"/>
          </w:tcPr>
          <w:p w14:paraId="533F6AC2" w14:textId="77777777" w:rsidR="00140582" w:rsidRPr="00AE4489" w:rsidRDefault="00140582" w:rsidP="00CF44D8">
            <w:pPr>
              <w:pStyle w:val="BodyText2"/>
              <w:rPr>
                <w:b/>
                <w:bCs/>
                <w:lang w:eastAsia="zh-HK"/>
              </w:rPr>
            </w:pPr>
          </w:p>
        </w:tc>
        <w:tc>
          <w:tcPr>
            <w:tcW w:w="3729" w:type="pct"/>
            <w:gridSpan w:val="8"/>
          </w:tcPr>
          <w:p w14:paraId="42EF7F8D" w14:textId="77777777" w:rsidR="00140582" w:rsidRPr="00AE4489" w:rsidRDefault="00140582" w:rsidP="00CF44D8">
            <w:pPr>
              <w:pStyle w:val="BodyText2"/>
              <w:jc w:val="center"/>
              <w:rPr>
                <w:b/>
                <w:bCs/>
                <w:lang w:eastAsia="zh-HK"/>
              </w:rPr>
            </w:pPr>
            <w:r w:rsidRPr="00AE4489">
              <w:rPr>
                <w:b/>
                <w:bCs/>
                <w:lang w:eastAsia="zh-HK"/>
              </w:rPr>
              <w:t>Number of occurrences as at the end of year</w:t>
            </w:r>
          </w:p>
        </w:tc>
      </w:tr>
      <w:tr w:rsidR="00612FF8" w:rsidRPr="00B54B54" w14:paraId="79649263" w14:textId="77777777" w:rsidTr="00612FF8">
        <w:trPr>
          <w:trHeight w:val="997"/>
        </w:trPr>
        <w:tc>
          <w:tcPr>
            <w:tcW w:w="597" w:type="pct"/>
            <w:vAlign w:val="center"/>
          </w:tcPr>
          <w:p w14:paraId="1EF61A54" w14:textId="77777777" w:rsidR="00140582" w:rsidRPr="00612FF8" w:rsidRDefault="00140582" w:rsidP="00CF44D8">
            <w:pPr>
              <w:pStyle w:val="BodyText2"/>
              <w:jc w:val="center"/>
              <w:rPr>
                <w:b/>
                <w:bCs/>
                <w:lang w:eastAsia="zh-HK"/>
              </w:rPr>
            </w:pPr>
            <w:r w:rsidRPr="00612FF8">
              <w:rPr>
                <w:b/>
                <w:bCs/>
                <w:lang w:eastAsia="zh-HK"/>
              </w:rPr>
              <w:t>Entity</w:t>
            </w:r>
          </w:p>
        </w:tc>
        <w:tc>
          <w:tcPr>
            <w:tcW w:w="674" w:type="pct"/>
            <w:vAlign w:val="center"/>
          </w:tcPr>
          <w:p w14:paraId="625CB9E4" w14:textId="77777777" w:rsidR="00140582" w:rsidRPr="00612FF8" w:rsidRDefault="00140582" w:rsidP="00612FF8">
            <w:pPr>
              <w:spacing w:line="360" w:lineRule="auto"/>
              <w:ind w:left="0" w:firstLine="0"/>
              <w:jc w:val="center"/>
              <w:rPr>
                <w:b/>
              </w:rPr>
            </w:pPr>
            <w:r w:rsidRPr="00612FF8">
              <w:rPr>
                <w:b/>
              </w:rPr>
              <w:t>Estimated Number of applications per year</w:t>
            </w:r>
          </w:p>
        </w:tc>
        <w:tc>
          <w:tcPr>
            <w:tcW w:w="450" w:type="pct"/>
            <w:vAlign w:val="center"/>
          </w:tcPr>
          <w:p w14:paraId="1A545492" w14:textId="77777777" w:rsidR="00140582" w:rsidRPr="00AE4489" w:rsidRDefault="00140582" w:rsidP="00CF44D8">
            <w:pPr>
              <w:pStyle w:val="BodyText2"/>
              <w:jc w:val="center"/>
              <w:rPr>
                <w:b/>
                <w:bCs/>
                <w:lang w:eastAsia="zh-HK"/>
              </w:rPr>
            </w:pPr>
            <w:r w:rsidRPr="00AE4489">
              <w:rPr>
                <w:b/>
                <w:bCs/>
                <w:lang w:eastAsia="zh-HK"/>
              </w:rPr>
              <w:t>Y0</w:t>
            </w:r>
          </w:p>
        </w:tc>
        <w:tc>
          <w:tcPr>
            <w:tcW w:w="449" w:type="pct"/>
            <w:vAlign w:val="center"/>
          </w:tcPr>
          <w:p w14:paraId="303D185E" w14:textId="77777777" w:rsidR="00140582" w:rsidRPr="00AE4489" w:rsidRDefault="00140582" w:rsidP="00CF44D8">
            <w:pPr>
              <w:pStyle w:val="BodyText2"/>
              <w:jc w:val="center"/>
              <w:rPr>
                <w:b/>
                <w:bCs/>
                <w:lang w:eastAsia="zh-HK"/>
              </w:rPr>
            </w:pPr>
            <w:r w:rsidRPr="00AE4489">
              <w:rPr>
                <w:b/>
                <w:bCs/>
                <w:lang w:eastAsia="zh-HK"/>
              </w:rPr>
              <w:t>Y1</w:t>
            </w:r>
          </w:p>
        </w:tc>
        <w:tc>
          <w:tcPr>
            <w:tcW w:w="450" w:type="pct"/>
            <w:vAlign w:val="center"/>
          </w:tcPr>
          <w:p w14:paraId="32DC91E2" w14:textId="77777777" w:rsidR="00140582" w:rsidRPr="00AE4489" w:rsidRDefault="00140582" w:rsidP="00CF44D8">
            <w:pPr>
              <w:pStyle w:val="BodyText2"/>
              <w:jc w:val="center"/>
              <w:rPr>
                <w:b/>
                <w:bCs/>
                <w:lang w:eastAsia="zh-HK"/>
              </w:rPr>
            </w:pPr>
            <w:r w:rsidRPr="00AE4489">
              <w:rPr>
                <w:b/>
                <w:bCs/>
                <w:lang w:eastAsia="zh-HK"/>
              </w:rPr>
              <w:t>Y2</w:t>
            </w:r>
          </w:p>
        </w:tc>
        <w:tc>
          <w:tcPr>
            <w:tcW w:w="450" w:type="pct"/>
            <w:vAlign w:val="center"/>
          </w:tcPr>
          <w:p w14:paraId="52D56CBB" w14:textId="77777777" w:rsidR="00140582" w:rsidRPr="00AE4489" w:rsidRDefault="00140582" w:rsidP="00CF44D8">
            <w:pPr>
              <w:pStyle w:val="BodyText2"/>
              <w:jc w:val="center"/>
              <w:rPr>
                <w:b/>
                <w:bCs/>
                <w:lang w:eastAsia="zh-HK"/>
              </w:rPr>
            </w:pPr>
            <w:r w:rsidRPr="00AE4489">
              <w:rPr>
                <w:b/>
                <w:bCs/>
                <w:lang w:eastAsia="zh-HK"/>
              </w:rPr>
              <w:t>Y3</w:t>
            </w:r>
          </w:p>
        </w:tc>
        <w:tc>
          <w:tcPr>
            <w:tcW w:w="450" w:type="pct"/>
            <w:vAlign w:val="center"/>
          </w:tcPr>
          <w:p w14:paraId="60B935C5" w14:textId="77777777" w:rsidR="00140582" w:rsidRPr="00AE4489" w:rsidRDefault="00140582" w:rsidP="00CF44D8">
            <w:pPr>
              <w:pStyle w:val="BodyText2"/>
              <w:jc w:val="center"/>
              <w:rPr>
                <w:b/>
                <w:bCs/>
                <w:lang w:eastAsia="zh-HK"/>
              </w:rPr>
            </w:pPr>
            <w:r w:rsidRPr="00AE4489">
              <w:rPr>
                <w:b/>
                <w:bCs/>
                <w:lang w:eastAsia="zh-HK"/>
              </w:rPr>
              <w:t>Y4</w:t>
            </w:r>
          </w:p>
        </w:tc>
        <w:tc>
          <w:tcPr>
            <w:tcW w:w="449" w:type="pct"/>
            <w:vAlign w:val="center"/>
          </w:tcPr>
          <w:p w14:paraId="3C50BFBA" w14:textId="77777777" w:rsidR="00140582" w:rsidRPr="00AE4489" w:rsidRDefault="00140582" w:rsidP="00CF44D8">
            <w:pPr>
              <w:pStyle w:val="BodyText2"/>
              <w:jc w:val="center"/>
              <w:rPr>
                <w:b/>
                <w:bCs/>
                <w:lang w:eastAsia="zh-HK"/>
              </w:rPr>
            </w:pPr>
            <w:r w:rsidRPr="00AE4489">
              <w:rPr>
                <w:b/>
                <w:bCs/>
                <w:lang w:eastAsia="zh-HK"/>
              </w:rPr>
              <w:t>Y5</w:t>
            </w:r>
          </w:p>
        </w:tc>
        <w:tc>
          <w:tcPr>
            <w:tcW w:w="525" w:type="pct"/>
            <w:vAlign w:val="center"/>
          </w:tcPr>
          <w:p w14:paraId="00D81166" w14:textId="77777777" w:rsidR="00140582" w:rsidRPr="00AE4489" w:rsidRDefault="00140582" w:rsidP="00CF44D8">
            <w:pPr>
              <w:pStyle w:val="BodyText2"/>
              <w:jc w:val="center"/>
              <w:rPr>
                <w:b/>
                <w:bCs/>
                <w:lang w:eastAsia="zh-HK"/>
              </w:rPr>
            </w:pPr>
            <w:r w:rsidRPr="00AE4489">
              <w:rPr>
                <w:b/>
                <w:bCs/>
                <w:lang w:eastAsia="zh-HK"/>
              </w:rPr>
              <w:t>Y6</w:t>
            </w:r>
          </w:p>
        </w:tc>
        <w:tc>
          <w:tcPr>
            <w:tcW w:w="506" w:type="pct"/>
            <w:vAlign w:val="center"/>
          </w:tcPr>
          <w:p w14:paraId="7C202CD3" w14:textId="77777777" w:rsidR="00140582" w:rsidRPr="00AE4489" w:rsidRDefault="00140582" w:rsidP="00CF44D8">
            <w:pPr>
              <w:pStyle w:val="BodyText2"/>
              <w:jc w:val="center"/>
              <w:rPr>
                <w:b/>
                <w:bCs/>
                <w:lang w:eastAsia="zh-HK"/>
              </w:rPr>
            </w:pPr>
            <w:r w:rsidRPr="00AE4489">
              <w:rPr>
                <w:b/>
                <w:bCs/>
                <w:lang w:eastAsia="zh-HK"/>
              </w:rPr>
              <w:t>Y7</w:t>
            </w:r>
          </w:p>
        </w:tc>
      </w:tr>
      <w:tr w:rsidR="00612FF8" w:rsidRPr="00B54B54" w14:paraId="68A698FA" w14:textId="77777777" w:rsidTr="00612FF8">
        <w:trPr>
          <w:trHeight w:val="330"/>
        </w:trPr>
        <w:tc>
          <w:tcPr>
            <w:tcW w:w="597" w:type="pct"/>
            <w:noWrap/>
          </w:tcPr>
          <w:p w14:paraId="2250CF63" w14:textId="77777777" w:rsidR="00612FF8" w:rsidRPr="00AE4489" w:rsidRDefault="00612FF8" w:rsidP="00612FF8">
            <w:pPr>
              <w:pStyle w:val="BodyText2"/>
              <w:rPr>
                <w:lang w:eastAsia="zh-HK"/>
              </w:rPr>
            </w:pPr>
            <w:r w:rsidRPr="00AE4489">
              <w:rPr>
                <w:lang w:eastAsia="zh-HK"/>
              </w:rPr>
              <w:t>REA</w:t>
            </w:r>
          </w:p>
        </w:tc>
        <w:tc>
          <w:tcPr>
            <w:tcW w:w="674" w:type="pct"/>
            <w:noWrap/>
          </w:tcPr>
          <w:p w14:paraId="1130C057" w14:textId="77777777" w:rsidR="00612FF8" w:rsidRPr="00AE4489" w:rsidRDefault="00612FF8" w:rsidP="00813C4E">
            <w:pPr>
              <w:pStyle w:val="BodyText2"/>
              <w:jc w:val="right"/>
              <w:rPr>
                <w:lang w:eastAsia="zh-HK"/>
              </w:rPr>
            </w:pPr>
            <w:r w:rsidRPr="00AE4489">
              <w:rPr>
                <w:lang w:eastAsia="zh-HK"/>
              </w:rPr>
              <w:t>500</w:t>
            </w:r>
          </w:p>
        </w:tc>
        <w:tc>
          <w:tcPr>
            <w:tcW w:w="450" w:type="pct"/>
            <w:noWrap/>
          </w:tcPr>
          <w:p w14:paraId="164F8600" w14:textId="3BFE4FF5" w:rsidR="00612FF8" w:rsidRPr="00AE4489" w:rsidRDefault="00612FF8" w:rsidP="00813C4E">
            <w:pPr>
              <w:pStyle w:val="BodyText2"/>
              <w:jc w:val="right"/>
              <w:rPr>
                <w:lang w:eastAsia="zh-HK"/>
              </w:rPr>
            </w:pPr>
            <w:r w:rsidRPr="00AE4489">
              <w:rPr>
                <w:lang w:eastAsia="zh-HK"/>
              </w:rPr>
              <w:t>4,875</w:t>
            </w:r>
          </w:p>
        </w:tc>
        <w:tc>
          <w:tcPr>
            <w:tcW w:w="449" w:type="pct"/>
            <w:noWrap/>
          </w:tcPr>
          <w:p w14:paraId="03D470EA" w14:textId="071F6DD6" w:rsidR="00612FF8" w:rsidRPr="00612FF8" w:rsidRDefault="00612FF8" w:rsidP="00813C4E">
            <w:pPr>
              <w:tabs>
                <w:tab w:val="clear" w:pos="960"/>
              </w:tabs>
              <w:ind w:left="0" w:firstLine="0"/>
              <w:jc w:val="right"/>
            </w:pPr>
            <w:r w:rsidRPr="00C42F86">
              <w:t xml:space="preserve"> 5,330 </w:t>
            </w:r>
          </w:p>
        </w:tc>
        <w:tc>
          <w:tcPr>
            <w:tcW w:w="450" w:type="pct"/>
            <w:noWrap/>
          </w:tcPr>
          <w:p w14:paraId="07FC7C5B" w14:textId="3C57EC0D" w:rsidR="00612FF8" w:rsidRPr="00612FF8" w:rsidRDefault="00612FF8" w:rsidP="00813C4E">
            <w:pPr>
              <w:pStyle w:val="BodyText2"/>
              <w:jc w:val="right"/>
              <w:rPr>
                <w:lang w:eastAsia="zh-HK"/>
              </w:rPr>
            </w:pPr>
            <w:r w:rsidRPr="00C42F86">
              <w:rPr>
                <w:lang w:eastAsia="zh-HK"/>
              </w:rPr>
              <w:t xml:space="preserve"> 5,790 </w:t>
            </w:r>
          </w:p>
        </w:tc>
        <w:tc>
          <w:tcPr>
            <w:tcW w:w="450" w:type="pct"/>
            <w:noWrap/>
          </w:tcPr>
          <w:p w14:paraId="7C3B5D23" w14:textId="01D4F98E" w:rsidR="00612FF8" w:rsidRPr="00612FF8" w:rsidRDefault="00612FF8" w:rsidP="00813C4E">
            <w:pPr>
              <w:pStyle w:val="BodyText2"/>
              <w:jc w:val="right"/>
              <w:rPr>
                <w:lang w:eastAsia="zh-HK"/>
              </w:rPr>
            </w:pPr>
            <w:r w:rsidRPr="00C42F86">
              <w:rPr>
                <w:lang w:eastAsia="zh-HK"/>
              </w:rPr>
              <w:t xml:space="preserve"> 6,249 </w:t>
            </w:r>
          </w:p>
        </w:tc>
        <w:tc>
          <w:tcPr>
            <w:tcW w:w="450" w:type="pct"/>
            <w:noWrap/>
          </w:tcPr>
          <w:p w14:paraId="0C70FCC2" w14:textId="74CCE673" w:rsidR="00612FF8" w:rsidRPr="00612FF8" w:rsidRDefault="00612FF8" w:rsidP="00813C4E">
            <w:pPr>
              <w:pStyle w:val="BodyText2"/>
              <w:jc w:val="right"/>
              <w:rPr>
                <w:lang w:eastAsia="zh-HK"/>
              </w:rPr>
            </w:pPr>
            <w:r w:rsidRPr="00C42F86">
              <w:rPr>
                <w:lang w:eastAsia="zh-HK"/>
              </w:rPr>
              <w:t xml:space="preserve"> 6,701 </w:t>
            </w:r>
          </w:p>
        </w:tc>
        <w:tc>
          <w:tcPr>
            <w:tcW w:w="449" w:type="pct"/>
            <w:noWrap/>
          </w:tcPr>
          <w:p w14:paraId="659D4776" w14:textId="050EE5D6" w:rsidR="00612FF8" w:rsidRPr="00612FF8" w:rsidRDefault="00612FF8" w:rsidP="00813C4E">
            <w:pPr>
              <w:pStyle w:val="BodyText2"/>
              <w:jc w:val="right"/>
              <w:rPr>
                <w:lang w:eastAsia="zh-HK"/>
              </w:rPr>
            </w:pPr>
            <w:r w:rsidRPr="00C42F86">
              <w:rPr>
                <w:lang w:eastAsia="zh-HK"/>
              </w:rPr>
              <w:t xml:space="preserve"> 7,138 </w:t>
            </w:r>
          </w:p>
        </w:tc>
        <w:tc>
          <w:tcPr>
            <w:tcW w:w="525" w:type="pct"/>
            <w:noWrap/>
          </w:tcPr>
          <w:p w14:paraId="5DCB616B" w14:textId="71E69930" w:rsidR="00612FF8" w:rsidRPr="00612FF8" w:rsidRDefault="00612FF8" w:rsidP="00813C4E">
            <w:pPr>
              <w:pStyle w:val="BodyText2"/>
              <w:jc w:val="right"/>
              <w:rPr>
                <w:lang w:eastAsia="zh-HK"/>
              </w:rPr>
            </w:pPr>
            <w:r w:rsidRPr="00C42F86">
              <w:rPr>
                <w:lang w:eastAsia="zh-HK"/>
              </w:rPr>
              <w:t xml:space="preserve"> 7,554 </w:t>
            </w:r>
          </w:p>
        </w:tc>
        <w:tc>
          <w:tcPr>
            <w:tcW w:w="506" w:type="pct"/>
            <w:noWrap/>
          </w:tcPr>
          <w:p w14:paraId="5E6520C2" w14:textId="40A842A9" w:rsidR="00612FF8" w:rsidRPr="00612FF8" w:rsidRDefault="00612FF8" w:rsidP="00813C4E">
            <w:pPr>
              <w:pStyle w:val="BodyText2"/>
              <w:jc w:val="right"/>
              <w:rPr>
                <w:lang w:eastAsia="zh-HK"/>
              </w:rPr>
            </w:pPr>
            <w:r w:rsidRPr="00C42F86">
              <w:rPr>
                <w:lang w:eastAsia="zh-HK"/>
              </w:rPr>
              <w:t xml:space="preserve"> 7,942 </w:t>
            </w:r>
          </w:p>
        </w:tc>
      </w:tr>
      <w:tr w:rsidR="00612FF8" w:rsidRPr="00B54B54" w14:paraId="37CBDC8C" w14:textId="77777777" w:rsidTr="00612FF8">
        <w:trPr>
          <w:trHeight w:val="315"/>
        </w:trPr>
        <w:tc>
          <w:tcPr>
            <w:tcW w:w="597" w:type="pct"/>
            <w:noWrap/>
          </w:tcPr>
          <w:p w14:paraId="5A479B3E" w14:textId="77777777" w:rsidR="00612FF8" w:rsidRPr="00AE4489" w:rsidRDefault="00612FF8" w:rsidP="00612FF8">
            <w:pPr>
              <w:pStyle w:val="BodyText2"/>
              <w:rPr>
                <w:lang w:eastAsia="zh-HK"/>
              </w:rPr>
            </w:pPr>
            <w:r w:rsidRPr="00AE4489">
              <w:rPr>
                <w:lang w:eastAsia="zh-HK"/>
              </w:rPr>
              <w:t>COCR</w:t>
            </w:r>
          </w:p>
        </w:tc>
        <w:tc>
          <w:tcPr>
            <w:tcW w:w="674" w:type="pct"/>
            <w:noWrap/>
          </w:tcPr>
          <w:p w14:paraId="081B6CFF" w14:textId="77777777" w:rsidR="00612FF8" w:rsidRPr="00AE4489" w:rsidRDefault="00612FF8" w:rsidP="00813C4E">
            <w:pPr>
              <w:pStyle w:val="BodyText2"/>
              <w:jc w:val="right"/>
              <w:rPr>
                <w:lang w:eastAsia="zh-HK"/>
              </w:rPr>
            </w:pPr>
            <w:r w:rsidRPr="00AE4489">
              <w:rPr>
                <w:lang w:eastAsia="zh-HK"/>
              </w:rPr>
              <w:t>600</w:t>
            </w:r>
          </w:p>
        </w:tc>
        <w:tc>
          <w:tcPr>
            <w:tcW w:w="450" w:type="pct"/>
            <w:noWrap/>
          </w:tcPr>
          <w:p w14:paraId="1F313374" w14:textId="23374B06" w:rsidR="00612FF8" w:rsidRPr="00AE4489" w:rsidRDefault="00612FF8" w:rsidP="00813C4E">
            <w:pPr>
              <w:pStyle w:val="BodyText2"/>
              <w:jc w:val="right"/>
              <w:rPr>
                <w:lang w:eastAsia="zh-HK"/>
              </w:rPr>
            </w:pPr>
            <w:r w:rsidRPr="00AE4489">
              <w:rPr>
                <w:lang w:eastAsia="zh-HK"/>
              </w:rPr>
              <w:t>4,950</w:t>
            </w:r>
          </w:p>
        </w:tc>
        <w:tc>
          <w:tcPr>
            <w:tcW w:w="449" w:type="pct"/>
            <w:noWrap/>
          </w:tcPr>
          <w:p w14:paraId="3D8FA130" w14:textId="5A83FC7B" w:rsidR="00612FF8" w:rsidRPr="00612FF8" w:rsidRDefault="00612FF8" w:rsidP="00813C4E">
            <w:pPr>
              <w:tabs>
                <w:tab w:val="clear" w:pos="960"/>
              </w:tabs>
              <w:ind w:left="0" w:firstLine="0"/>
              <w:jc w:val="right"/>
            </w:pPr>
            <w:r w:rsidRPr="00C42F86">
              <w:t xml:space="preserve"> 5,514 </w:t>
            </w:r>
          </w:p>
        </w:tc>
        <w:tc>
          <w:tcPr>
            <w:tcW w:w="450" w:type="pct"/>
            <w:noWrap/>
          </w:tcPr>
          <w:p w14:paraId="4A27832E" w14:textId="223C7A72" w:rsidR="00612FF8" w:rsidRPr="00612FF8" w:rsidRDefault="00612FF8" w:rsidP="00813C4E">
            <w:pPr>
              <w:pStyle w:val="BodyText2"/>
              <w:jc w:val="right"/>
              <w:rPr>
                <w:lang w:eastAsia="zh-HK"/>
              </w:rPr>
            </w:pPr>
            <w:r w:rsidRPr="00C42F86">
              <w:rPr>
                <w:lang w:eastAsia="zh-HK"/>
              </w:rPr>
              <w:t xml:space="preserve"> 6,098 </w:t>
            </w:r>
          </w:p>
        </w:tc>
        <w:tc>
          <w:tcPr>
            <w:tcW w:w="450" w:type="pct"/>
            <w:noWrap/>
          </w:tcPr>
          <w:p w14:paraId="68E06642" w14:textId="72B39B28" w:rsidR="00612FF8" w:rsidRPr="00612FF8" w:rsidRDefault="00612FF8" w:rsidP="00813C4E">
            <w:pPr>
              <w:pStyle w:val="BodyText2"/>
              <w:jc w:val="right"/>
              <w:rPr>
                <w:lang w:eastAsia="zh-HK"/>
              </w:rPr>
            </w:pPr>
            <w:r w:rsidRPr="00C42F86">
              <w:rPr>
                <w:lang w:eastAsia="zh-HK"/>
              </w:rPr>
              <w:t xml:space="preserve"> 6,695 </w:t>
            </w:r>
          </w:p>
        </w:tc>
        <w:tc>
          <w:tcPr>
            <w:tcW w:w="450" w:type="pct"/>
            <w:noWrap/>
          </w:tcPr>
          <w:p w14:paraId="03BFD70F" w14:textId="0C6E42B4" w:rsidR="00612FF8" w:rsidRPr="00612FF8" w:rsidRDefault="00612FF8" w:rsidP="00813C4E">
            <w:pPr>
              <w:pStyle w:val="BodyText2"/>
              <w:jc w:val="right"/>
              <w:rPr>
                <w:lang w:eastAsia="zh-HK"/>
              </w:rPr>
            </w:pPr>
            <w:r w:rsidRPr="00C42F86">
              <w:rPr>
                <w:lang w:eastAsia="zh-HK"/>
              </w:rPr>
              <w:t xml:space="preserve"> 7,297 </w:t>
            </w:r>
          </w:p>
        </w:tc>
        <w:tc>
          <w:tcPr>
            <w:tcW w:w="449" w:type="pct"/>
            <w:noWrap/>
          </w:tcPr>
          <w:p w14:paraId="71AA0F32" w14:textId="469BBF97" w:rsidR="00612FF8" w:rsidRPr="00612FF8" w:rsidRDefault="00612FF8" w:rsidP="00813C4E">
            <w:pPr>
              <w:pStyle w:val="BodyText2"/>
              <w:jc w:val="right"/>
              <w:rPr>
                <w:lang w:eastAsia="zh-HK"/>
              </w:rPr>
            </w:pPr>
            <w:r w:rsidRPr="00C42F86">
              <w:rPr>
                <w:lang w:eastAsia="zh-HK"/>
              </w:rPr>
              <w:t xml:space="preserve"> 7,894 </w:t>
            </w:r>
          </w:p>
        </w:tc>
        <w:tc>
          <w:tcPr>
            <w:tcW w:w="525" w:type="pct"/>
            <w:noWrap/>
          </w:tcPr>
          <w:p w14:paraId="2415EC93" w14:textId="2B3BA744" w:rsidR="00612FF8" w:rsidRPr="00612FF8" w:rsidRDefault="00612FF8" w:rsidP="00813C4E">
            <w:pPr>
              <w:pStyle w:val="BodyText2"/>
              <w:jc w:val="right"/>
              <w:rPr>
                <w:lang w:eastAsia="zh-HK"/>
              </w:rPr>
            </w:pPr>
            <w:r w:rsidRPr="00C42F86">
              <w:rPr>
                <w:lang w:eastAsia="zh-HK"/>
              </w:rPr>
              <w:t xml:space="preserve"> 8,477 </w:t>
            </w:r>
          </w:p>
        </w:tc>
        <w:tc>
          <w:tcPr>
            <w:tcW w:w="506" w:type="pct"/>
            <w:noWrap/>
          </w:tcPr>
          <w:p w14:paraId="78217D2B" w14:textId="6F5D525C" w:rsidR="00612FF8" w:rsidRPr="00612FF8" w:rsidRDefault="00612FF8" w:rsidP="00813C4E">
            <w:pPr>
              <w:pStyle w:val="BodyText2"/>
              <w:jc w:val="right"/>
              <w:rPr>
                <w:lang w:eastAsia="zh-HK"/>
              </w:rPr>
            </w:pPr>
            <w:r w:rsidRPr="00C42F86">
              <w:rPr>
                <w:lang w:eastAsia="zh-HK"/>
              </w:rPr>
              <w:t xml:space="preserve"> 9,036 </w:t>
            </w:r>
          </w:p>
        </w:tc>
      </w:tr>
      <w:tr w:rsidR="00612FF8" w:rsidRPr="00B54B54" w14:paraId="1D965A15" w14:textId="77777777" w:rsidTr="00612FF8">
        <w:trPr>
          <w:trHeight w:val="315"/>
        </w:trPr>
        <w:tc>
          <w:tcPr>
            <w:tcW w:w="597" w:type="pct"/>
            <w:noWrap/>
          </w:tcPr>
          <w:p w14:paraId="22D8BF80" w14:textId="77777777" w:rsidR="00612FF8" w:rsidRPr="00AE4489" w:rsidRDefault="00612FF8" w:rsidP="00612FF8">
            <w:pPr>
              <w:pStyle w:val="BodyText2"/>
              <w:rPr>
                <w:lang w:eastAsia="zh-HK"/>
              </w:rPr>
            </w:pPr>
            <w:r w:rsidRPr="00AE4489">
              <w:rPr>
                <w:lang w:eastAsia="zh-HK"/>
              </w:rPr>
              <w:t>FOC</w:t>
            </w:r>
          </w:p>
        </w:tc>
        <w:tc>
          <w:tcPr>
            <w:tcW w:w="674" w:type="pct"/>
            <w:noWrap/>
          </w:tcPr>
          <w:p w14:paraId="703766C4" w14:textId="77777777" w:rsidR="00612FF8" w:rsidRPr="00AE4489" w:rsidRDefault="00612FF8" w:rsidP="00813C4E">
            <w:pPr>
              <w:pStyle w:val="BodyText2"/>
              <w:jc w:val="right"/>
              <w:rPr>
                <w:lang w:eastAsia="zh-HK"/>
              </w:rPr>
            </w:pPr>
            <w:r w:rsidRPr="00AE4489">
              <w:rPr>
                <w:lang w:eastAsia="zh-HK"/>
              </w:rPr>
              <w:t>1,400</w:t>
            </w:r>
          </w:p>
        </w:tc>
        <w:tc>
          <w:tcPr>
            <w:tcW w:w="450" w:type="pct"/>
            <w:noWrap/>
          </w:tcPr>
          <w:p w14:paraId="186E622B" w14:textId="62CBE8BC" w:rsidR="00612FF8" w:rsidRPr="00AE4489" w:rsidRDefault="00612FF8" w:rsidP="00813C4E">
            <w:pPr>
              <w:pStyle w:val="BodyText2"/>
              <w:jc w:val="right"/>
              <w:rPr>
                <w:lang w:eastAsia="zh-HK"/>
              </w:rPr>
            </w:pPr>
            <w:r w:rsidRPr="00AE4489">
              <w:rPr>
                <w:lang w:eastAsia="zh-HK"/>
              </w:rPr>
              <w:t>11,550</w:t>
            </w:r>
          </w:p>
        </w:tc>
        <w:tc>
          <w:tcPr>
            <w:tcW w:w="449" w:type="pct"/>
            <w:noWrap/>
          </w:tcPr>
          <w:p w14:paraId="5DB8D3ED" w14:textId="70C1BBAA" w:rsidR="00612FF8" w:rsidRPr="00612FF8" w:rsidRDefault="00612FF8" w:rsidP="00813C4E">
            <w:pPr>
              <w:tabs>
                <w:tab w:val="clear" w:pos="960"/>
              </w:tabs>
              <w:ind w:left="0" w:firstLine="0"/>
              <w:jc w:val="right"/>
            </w:pPr>
            <w:r w:rsidRPr="00C42F86">
              <w:t xml:space="preserve"> 12,866 </w:t>
            </w:r>
          </w:p>
        </w:tc>
        <w:tc>
          <w:tcPr>
            <w:tcW w:w="450" w:type="pct"/>
            <w:noWrap/>
          </w:tcPr>
          <w:p w14:paraId="16A70FCE" w14:textId="3F4739FA" w:rsidR="00612FF8" w:rsidRPr="00612FF8" w:rsidRDefault="00612FF8" w:rsidP="00813C4E">
            <w:pPr>
              <w:pStyle w:val="BodyText2"/>
              <w:jc w:val="right"/>
              <w:rPr>
                <w:lang w:eastAsia="zh-HK"/>
              </w:rPr>
            </w:pPr>
            <w:r w:rsidRPr="00C42F86">
              <w:rPr>
                <w:lang w:eastAsia="zh-HK"/>
              </w:rPr>
              <w:t xml:space="preserve"> 14,228 </w:t>
            </w:r>
          </w:p>
        </w:tc>
        <w:tc>
          <w:tcPr>
            <w:tcW w:w="450" w:type="pct"/>
            <w:noWrap/>
          </w:tcPr>
          <w:p w14:paraId="22160A1C" w14:textId="40BB05A4" w:rsidR="00612FF8" w:rsidRPr="00612FF8" w:rsidRDefault="00612FF8" w:rsidP="00813C4E">
            <w:pPr>
              <w:pStyle w:val="BodyText2"/>
              <w:jc w:val="right"/>
              <w:rPr>
                <w:lang w:eastAsia="zh-HK"/>
              </w:rPr>
            </w:pPr>
            <w:r w:rsidRPr="00C42F86">
              <w:rPr>
                <w:lang w:eastAsia="zh-HK"/>
              </w:rPr>
              <w:t xml:space="preserve"> 15,621 </w:t>
            </w:r>
          </w:p>
        </w:tc>
        <w:tc>
          <w:tcPr>
            <w:tcW w:w="450" w:type="pct"/>
            <w:noWrap/>
          </w:tcPr>
          <w:p w14:paraId="428E9775" w14:textId="286829A7" w:rsidR="00612FF8" w:rsidRPr="00612FF8" w:rsidRDefault="00612FF8" w:rsidP="00813C4E">
            <w:pPr>
              <w:pStyle w:val="BodyText2"/>
              <w:jc w:val="right"/>
              <w:rPr>
                <w:lang w:eastAsia="zh-HK"/>
              </w:rPr>
            </w:pPr>
            <w:r w:rsidRPr="00C42F86">
              <w:rPr>
                <w:lang w:eastAsia="zh-HK"/>
              </w:rPr>
              <w:t xml:space="preserve"> 17,025 </w:t>
            </w:r>
          </w:p>
        </w:tc>
        <w:tc>
          <w:tcPr>
            <w:tcW w:w="449" w:type="pct"/>
            <w:noWrap/>
          </w:tcPr>
          <w:p w14:paraId="735541B0" w14:textId="4E0A7F94" w:rsidR="00612FF8" w:rsidRPr="00612FF8" w:rsidRDefault="00612FF8" w:rsidP="00813C4E">
            <w:pPr>
              <w:pStyle w:val="BodyText2"/>
              <w:jc w:val="right"/>
              <w:rPr>
                <w:lang w:eastAsia="zh-HK"/>
              </w:rPr>
            </w:pPr>
            <w:r w:rsidRPr="00C42F86">
              <w:rPr>
                <w:lang w:eastAsia="zh-HK"/>
              </w:rPr>
              <w:t xml:space="preserve"> 18,420 </w:t>
            </w:r>
          </w:p>
        </w:tc>
        <w:tc>
          <w:tcPr>
            <w:tcW w:w="525" w:type="pct"/>
            <w:noWrap/>
          </w:tcPr>
          <w:p w14:paraId="28C5E324" w14:textId="731E9480" w:rsidR="00612FF8" w:rsidRPr="00612FF8" w:rsidRDefault="00612FF8" w:rsidP="00813C4E">
            <w:pPr>
              <w:pStyle w:val="BodyText2"/>
              <w:jc w:val="right"/>
              <w:rPr>
                <w:lang w:eastAsia="zh-HK"/>
              </w:rPr>
            </w:pPr>
            <w:r w:rsidRPr="00C42F86">
              <w:rPr>
                <w:lang w:eastAsia="zh-HK"/>
              </w:rPr>
              <w:t xml:space="preserve"> 19,781 </w:t>
            </w:r>
          </w:p>
        </w:tc>
        <w:tc>
          <w:tcPr>
            <w:tcW w:w="506" w:type="pct"/>
            <w:noWrap/>
          </w:tcPr>
          <w:p w14:paraId="4AA7ACA0" w14:textId="1DF2E0BA" w:rsidR="00612FF8" w:rsidRPr="00612FF8" w:rsidRDefault="00612FF8" w:rsidP="00813C4E">
            <w:pPr>
              <w:pStyle w:val="BodyText2"/>
              <w:jc w:val="right"/>
              <w:rPr>
                <w:lang w:eastAsia="zh-HK"/>
              </w:rPr>
            </w:pPr>
            <w:r w:rsidRPr="00C42F86">
              <w:rPr>
                <w:lang w:eastAsia="zh-HK"/>
              </w:rPr>
              <w:t xml:space="preserve"> 21,084 </w:t>
            </w:r>
          </w:p>
        </w:tc>
      </w:tr>
      <w:tr w:rsidR="00612FF8" w:rsidRPr="00B54B54" w14:paraId="090BF8D4" w14:textId="77777777" w:rsidTr="00612FF8">
        <w:trPr>
          <w:trHeight w:val="315"/>
        </w:trPr>
        <w:tc>
          <w:tcPr>
            <w:tcW w:w="597" w:type="pct"/>
            <w:noWrap/>
          </w:tcPr>
          <w:p w14:paraId="2C0A96F2" w14:textId="77777777" w:rsidR="00612FF8" w:rsidRPr="00AE4489" w:rsidRDefault="00612FF8" w:rsidP="00612FF8">
            <w:pPr>
              <w:spacing w:line="360" w:lineRule="auto"/>
              <w:ind w:left="0" w:firstLine="0"/>
              <w:jc w:val="both"/>
              <w:rPr>
                <w:lang w:eastAsia="zh-HK"/>
              </w:rPr>
            </w:pPr>
            <w:r w:rsidRPr="00AE4489">
              <w:t>Energy Audit</w:t>
            </w:r>
          </w:p>
        </w:tc>
        <w:tc>
          <w:tcPr>
            <w:tcW w:w="674" w:type="pct"/>
            <w:noWrap/>
          </w:tcPr>
          <w:p w14:paraId="2D4D880C" w14:textId="77777777" w:rsidR="00612FF8" w:rsidRPr="00AE4489" w:rsidRDefault="00612FF8" w:rsidP="00813C4E">
            <w:pPr>
              <w:pStyle w:val="BodyText2"/>
              <w:jc w:val="right"/>
              <w:rPr>
                <w:lang w:eastAsia="zh-HK"/>
              </w:rPr>
            </w:pPr>
            <w:r w:rsidRPr="00AE4489">
              <w:rPr>
                <w:lang w:eastAsia="zh-HK"/>
              </w:rPr>
              <w:t>3,000</w:t>
            </w:r>
          </w:p>
        </w:tc>
        <w:tc>
          <w:tcPr>
            <w:tcW w:w="450" w:type="pct"/>
            <w:noWrap/>
          </w:tcPr>
          <w:p w14:paraId="12690ECD" w14:textId="46778CC8" w:rsidR="00612FF8" w:rsidRPr="00AE4489" w:rsidRDefault="00612FF8" w:rsidP="00813C4E">
            <w:pPr>
              <w:pStyle w:val="BodyText2"/>
              <w:jc w:val="right"/>
              <w:rPr>
                <w:lang w:eastAsia="zh-HK"/>
              </w:rPr>
            </w:pPr>
            <w:r w:rsidRPr="00AE4489">
              <w:rPr>
                <w:lang w:eastAsia="zh-HK"/>
              </w:rPr>
              <w:t>64,400</w:t>
            </w:r>
          </w:p>
        </w:tc>
        <w:tc>
          <w:tcPr>
            <w:tcW w:w="449" w:type="pct"/>
            <w:noWrap/>
          </w:tcPr>
          <w:p w14:paraId="63698B2A" w14:textId="71316AB8" w:rsidR="00612FF8" w:rsidRPr="00612FF8" w:rsidRDefault="00612FF8" w:rsidP="00813C4E">
            <w:pPr>
              <w:tabs>
                <w:tab w:val="clear" w:pos="960"/>
              </w:tabs>
              <w:ind w:left="0" w:firstLine="0"/>
              <w:jc w:val="right"/>
            </w:pPr>
            <w:r w:rsidRPr="00C42F86">
              <w:t xml:space="preserve"> 67,388 </w:t>
            </w:r>
          </w:p>
        </w:tc>
        <w:tc>
          <w:tcPr>
            <w:tcW w:w="450" w:type="pct"/>
            <w:noWrap/>
          </w:tcPr>
          <w:p w14:paraId="630CA90A" w14:textId="6E0891FC" w:rsidR="00612FF8" w:rsidRPr="00612FF8" w:rsidRDefault="00612FF8" w:rsidP="00813C4E">
            <w:pPr>
              <w:pStyle w:val="BodyText2"/>
              <w:jc w:val="right"/>
              <w:rPr>
                <w:lang w:eastAsia="zh-HK"/>
              </w:rPr>
            </w:pPr>
            <w:r w:rsidRPr="00C42F86">
              <w:rPr>
                <w:lang w:eastAsia="zh-HK"/>
              </w:rPr>
              <w:t xml:space="preserve"> 70,347 </w:t>
            </w:r>
          </w:p>
        </w:tc>
        <w:tc>
          <w:tcPr>
            <w:tcW w:w="450" w:type="pct"/>
            <w:noWrap/>
          </w:tcPr>
          <w:p w14:paraId="77BDDC37" w14:textId="6B7BB11E" w:rsidR="00612FF8" w:rsidRPr="00612FF8" w:rsidRDefault="00612FF8" w:rsidP="00813C4E">
            <w:pPr>
              <w:pStyle w:val="BodyText2"/>
              <w:jc w:val="right"/>
              <w:rPr>
                <w:lang w:eastAsia="zh-HK"/>
              </w:rPr>
            </w:pPr>
            <w:r w:rsidRPr="00C42F86">
              <w:rPr>
                <w:lang w:eastAsia="zh-HK"/>
              </w:rPr>
              <w:t xml:space="preserve"> 73,259 </w:t>
            </w:r>
          </w:p>
        </w:tc>
        <w:tc>
          <w:tcPr>
            <w:tcW w:w="450" w:type="pct"/>
            <w:noWrap/>
          </w:tcPr>
          <w:p w14:paraId="49B62649" w14:textId="4E52F04B" w:rsidR="00612FF8" w:rsidRPr="00612FF8" w:rsidRDefault="00612FF8" w:rsidP="00813C4E">
            <w:pPr>
              <w:pStyle w:val="BodyText2"/>
              <w:jc w:val="right"/>
              <w:rPr>
                <w:lang w:eastAsia="zh-HK"/>
              </w:rPr>
            </w:pPr>
            <w:r w:rsidRPr="00C42F86">
              <w:rPr>
                <w:lang w:eastAsia="zh-HK"/>
              </w:rPr>
              <w:t xml:space="preserve"> 76,109 </w:t>
            </w:r>
          </w:p>
        </w:tc>
        <w:tc>
          <w:tcPr>
            <w:tcW w:w="449" w:type="pct"/>
            <w:noWrap/>
          </w:tcPr>
          <w:p w14:paraId="6BE7A58B" w14:textId="4FD9A78E" w:rsidR="00612FF8" w:rsidRPr="00612FF8" w:rsidRDefault="00612FF8" w:rsidP="00813C4E">
            <w:pPr>
              <w:pStyle w:val="BodyText2"/>
              <w:jc w:val="right"/>
              <w:rPr>
                <w:lang w:eastAsia="zh-HK"/>
              </w:rPr>
            </w:pPr>
            <w:r w:rsidRPr="00C42F86">
              <w:rPr>
                <w:lang w:eastAsia="zh-HK"/>
              </w:rPr>
              <w:t xml:space="preserve"> 78,879 </w:t>
            </w:r>
          </w:p>
        </w:tc>
        <w:tc>
          <w:tcPr>
            <w:tcW w:w="525" w:type="pct"/>
            <w:noWrap/>
          </w:tcPr>
          <w:p w14:paraId="30C6BC55" w14:textId="0458AF19" w:rsidR="00612FF8" w:rsidRPr="00612FF8" w:rsidRDefault="00612FF8" w:rsidP="00813C4E">
            <w:pPr>
              <w:pStyle w:val="BodyText2"/>
              <w:jc w:val="right"/>
              <w:rPr>
                <w:lang w:eastAsia="zh-HK"/>
              </w:rPr>
            </w:pPr>
            <w:r w:rsidRPr="00C42F86">
              <w:rPr>
                <w:lang w:eastAsia="zh-HK"/>
              </w:rPr>
              <w:t xml:space="preserve"> 81,553 </w:t>
            </w:r>
          </w:p>
        </w:tc>
        <w:tc>
          <w:tcPr>
            <w:tcW w:w="506" w:type="pct"/>
            <w:noWrap/>
          </w:tcPr>
          <w:p w14:paraId="5333E604" w14:textId="5635011A" w:rsidR="00612FF8" w:rsidRPr="00612FF8" w:rsidRDefault="00612FF8" w:rsidP="00813C4E">
            <w:pPr>
              <w:pStyle w:val="BodyText2"/>
              <w:jc w:val="right"/>
              <w:rPr>
                <w:lang w:eastAsia="zh-HK"/>
              </w:rPr>
            </w:pPr>
            <w:r w:rsidRPr="00C42F86">
              <w:rPr>
                <w:lang w:eastAsia="zh-HK"/>
              </w:rPr>
              <w:t xml:space="preserve"> 84,114 </w:t>
            </w:r>
          </w:p>
        </w:tc>
      </w:tr>
      <w:tr w:rsidR="00612FF8" w:rsidRPr="00B54B54" w14:paraId="3FE00F8B" w14:textId="77777777" w:rsidTr="00612FF8">
        <w:trPr>
          <w:trHeight w:val="330"/>
        </w:trPr>
        <w:tc>
          <w:tcPr>
            <w:tcW w:w="597" w:type="pct"/>
            <w:noWrap/>
          </w:tcPr>
          <w:p w14:paraId="2B559A89" w14:textId="77777777" w:rsidR="00612FF8" w:rsidRPr="00AE4489" w:rsidRDefault="00612FF8" w:rsidP="00612FF8">
            <w:pPr>
              <w:pStyle w:val="BodyText2"/>
              <w:rPr>
                <w:lang w:eastAsia="zh-HK"/>
              </w:rPr>
            </w:pPr>
            <w:r w:rsidRPr="00AE4489">
              <w:rPr>
                <w:lang w:eastAsia="zh-HK"/>
              </w:rPr>
              <w:t>Inspection</w:t>
            </w:r>
          </w:p>
        </w:tc>
        <w:tc>
          <w:tcPr>
            <w:tcW w:w="674" w:type="pct"/>
            <w:noWrap/>
          </w:tcPr>
          <w:p w14:paraId="0E16321E" w14:textId="77777777" w:rsidR="00612FF8" w:rsidRPr="00AE4489" w:rsidRDefault="00612FF8" w:rsidP="00813C4E">
            <w:pPr>
              <w:pStyle w:val="BodyText2"/>
              <w:jc w:val="right"/>
              <w:rPr>
                <w:lang w:eastAsia="zh-HK"/>
              </w:rPr>
            </w:pPr>
            <w:r w:rsidRPr="00AE4489">
              <w:rPr>
                <w:lang w:eastAsia="zh-HK"/>
              </w:rPr>
              <w:t>1,000</w:t>
            </w:r>
          </w:p>
        </w:tc>
        <w:tc>
          <w:tcPr>
            <w:tcW w:w="450" w:type="pct"/>
            <w:noWrap/>
          </w:tcPr>
          <w:p w14:paraId="048D7328" w14:textId="5D75226E" w:rsidR="00612FF8" w:rsidRPr="00AE4489" w:rsidRDefault="00612FF8" w:rsidP="00813C4E">
            <w:pPr>
              <w:pStyle w:val="BodyText2"/>
              <w:jc w:val="right"/>
              <w:rPr>
                <w:lang w:eastAsia="zh-HK"/>
              </w:rPr>
            </w:pPr>
            <w:r w:rsidRPr="00AE4489">
              <w:rPr>
                <w:lang w:eastAsia="zh-HK"/>
              </w:rPr>
              <w:t>8,250</w:t>
            </w:r>
          </w:p>
        </w:tc>
        <w:tc>
          <w:tcPr>
            <w:tcW w:w="449" w:type="pct"/>
            <w:noWrap/>
          </w:tcPr>
          <w:p w14:paraId="4187793B" w14:textId="7D71A7B9" w:rsidR="00612FF8" w:rsidRPr="00612FF8" w:rsidRDefault="00612FF8" w:rsidP="00813C4E">
            <w:pPr>
              <w:tabs>
                <w:tab w:val="clear" w:pos="960"/>
              </w:tabs>
              <w:ind w:left="0" w:firstLine="0"/>
              <w:jc w:val="right"/>
            </w:pPr>
            <w:r w:rsidRPr="00C42F86">
              <w:t xml:space="preserve"> 9,190 </w:t>
            </w:r>
          </w:p>
        </w:tc>
        <w:tc>
          <w:tcPr>
            <w:tcW w:w="450" w:type="pct"/>
            <w:noWrap/>
          </w:tcPr>
          <w:p w14:paraId="0542B304" w14:textId="01B17B3E" w:rsidR="00612FF8" w:rsidRPr="00612FF8" w:rsidRDefault="00612FF8" w:rsidP="00813C4E">
            <w:pPr>
              <w:pStyle w:val="BodyText2"/>
              <w:jc w:val="right"/>
              <w:rPr>
                <w:lang w:eastAsia="zh-HK"/>
              </w:rPr>
            </w:pPr>
            <w:r w:rsidRPr="00C42F86">
              <w:rPr>
                <w:lang w:eastAsia="zh-HK"/>
              </w:rPr>
              <w:t xml:space="preserve"> 10,163 </w:t>
            </w:r>
          </w:p>
        </w:tc>
        <w:tc>
          <w:tcPr>
            <w:tcW w:w="450" w:type="pct"/>
            <w:noWrap/>
          </w:tcPr>
          <w:p w14:paraId="6ADA471D" w14:textId="58313BCD" w:rsidR="00612FF8" w:rsidRPr="00612FF8" w:rsidRDefault="00612FF8" w:rsidP="00813C4E">
            <w:pPr>
              <w:pStyle w:val="BodyText2"/>
              <w:jc w:val="right"/>
              <w:rPr>
                <w:lang w:eastAsia="zh-HK"/>
              </w:rPr>
            </w:pPr>
            <w:r w:rsidRPr="00C42F86">
              <w:rPr>
                <w:lang w:eastAsia="zh-HK"/>
              </w:rPr>
              <w:t xml:space="preserve"> 11,158 </w:t>
            </w:r>
          </w:p>
        </w:tc>
        <w:tc>
          <w:tcPr>
            <w:tcW w:w="450" w:type="pct"/>
            <w:noWrap/>
          </w:tcPr>
          <w:p w14:paraId="52E7193F" w14:textId="0F281C38" w:rsidR="00612FF8" w:rsidRPr="00612FF8" w:rsidRDefault="00612FF8" w:rsidP="00813C4E">
            <w:pPr>
              <w:pStyle w:val="BodyText2"/>
              <w:jc w:val="right"/>
              <w:rPr>
                <w:lang w:eastAsia="zh-HK"/>
              </w:rPr>
            </w:pPr>
            <w:r w:rsidRPr="00C42F86">
              <w:rPr>
                <w:lang w:eastAsia="zh-HK"/>
              </w:rPr>
              <w:t xml:space="preserve"> 12,161 </w:t>
            </w:r>
          </w:p>
        </w:tc>
        <w:tc>
          <w:tcPr>
            <w:tcW w:w="449" w:type="pct"/>
            <w:noWrap/>
          </w:tcPr>
          <w:p w14:paraId="06C06D84" w14:textId="7AFF1A3C" w:rsidR="00612FF8" w:rsidRPr="00612FF8" w:rsidRDefault="00612FF8" w:rsidP="00813C4E">
            <w:pPr>
              <w:pStyle w:val="BodyText2"/>
              <w:jc w:val="right"/>
              <w:rPr>
                <w:lang w:eastAsia="zh-HK"/>
              </w:rPr>
            </w:pPr>
            <w:r w:rsidRPr="00C42F86">
              <w:rPr>
                <w:lang w:eastAsia="zh-HK"/>
              </w:rPr>
              <w:t xml:space="preserve"> 13,157 </w:t>
            </w:r>
          </w:p>
        </w:tc>
        <w:tc>
          <w:tcPr>
            <w:tcW w:w="525" w:type="pct"/>
            <w:noWrap/>
          </w:tcPr>
          <w:p w14:paraId="1F361C73" w14:textId="00CBE953" w:rsidR="00612FF8" w:rsidRPr="00612FF8" w:rsidRDefault="00612FF8" w:rsidP="00813C4E">
            <w:pPr>
              <w:pStyle w:val="BodyText2"/>
              <w:jc w:val="right"/>
              <w:rPr>
                <w:lang w:eastAsia="zh-HK"/>
              </w:rPr>
            </w:pPr>
            <w:r w:rsidRPr="00C42F86">
              <w:rPr>
                <w:lang w:eastAsia="zh-HK"/>
              </w:rPr>
              <w:t xml:space="preserve"> 14,129 </w:t>
            </w:r>
          </w:p>
        </w:tc>
        <w:tc>
          <w:tcPr>
            <w:tcW w:w="506" w:type="pct"/>
            <w:noWrap/>
          </w:tcPr>
          <w:p w14:paraId="79EE23CB" w14:textId="30D3F772" w:rsidR="00612FF8" w:rsidRPr="00612FF8" w:rsidRDefault="00612FF8" w:rsidP="00813C4E">
            <w:pPr>
              <w:pStyle w:val="BodyText2"/>
              <w:jc w:val="right"/>
              <w:rPr>
                <w:lang w:eastAsia="zh-HK"/>
              </w:rPr>
            </w:pPr>
            <w:r w:rsidRPr="00C42F86">
              <w:rPr>
                <w:lang w:eastAsia="zh-HK"/>
              </w:rPr>
              <w:t xml:space="preserve"> 15,060 </w:t>
            </w:r>
          </w:p>
        </w:tc>
      </w:tr>
      <w:tr w:rsidR="00612FF8" w:rsidRPr="00B54B54" w14:paraId="0614B474" w14:textId="77777777" w:rsidTr="00612FF8">
        <w:trPr>
          <w:trHeight w:val="330"/>
        </w:trPr>
        <w:tc>
          <w:tcPr>
            <w:tcW w:w="597" w:type="pct"/>
            <w:noWrap/>
          </w:tcPr>
          <w:p w14:paraId="11C11773" w14:textId="77777777" w:rsidR="00612FF8" w:rsidRPr="00AE4489" w:rsidRDefault="00612FF8" w:rsidP="00612FF8">
            <w:pPr>
              <w:pStyle w:val="BodyText2"/>
              <w:rPr>
                <w:lang w:eastAsia="zh-HK"/>
              </w:rPr>
            </w:pPr>
            <w:r w:rsidRPr="00AE4489">
              <w:rPr>
                <w:lang w:eastAsia="zh-HK"/>
              </w:rPr>
              <w:t>Buildings</w:t>
            </w:r>
          </w:p>
        </w:tc>
        <w:tc>
          <w:tcPr>
            <w:tcW w:w="674" w:type="pct"/>
            <w:noWrap/>
          </w:tcPr>
          <w:p w14:paraId="37AD42FC" w14:textId="77777777" w:rsidR="00612FF8" w:rsidRPr="00AE4489" w:rsidRDefault="00612FF8" w:rsidP="00813C4E">
            <w:pPr>
              <w:pStyle w:val="BodyText2"/>
              <w:jc w:val="right"/>
              <w:rPr>
                <w:lang w:eastAsia="zh-HK"/>
              </w:rPr>
            </w:pPr>
            <w:r w:rsidRPr="00AE4489">
              <w:rPr>
                <w:lang w:eastAsia="zh-HK"/>
              </w:rPr>
              <w:t>600</w:t>
            </w:r>
          </w:p>
        </w:tc>
        <w:tc>
          <w:tcPr>
            <w:tcW w:w="450" w:type="pct"/>
            <w:noWrap/>
          </w:tcPr>
          <w:p w14:paraId="0CEF9DD5" w14:textId="0B297EA1" w:rsidR="00612FF8" w:rsidRPr="00AE4489" w:rsidRDefault="00612FF8" w:rsidP="00813C4E">
            <w:pPr>
              <w:pStyle w:val="BodyText2"/>
              <w:jc w:val="right"/>
              <w:rPr>
                <w:lang w:eastAsia="zh-HK"/>
              </w:rPr>
            </w:pPr>
            <w:r w:rsidRPr="00AE4489">
              <w:rPr>
                <w:lang w:eastAsia="zh-HK"/>
              </w:rPr>
              <w:t>54,200</w:t>
            </w:r>
          </w:p>
        </w:tc>
        <w:tc>
          <w:tcPr>
            <w:tcW w:w="449" w:type="pct"/>
            <w:noWrap/>
          </w:tcPr>
          <w:p w14:paraId="5F86B783" w14:textId="0367BF28" w:rsidR="00612FF8" w:rsidRPr="00612FF8" w:rsidRDefault="00612FF8" w:rsidP="00813C4E">
            <w:pPr>
              <w:tabs>
                <w:tab w:val="clear" w:pos="960"/>
              </w:tabs>
              <w:ind w:left="0" w:firstLine="0"/>
              <w:jc w:val="right"/>
            </w:pPr>
            <w:r w:rsidRPr="00C42F86">
              <w:t xml:space="preserve"> 54,791 </w:t>
            </w:r>
          </w:p>
        </w:tc>
        <w:tc>
          <w:tcPr>
            <w:tcW w:w="450" w:type="pct"/>
            <w:noWrap/>
          </w:tcPr>
          <w:p w14:paraId="4E3B1333" w14:textId="7B1AF226" w:rsidR="00612FF8" w:rsidRPr="00612FF8" w:rsidRDefault="00612FF8" w:rsidP="00813C4E">
            <w:pPr>
              <w:pStyle w:val="BodyText2"/>
              <w:jc w:val="right"/>
              <w:rPr>
                <w:lang w:eastAsia="zh-HK"/>
              </w:rPr>
            </w:pPr>
            <w:r w:rsidRPr="00C42F86">
              <w:rPr>
                <w:lang w:eastAsia="zh-HK"/>
              </w:rPr>
              <w:t xml:space="preserve"> 55,383 </w:t>
            </w:r>
          </w:p>
        </w:tc>
        <w:tc>
          <w:tcPr>
            <w:tcW w:w="450" w:type="pct"/>
            <w:noWrap/>
          </w:tcPr>
          <w:p w14:paraId="4B5C79F9" w14:textId="4F94C73D" w:rsidR="00612FF8" w:rsidRPr="00612FF8" w:rsidRDefault="00612FF8" w:rsidP="00813C4E">
            <w:pPr>
              <w:pStyle w:val="BodyText2"/>
              <w:jc w:val="right"/>
              <w:rPr>
                <w:lang w:eastAsia="zh-HK"/>
              </w:rPr>
            </w:pPr>
            <w:r w:rsidRPr="00C42F86">
              <w:rPr>
                <w:lang w:eastAsia="zh-HK"/>
              </w:rPr>
              <w:t xml:space="preserve"> 55,975 </w:t>
            </w:r>
          </w:p>
        </w:tc>
        <w:tc>
          <w:tcPr>
            <w:tcW w:w="450" w:type="pct"/>
            <w:noWrap/>
          </w:tcPr>
          <w:p w14:paraId="35C01542" w14:textId="0125FA6D" w:rsidR="00612FF8" w:rsidRPr="00612FF8" w:rsidRDefault="00612FF8" w:rsidP="00813C4E">
            <w:pPr>
              <w:pStyle w:val="BodyText2"/>
              <w:jc w:val="right"/>
              <w:rPr>
                <w:lang w:eastAsia="zh-HK"/>
              </w:rPr>
            </w:pPr>
            <w:r w:rsidRPr="00C42F86">
              <w:rPr>
                <w:lang w:eastAsia="zh-HK"/>
              </w:rPr>
              <w:t xml:space="preserve"> 56,568 </w:t>
            </w:r>
          </w:p>
        </w:tc>
        <w:tc>
          <w:tcPr>
            <w:tcW w:w="449" w:type="pct"/>
            <w:noWrap/>
          </w:tcPr>
          <w:p w14:paraId="24FC499D" w14:textId="3AED92B9" w:rsidR="00612FF8" w:rsidRPr="00612FF8" w:rsidRDefault="00612FF8" w:rsidP="00813C4E">
            <w:pPr>
              <w:pStyle w:val="BodyText2"/>
              <w:jc w:val="right"/>
              <w:rPr>
                <w:lang w:eastAsia="zh-HK"/>
              </w:rPr>
            </w:pPr>
            <w:r w:rsidRPr="00C42F86">
              <w:rPr>
                <w:lang w:eastAsia="zh-HK"/>
              </w:rPr>
              <w:t xml:space="preserve"> 57,162 </w:t>
            </w:r>
          </w:p>
        </w:tc>
        <w:tc>
          <w:tcPr>
            <w:tcW w:w="525" w:type="pct"/>
            <w:noWrap/>
          </w:tcPr>
          <w:p w14:paraId="7DA0CE32" w14:textId="139B31D5" w:rsidR="00612FF8" w:rsidRPr="00612FF8" w:rsidRDefault="00612FF8" w:rsidP="00813C4E">
            <w:pPr>
              <w:pStyle w:val="BodyText2"/>
              <w:jc w:val="right"/>
              <w:rPr>
                <w:lang w:eastAsia="zh-HK"/>
              </w:rPr>
            </w:pPr>
            <w:r w:rsidRPr="00C42F86">
              <w:rPr>
                <w:lang w:eastAsia="zh-HK"/>
              </w:rPr>
              <w:t xml:space="preserve"> 57,757 </w:t>
            </w:r>
          </w:p>
        </w:tc>
        <w:tc>
          <w:tcPr>
            <w:tcW w:w="506" w:type="pct"/>
            <w:noWrap/>
          </w:tcPr>
          <w:p w14:paraId="1D133CEB" w14:textId="21F175D1" w:rsidR="00612FF8" w:rsidRPr="00612FF8" w:rsidRDefault="00612FF8" w:rsidP="00813C4E">
            <w:pPr>
              <w:pStyle w:val="BodyText2"/>
              <w:jc w:val="right"/>
              <w:rPr>
                <w:lang w:eastAsia="zh-HK"/>
              </w:rPr>
            </w:pPr>
            <w:r w:rsidRPr="00C42F86">
              <w:rPr>
                <w:lang w:eastAsia="zh-HK"/>
              </w:rPr>
              <w:t xml:space="preserve"> 58,352 </w:t>
            </w:r>
          </w:p>
        </w:tc>
      </w:tr>
    </w:tbl>
    <w:p w14:paraId="635B78A4" w14:textId="77777777" w:rsidR="00140582" w:rsidRPr="00B54B54" w:rsidRDefault="00140582" w:rsidP="00140582">
      <w:pPr>
        <w:pStyle w:val="BodyText2"/>
        <w:rPr>
          <w:rFonts w:ascii="Frutiger Light" w:hAnsi="Frutiger Light"/>
          <w:lang w:eastAsia="zh-HK"/>
        </w:rPr>
      </w:pPr>
    </w:p>
    <w:p w14:paraId="65747D88" w14:textId="5D2B8DFB" w:rsidR="0014665B" w:rsidRDefault="0014665B" w:rsidP="0014665B">
      <w:pPr>
        <w:pStyle w:val="BodyText2"/>
        <w:tabs>
          <w:tab w:val="clear" w:pos="960"/>
          <w:tab w:val="clear" w:pos="1000"/>
          <w:tab w:val="left" w:pos="3135"/>
        </w:tabs>
        <w:rPr>
          <w:sz w:val="24"/>
          <w:szCs w:val="24"/>
        </w:rPr>
      </w:pPr>
      <w:r>
        <w:rPr>
          <w:sz w:val="24"/>
          <w:szCs w:val="24"/>
        </w:rPr>
        <w:tab/>
      </w:r>
      <w:r>
        <w:rPr>
          <w:sz w:val="24"/>
          <w:szCs w:val="24"/>
        </w:rPr>
        <w:tab/>
      </w:r>
    </w:p>
    <w:p w14:paraId="7237B7E6" w14:textId="77777777" w:rsidR="0014665B" w:rsidRPr="0014665B" w:rsidRDefault="0014665B" w:rsidP="0014665B"/>
    <w:p w14:paraId="13400EBE" w14:textId="1B82565C" w:rsidR="008B696D" w:rsidRPr="0014665B" w:rsidRDefault="008B696D" w:rsidP="0014665B">
      <w:pPr>
        <w:sectPr w:rsidR="008B696D" w:rsidRPr="0014665B" w:rsidSect="0014665B">
          <w:footerReference w:type="default" r:id="rId13"/>
          <w:pgSz w:w="11909" w:h="16834" w:code="9"/>
          <w:pgMar w:top="1440" w:right="1289" w:bottom="1440" w:left="1152" w:header="576" w:footer="591" w:gutter="0"/>
          <w:pgNumType w:start="1"/>
          <w:cols w:space="425"/>
          <w:docGrid w:type="lines"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283"/>
        <w:gridCol w:w="1495"/>
        <w:gridCol w:w="1280"/>
        <w:gridCol w:w="1272"/>
        <w:gridCol w:w="1277"/>
        <w:gridCol w:w="1185"/>
        <w:gridCol w:w="1118"/>
        <w:gridCol w:w="1118"/>
        <w:gridCol w:w="1118"/>
        <w:gridCol w:w="1102"/>
      </w:tblGrid>
      <w:tr w:rsidR="007E1541" w:rsidRPr="00E4391A" w14:paraId="446B8977" w14:textId="77777777" w:rsidTr="007E1541">
        <w:trPr>
          <w:trHeight w:val="690"/>
        </w:trPr>
        <w:tc>
          <w:tcPr>
            <w:tcW w:w="608" w:type="pct"/>
            <w:vAlign w:val="center"/>
          </w:tcPr>
          <w:p w14:paraId="0225F1A9"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lastRenderedPageBreak/>
              <w:t>Entity</w:t>
            </w:r>
          </w:p>
        </w:tc>
        <w:tc>
          <w:tcPr>
            <w:tcW w:w="460" w:type="pct"/>
            <w:vAlign w:val="center"/>
          </w:tcPr>
          <w:p w14:paraId="04B4A4BC" w14:textId="30EC69F0" w:rsidR="008B696D" w:rsidRPr="007E1541" w:rsidRDefault="00813C4E" w:rsidP="00813C4E">
            <w:pPr>
              <w:spacing w:line="360" w:lineRule="auto"/>
              <w:ind w:left="0" w:firstLine="0"/>
              <w:jc w:val="center"/>
              <w:rPr>
                <w:b/>
                <w:sz w:val="18"/>
                <w:szCs w:val="18"/>
              </w:rPr>
            </w:pPr>
            <w:r w:rsidRPr="007E1541">
              <w:rPr>
                <w:b/>
                <w:sz w:val="18"/>
                <w:szCs w:val="18"/>
              </w:rPr>
              <w:t>Occurrence as at 202</w:t>
            </w:r>
            <w:r w:rsidR="007A6186">
              <w:rPr>
                <w:b/>
                <w:sz w:val="18"/>
                <w:szCs w:val="18"/>
              </w:rPr>
              <w:t>0</w:t>
            </w:r>
            <w:r w:rsidR="008B696D" w:rsidRPr="007E1541">
              <w:rPr>
                <w:b/>
                <w:sz w:val="18"/>
                <w:szCs w:val="18"/>
              </w:rPr>
              <w:t xml:space="preserve"> end</w:t>
            </w:r>
          </w:p>
        </w:tc>
        <w:tc>
          <w:tcPr>
            <w:tcW w:w="535" w:type="pct"/>
            <w:vAlign w:val="center"/>
          </w:tcPr>
          <w:p w14:paraId="21206697" w14:textId="77777777" w:rsidR="008B696D" w:rsidRPr="007E1541" w:rsidRDefault="008B696D" w:rsidP="00813C4E">
            <w:pPr>
              <w:spacing w:line="360" w:lineRule="auto"/>
              <w:ind w:left="0" w:firstLine="0"/>
              <w:jc w:val="center"/>
              <w:rPr>
                <w:b/>
                <w:sz w:val="18"/>
                <w:szCs w:val="18"/>
              </w:rPr>
            </w:pPr>
            <w:r w:rsidRPr="007E1541">
              <w:rPr>
                <w:b/>
                <w:sz w:val="18"/>
                <w:szCs w:val="18"/>
              </w:rPr>
              <w:t>Average Data Length (MB)</w:t>
            </w:r>
          </w:p>
        </w:tc>
        <w:tc>
          <w:tcPr>
            <w:tcW w:w="459" w:type="pct"/>
            <w:vAlign w:val="center"/>
          </w:tcPr>
          <w:p w14:paraId="730C725B"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Y0</w:t>
            </w:r>
          </w:p>
          <w:p w14:paraId="3F8BF0E7"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456" w:type="pct"/>
            <w:vAlign w:val="center"/>
          </w:tcPr>
          <w:p w14:paraId="76A59612"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Y1</w:t>
            </w:r>
          </w:p>
          <w:p w14:paraId="497B2DAB"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458" w:type="pct"/>
            <w:vAlign w:val="center"/>
          </w:tcPr>
          <w:p w14:paraId="1593E027"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Y2</w:t>
            </w:r>
          </w:p>
          <w:p w14:paraId="650AE247"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425" w:type="pct"/>
            <w:vAlign w:val="center"/>
          </w:tcPr>
          <w:p w14:paraId="6D979AC7"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Y3</w:t>
            </w:r>
          </w:p>
          <w:p w14:paraId="6C19AE17"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401" w:type="pct"/>
            <w:vAlign w:val="center"/>
          </w:tcPr>
          <w:p w14:paraId="3038947A"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Y4</w:t>
            </w:r>
          </w:p>
          <w:p w14:paraId="05A4EA5C"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401" w:type="pct"/>
            <w:vAlign w:val="center"/>
          </w:tcPr>
          <w:p w14:paraId="22BF7D54"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Y5</w:t>
            </w:r>
          </w:p>
          <w:p w14:paraId="2737B1F2"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401" w:type="pct"/>
            <w:vAlign w:val="center"/>
          </w:tcPr>
          <w:p w14:paraId="1EB24DC2"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Y6</w:t>
            </w:r>
          </w:p>
          <w:p w14:paraId="395DD1D6"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c>
          <w:tcPr>
            <w:tcW w:w="396" w:type="pct"/>
            <w:vAlign w:val="center"/>
          </w:tcPr>
          <w:p w14:paraId="5F47C7B9"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Y7</w:t>
            </w:r>
          </w:p>
          <w:p w14:paraId="5FC5DAE6" w14:textId="77777777" w:rsidR="008B696D" w:rsidRPr="007E1541" w:rsidRDefault="008B696D" w:rsidP="00CF44D8">
            <w:pPr>
              <w:pStyle w:val="BodyText2"/>
              <w:jc w:val="center"/>
              <w:rPr>
                <w:b/>
                <w:bCs/>
                <w:sz w:val="18"/>
                <w:szCs w:val="18"/>
                <w:lang w:eastAsia="zh-HK"/>
              </w:rPr>
            </w:pPr>
            <w:r w:rsidRPr="007E1541">
              <w:rPr>
                <w:b/>
                <w:bCs/>
                <w:sz w:val="18"/>
                <w:szCs w:val="18"/>
                <w:lang w:eastAsia="zh-HK"/>
              </w:rPr>
              <w:t>(GB)</w:t>
            </w:r>
          </w:p>
        </w:tc>
      </w:tr>
      <w:tr w:rsidR="007E1541" w:rsidRPr="00E4391A" w14:paraId="04E2B7B6" w14:textId="77777777" w:rsidTr="007E1541">
        <w:trPr>
          <w:trHeight w:val="330"/>
        </w:trPr>
        <w:tc>
          <w:tcPr>
            <w:tcW w:w="608" w:type="pct"/>
            <w:noWrap/>
          </w:tcPr>
          <w:p w14:paraId="6C8560E3" w14:textId="77777777" w:rsidR="007E1541" w:rsidRPr="007E1541" w:rsidRDefault="007E1541" w:rsidP="007E1541">
            <w:pPr>
              <w:pStyle w:val="BodyText2"/>
              <w:rPr>
                <w:sz w:val="18"/>
                <w:szCs w:val="18"/>
                <w:lang w:eastAsia="zh-HK"/>
              </w:rPr>
            </w:pPr>
            <w:r w:rsidRPr="007E1541">
              <w:rPr>
                <w:sz w:val="18"/>
                <w:szCs w:val="18"/>
                <w:lang w:eastAsia="zh-HK"/>
              </w:rPr>
              <w:t>REA</w:t>
            </w:r>
          </w:p>
        </w:tc>
        <w:tc>
          <w:tcPr>
            <w:tcW w:w="460" w:type="pct"/>
            <w:noWrap/>
          </w:tcPr>
          <w:p w14:paraId="53E2C951" w14:textId="0CEB2F00" w:rsidR="007E1541" w:rsidRPr="007E1541" w:rsidRDefault="007E1541" w:rsidP="007E1541">
            <w:pPr>
              <w:pStyle w:val="BodyText2"/>
              <w:jc w:val="right"/>
              <w:rPr>
                <w:sz w:val="18"/>
                <w:szCs w:val="18"/>
                <w:lang w:eastAsia="zh-HK"/>
              </w:rPr>
            </w:pPr>
            <w:r w:rsidRPr="007E1541">
              <w:rPr>
                <w:sz w:val="18"/>
                <w:szCs w:val="18"/>
                <w:lang w:eastAsia="zh-HK"/>
              </w:rPr>
              <w:t>4,875</w:t>
            </w:r>
          </w:p>
        </w:tc>
        <w:tc>
          <w:tcPr>
            <w:tcW w:w="535" w:type="pct"/>
            <w:noWrap/>
          </w:tcPr>
          <w:p w14:paraId="3E521526" w14:textId="77777777" w:rsidR="007E1541" w:rsidRPr="007E1541" w:rsidRDefault="007E1541" w:rsidP="007E1541">
            <w:pPr>
              <w:pStyle w:val="BodyText2"/>
              <w:jc w:val="right"/>
              <w:rPr>
                <w:sz w:val="18"/>
                <w:szCs w:val="18"/>
              </w:rPr>
            </w:pPr>
            <w:r w:rsidRPr="007E1541">
              <w:rPr>
                <w:sz w:val="18"/>
                <w:szCs w:val="18"/>
              </w:rPr>
              <w:t>0.3</w:t>
            </w:r>
          </w:p>
        </w:tc>
        <w:tc>
          <w:tcPr>
            <w:tcW w:w="459" w:type="pct"/>
            <w:noWrap/>
            <w:vAlign w:val="bottom"/>
          </w:tcPr>
          <w:p w14:paraId="6E021BC8" w14:textId="2D1F5481" w:rsidR="007E1541" w:rsidRPr="007E1541" w:rsidRDefault="007E1541" w:rsidP="007E1541">
            <w:pPr>
              <w:pStyle w:val="BodyText2"/>
              <w:jc w:val="right"/>
              <w:rPr>
                <w:sz w:val="18"/>
                <w:szCs w:val="18"/>
                <w:lang w:eastAsia="zh-HK"/>
              </w:rPr>
            </w:pPr>
            <w:r w:rsidRPr="007E1541">
              <w:rPr>
                <w:sz w:val="18"/>
                <w:szCs w:val="18"/>
                <w:lang w:eastAsia="zh-HK"/>
              </w:rPr>
              <w:t>1.46</w:t>
            </w:r>
          </w:p>
        </w:tc>
        <w:tc>
          <w:tcPr>
            <w:tcW w:w="456" w:type="pct"/>
            <w:noWrap/>
            <w:vAlign w:val="bottom"/>
          </w:tcPr>
          <w:p w14:paraId="61F0C4B6" w14:textId="76D39A5D" w:rsidR="007E1541" w:rsidRPr="007E1541" w:rsidRDefault="007E1541" w:rsidP="007E1541">
            <w:pPr>
              <w:pStyle w:val="BodyText2"/>
              <w:jc w:val="right"/>
              <w:rPr>
                <w:sz w:val="18"/>
                <w:szCs w:val="18"/>
                <w:lang w:eastAsia="zh-HK"/>
              </w:rPr>
            </w:pPr>
            <w:r w:rsidRPr="007E1541">
              <w:rPr>
                <w:sz w:val="18"/>
                <w:szCs w:val="18"/>
                <w:lang w:eastAsia="zh-HK"/>
              </w:rPr>
              <w:t>1.60</w:t>
            </w:r>
          </w:p>
        </w:tc>
        <w:tc>
          <w:tcPr>
            <w:tcW w:w="458" w:type="pct"/>
            <w:noWrap/>
            <w:vAlign w:val="bottom"/>
          </w:tcPr>
          <w:p w14:paraId="6CB75A19" w14:textId="5ACD80CD" w:rsidR="007E1541" w:rsidRPr="007E1541" w:rsidRDefault="007E1541" w:rsidP="007E1541">
            <w:pPr>
              <w:pStyle w:val="BodyText2"/>
              <w:jc w:val="right"/>
              <w:rPr>
                <w:sz w:val="18"/>
                <w:szCs w:val="18"/>
                <w:lang w:eastAsia="zh-HK"/>
              </w:rPr>
            </w:pPr>
            <w:r w:rsidRPr="007E1541">
              <w:rPr>
                <w:sz w:val="18"/>
                <w:szCs w:val="18"/>
                <w:lang w:eastAsia="zh-HK"/>
              </w:rPr>
              <w:t>1.74</w:t>
            </w:r>
          </w:p>
        </w:tc>
        <w:tc>
          <w:tcPr>
            <w:tcW w:w="425" w:type="pct"/>
            <w:noWrap/>
            <w:vAlign w:val="bottom"/>
          </w:tcPr>
          <w:p w14:paraId="51086512" w14:textId="76B9DE7A" w:rsidR="007E1541" w:rsidRPr="007E1541" w:rsidRDefault="007E1541" w:rsidP="007E1541">
            <w:pPr>
              <w:pStyle w:val="BodyText2"/>
              <w:jc w:val="right"/>
              <w:rPr>
                <w:sz w:val="18"/>
                <w:szCs w:val="18"/>
                <w:lang w:eastAsia="zh-HK"/>
              </w:rPr>
            </w:pPr>
            <w:r w:rsidRPr="007E1541">
              <w:rPr>
                <w:sz w:val="18"/>
                <w:szCs w:val="18"/>
                <w:lang w:eastAsia="zh-HK"/>
              </w:rPr>
              <w:t>1.87</w:t>
            </w:r>
          </w:p>
        </w:tc>
        <w:tc>
          <w:tcPr>
            <w:tcW w:w="401" w:type="pct"/>
            <w:noWrap/>
            <w:vAlign w:val="bottom"/>
          </w:tcPr>
          <w:p w14:paraId="4A1A4445" w14:textId="2E0EB053" w:rsidR="007E1541" w:rsidRPr="007E1541" w:rsidRDefault="007E1541" w:rsidP="007E1541">
            <w:pPr>
              <w:pStyle w:val="BodyText2"/>
              <w:jc w:val="right"/>
              <w:rPr>
                <w:sz w:val="18"/>
                <w:szCs w:val="18"/>
                <w:lang w:eastAsia="zh-HK"/>
              </w:rPr>
            </w:pPr>
            <w:r w:rsidRPr="007E1541">
              <w:rPr>
                <w:sz w:val="18"/>
                <w:szCs w:val="18"/>
                <w:lang w:eastAsia="zh-HK"/>
              </w:rPr>
              <w:t>2.01</w:t>
            </w:r>
          </w:p>
        </w:tc>
        <w:tc>
          <w:tcPr>
            <w:tcW w:w="401" w:type="pct"/>
            <w:noWrap/>
            <w:vAlign w:val="bottom"/>
          </w:tcPr>
          <w:p w14:paraId="6CB9F802" w14:textId="05ADB714" w:rsidR="007E1541" w:rsidRPr="007E1541" w:rsidRDefault="007E1541" w:rsidP="007E1541">
            <w:pPr>
              <w:pStyle w:val="BodyText2"/>
              <w:jc w:val="right"/>
              <w:rPr>
                <w:sz w:val="18"/>
                <w:szCs w:val="18"/>
                <w:lang w:eastAsia="zh-HK"/>
              </w:rPr>
            </w:pPr>
            <w:r w:rsidRPr="007E1541">
              <w:rPr>
                <w:sz w:val="18"/>
                <w:szCs w:val="18"/>
                <w:lang w:eastAsia="zh-HK"/>
              </w:rPr>
              <w:t>2.14</w:t>
            </w:r>
          </w:p>
        </w:tc>
        <w:tc>
          <w:tcPr>
            <w:tcW w:w="401" w:type="pct"/>
            <w:noWrap/>
            <w:vAlign w:val="bottom"/>
          </w:tcPr>
          <w:p w14:paraId="356C68FA" w14:textId="03557D5D" w:rsidR="007E1541" w:rsidRPr="007E1541" w:rsidRDefault="007E1541" w:rsidP="007E1541">
            <w:pPr>
              <w:pStyle w:val="BodyText2"/>
              <w:jc w:val="right"/>
              <w:rPr>
                <w:sz w:val="18"/>
                <w:szCs w:val="18"/>
                <w:lang w:eastAsia="zh-HK"/>
              </w:rPr>
            </w:pPr>
            <w:r w:rsidRPr="007E1541">
              <w:rPr>
                <w:sz w:val="18"/>
                <w:szCs w:val="18"/>
                <w:lang w:eastAsia="zh-HK"/>
              </w:rPr>
              <w:t>2.27</w:t>
            </w:r>
          </w:p>
        </w:tc>
        <w:tc>
          <w:tcPr>
            <w:tcW w:w="396" w:type="pct"/>
            <w:noWrap/>
            <w:vAlign w:val="bottom"/>
          </w:tcPr>
          <w:p w14:paraId="1B04093A" w14:textId="64CBCA1E" w:rsidR="007E1541" w:rsidRPr="007E1541" w:rsidRDefault="007E1541" w:rsidP="007E1541">
            <w:pPr>
              <w:pStyle w:val="BodyText2"/>
              <w:jc w:val="right"/>
              <w:rPr>
                <w:sz w:val="18"/>
                <w:szCs w:val="18"/>
                <w:lang w:eastAsia="zh-HK"/>
              </w:rPr>
            </w:pPr>
            <w:r w:rsidRPr="007E1541">
              <w:rPr>
                <w:sz w:val="18"/>
                <w:szCs w:val="18"/>
                <w:lang w:eastAsia="zh-HK"/>
              </w:rPr>
              <w:t>2.38</w:t>
            </w:r>
          </w:p>
        </w:tc>
      </w:tr>
      <w:tr w:rsidR="007E1541" w:rsidRPr="00E4391A" w14:paraId="31AD845B" w14:textId="77777777" w:rsidTr="007E1541">
        <w:trPr>
          <w:trHeight w:val="315"/>
        </w:trPr>
        <w:tc>
          <w:tcPr>
            <w:tcW w:w="608" w:type="pct"/>
            <w:noWrap/>
          </w:tcPr>
          <w:p w14:paraId="08AE7918" w14:textId="77777777" w:rsidR="007E1541" w:rsidRPr="007E1541" w:rsidRDefault="007E1541" w:rsidP="007E1541">
            <w:pPr>
              <w:pStyle w:val="BodyText2"/>
              <w:rPr>
                <w:sz w:val="18"/>
                <w:szCs w:val="18"/>
                <w:lang w:eastAsia="zh-HK"/>
              </w:rPr>
            </w:pPr>
            <w:r w:rsidRPr="007E1541">
              <w:rPr>
                <w:sz w:val="18"/>
                <w:szCs w:val="18"/>
                <w:lang w:eastAsia="zh-HK"/>
              </w:rPr>
              <w:t>COCR</w:t>
            </w:r>
          </w:p>
        </w:tc>
        <w:tc>
          <w:tcPr>
            <w:tcW w:w="460" w:type="pct"/>
            <w:noWrap/>
          </w:tcPr>
          <w:p w14:paraId="28683522" w14:textId="2A2A36AA" w:rsidR="007E1541" w:rsidRPr="007E1541" w:rsidRDefault="007E1541" w:rsidP="007E1541">
            <w:pPr>
              <w:pStyle w:val="BodyText2"/>
              <w:jc w:val="right"/>
              <w:rPr>
                <w:sz w:val="18"/>
                <w:szCs w:val="18"/>
                <w:lang w:eastAsia="zh-HK"/>
              </w:rPr>
            </w:pPr>
            <w:r w:rsidRPr="007E1541">
              <w:rPr>
                <w:sz w:val="18"/>
                <w:szCs w:val="18"/>
                <w:lang w:eastAsia="zh-HK"/>
              </w:rPr>
              <w:t>4,950</w:t>
            </w:r>
          </w:p>
        </w:tc>
        <w:tc>
          <w:tcPr>
            <w:tcW w:w="535" w:type="pct"/>
            <w:noWrap/>
          </w:tcPr>
          <w:p w14:paraId="40CB21A8" w14:textId="77777777" w:rsidR="007E1541" w:rsidRPr="007E1541" w:rsidRDefault="007E1541" w:rsidP="007E1541">
            <w:pPr>
              <w:pStyle w:val="BodyText2"/>
              <w:jc w:val="right"/>
              <w:rPr>
                <w:sz w:val="18"/>
                <w:szCs w:val="18"/>
              </w:rPr>
            </w:pPr>
            <w:r w:rsidRPr="007E1541">
              <w:rPr>
                <w:sz w:val="18"/>
                <w:szCs w:val="18"/>
              </w:rPr>
              <w:t>4.5</w:t>
            </w:r>
          </w:p>
        </w:tc>
        <w:tc>
          <w:tcPr>
            <w:tcW w:w="459" w:type="pct"/>
            <w:noWrap/>
            <w:vAlign w:val="bottom"/>
          </w:tcPr>
          <w:p w14:paraId="4BD70EBC" w14:textId="51D20B86" w:rsidR="007E1541" w:rsidRPr="007E1541" w:rsidRDefault="007E1541" w:rsidP="007E1541">
            <w:pPr>
              <w:pStyle w:val="BodyText2"/>
              <w:jc w:val="right"/>
              <w:rPr>
                <w:sz w:val="18"/>
                <w:szCs w:val="18"/>
                <w:lang w:eastAsia="zh-HK"/>
              </w:rPr>
            </w:pPr>
            <w:r w:rsidRPr="007E1541">
              <w:rPr>
                <w:sz w:val="18"/>
                <w:szCs w:val="18"/>
                <w:lang w:eastAsia="zh-HK"/>
              </w:rPr>
              <w:t>22.28</w:t>
            </w:r>
          </w:p>
        </w:tc>
        <w:tc>
          <w:tcPr>
            <w:tcW w:w="456" w:type="pct"/>
            <w:noWrap/>
            <w:vAlign w:val="bottom"/>
          </w:tcPr>
          <w:p w14:paraId="145D20EF" w14:textId="5FE4C86F" w:rsidR="007E1541" w:rsidRPr="007E1541" w:rsidRDefault="007E1541" w:rsidP="007E1541">
            <w:pPr>
              <w:pStyle w:val="BodyText2"/>
              <w:jc w:val="right"/>
              <w:rPr>
                <w:sz w:val="18"/>
                <w:szCs w:val="18"/>
                <w:lang w:eastAsia="zh-HK"/>
              </w:rPr>
            </w:pPr>
            <w:r w:rsidRPr="007E1541">
              <w:rPr>
                <w:sz w:val="18"/>
                <w:szCs w:val="18"/>
                <w:lang w:eastAsia="zh-HK"/>
              </w:rPr>
              <w:t>24.81</w:t>
            </w:r>
          </w:p>
        </w:tc>
        <w:tc>
          <w:tcPr>
            <w:tcW w:w="458" w:type="pct"/>
            <w:noWrap/>
            <w:vAlign w:val="bottom"/>
          </w:tcPr>
          <w:p w14:paraId="53C5341C" w14:textId="40D8F828" w:rsidR="007E1541" w:rsidRPr="007E1541" w:rsidRDefault="007E1541" w:rsidP="007E1541">
            <w:pPr>
              <w:pStyle w:val="BodyText2"/>
              <w:jc w:val="right"/>
              <w:rPr>
                <w:sz w:val="18"/>
                <w:szCs w:val="18"/>
                <w:lang w:eastAsia="zh-HK"/>
              </w:rPr>
            </w:pPr>
            <w:r w:rsidRPr="007E1541">
              <w:rPr>
                <w:sz w:val="18"/>
                <w:szCs w:val="18"/>
                <w:lang w:eastAsia="zh-HK"/>
              </w:rPr>
              <w:t>27.44</w:t>
            </w:r>
          </w:p>
        </w:tc>
        <w:tc>
          <w:tcPr>
            <w:tcW w:w="425" w:type="pct"/>
            <w:noWrap/>
            <w:vAlign w:val="bottom"/>
          </w:tcPr>
          <w:p w14:paraId="4F6CF45B" w14:textId="5C6DF597" w:rsidR="007E1541" w:rsidRPr="007E1541" w:rsidRDefault="007E1541" w:rsidP="007E1541">
            <w:pPr>
              <w:pStyle w:val="BodyText2"/>
              <w:jc w:val="right"/>
              <w:rPr>
                <w:sz w:val="18"/>
                <w:szCs w:val="18"/>
                <w:lang w:eastAsia="zh-HK"/>
              </w:rPr>
            </w:pPr>
            <w:r w:rsidRPr="007E1541">
              <w:rPr>
                <w:sz w:val="18"/>
                <w:szCs w:val="18"/>
                <w:lang w:eastAsia="zh-HK"/>
              </w:rPr>
              <w:t>30.13</w:t>
            </w:r>
          </w:p>
        </w:tc>
        <w:tc>
          <w:tcPr>
            <w:tcW w:w="401" w:type="pct"/>
            <w:noWrap/>
            <w:vAlign w:val="bottom"/>
          </w:tcPr>
          <w:p w14:paraId="21E72D43" w14:textId="48D870C1" w:rsidR="007E1541" w:rsidRPr="007E1541" w:rsidRDefault="007E1541" w:rsidP="007E1541">
            <w:pPr>
              <w:pStyle w:val="BodyText2"/>
              <w:jc w:val="right"/>
              <w:rPr>
                <w:sz w:val="18"/>
                <w:szCs w:val="18"/>
                <w:lang w:eastAsia="zh-HK"/>
              </w:rPr>
            </w:pPr>
            <w:r w:rsidRPr="007E1541">
              <w:rPr>
                <w:sz w:val="18"/>
                <w:szCs w:val="18"/>
                <w:lang w:eastAsia="zh-HK"/>
              </w:rPr>
              <w:t>32.83</w:t>
            </w:r>
          </w:p>
        </w:tc>
        <w:tc>
          <w:tcPr>
            <w:tcW w:w="401" w:type="pct"/>
            <w:noWrap/>
            <w:vAlign w:val="bottom"/>
          </w:tcPr>
          <w:p w14:paraId="3CC033E3" w14:textId="3AA8FE5A" w:rsidR="007E1541" w:rsidRPr="007E1541" w:rsidRDefault="007E1541" w:rsidP="007E1541">
            <w:pPr>
              <w:pStyle w:val="BodyText2"/>
              <w:jc w:val="right"/>
              <w:rPr>
                <w:sz w:val="18"/>
                <w:szCs w:val="18"/>
                <w:lang w:eastAsia="zh-HK"/>
              </w:rPr>
            </w:pPr>
            <w:r w:rsidRPr="007E1541">
              <w:rPr>
                <w:sz w:val="18"/>
                <w:szCs w:val="18"/>
                <w:lang w:eastAsia="zh-HK"/>
              </w:rPr>
              <w:t>35.52</w:t>
            </w:r>
          </w:p>
        </w:tc>
        <w:tc>
          <w:tcPr>
            <w:tcW w:w="401" w:type="pct"/>
            <w:noWrap/>
            <w:vAlign w:val="bottom"/>
          </w:tcPr>
          <w:p w14:paraId="34936F6C" w14:textId="31753C64" w:rsidR="007E1541" w:rsidRPr="007E1541" w:rsidRDefault="007E1541" w:rsidP="007E1541">
            <w:pPr>
              <w:pStyle w:val="BodyText2"/>
              <w:jc w:val="right"/>
              <w:rPr>
                <w:sz w:val="18"/>
                <w:szCs w:val="18"/>
                <w:lang w:eastAsia="zh-HK"/>
              </w:rPr>
            </w:pPr>
            <w:r w:rsidRPr="007E1541">
              <w:rPr>
                <w:sz w:val="18"/>
                <w:szCs w:val="18"/>
                <w:lang w:eastAsia="zh-HK"/>
              </w:rPr>
              <w:t>38.15</w:t>
            </w:r>
          </w:p>
        </w:tc>
        <w:tc>
          <w:tcPr>
            <w:tcW w:w="396" w:type="pct"/>
            <w:noWrap/>
            <w:vAlign w:val="bottom"/>
          </w:tcPr>
          <w:p w14:paraId="1726418D" w14:textId="393E4EDB" w:rsidR="007E1541" w:rsidRPr="007E1541" w:rsidRDefault="007E1541" w:rsidP="007E1541">
            <w:pPr>
              <w:pStyle w:val="BodyText2"/>
              <w:jc w:val="right"/>
              <w:rPr>
                <w:sz w:val="18"/>
                <w:szCs w:val="18"/>
                <w:lang w:eastAsia="zh-HK"/>
              </w:rPr>
            </w:pPr>
            <w:r w:rsidRPr="007E1541">
              <w:rPr>
                <w:sz w:val="18"/>
                <w:szCs w:val="18"/>
                <w:lang w:eastAsia="zh-HK"/>
              </w:rPr>
              <w:t>40.66</w:t>
            </w:r>
          </w:p>
        </w:tc>
      </w:tr>
      <w:tr w:rsidR="007E1541" w:rsidRPr="00E4391A" w14:paraId="69AD0105" w14:textId="77777777" w:rsidTr="007E1541">
        <w:trPr>
          <w:trHeight w:val="315"/>
        </w:trPr>
        <w:tc>
          <w:tcPr>
            <w:tcW w:w="608" w:type="pct"/>
            <w:noWrap/>
          </w:tcPr>
          <w:p w14:paraId="68BB717F" w14:textId="77777777" w:rsidR="007E1541" w:rsidRPr="007E1541" w:rsidRDefault="007E1541" w:rsidP="007E1541">
            <w:pPr>
              <w:pStyle w:val="BodyText2"/>
              <w:rPr>
                <w:sz w:val="18"/>
                <w:szCs w:val="18"/>
                <w:lang w:eastAsia="zh-HK"/>
              </w:rPr>
            </w:pPr>
            <w:r w:rsidRPr="007E1541">
              <w:rPr>
                <w:sz w:val="18"/>
                <w:szCs w:val="18"/>
                <w:lang w:eastAsia="zh-HK"/>
              </w:rPr>
              <w:t>FOC</w:t>
            </w:r>
          </w:p>
        </w:tc>
        <w:tc>
          <w:tcPr>
            <w:tcW w:w="460" w:type="pct"/>
            <w:noWrap/>
          </w:tcPr>
          <w:p w14:paraId="79FDF830" w14:textId="350E6728" w:rsidR="007E1541" w:rsidRPr="007E1541" w:rsidRDefault="007E1541" w:rsidP="007E1541">
            <w:pPr>
              <w:pStyle w:val="BodyText2"/>
              <w:jc w:val="right"/>
              <w:rPr>
                <w:sz w:val="18"/>
                <w:szCs w:val="18"/>
                <w:lang w:eastAsia="zh-HK"/>
              </w:rPr>
            </w:pPr>
            <w:r w:rsidRPr="007E1541">
              <w:rPr>
                <w:sz w:val="18"/>
                <w:szCs w:val="18"/>
                <w:lang w:eastAsia="zh-HK"/>
              </w:rPr>
              <w:t>11,550</w:t>
            </w:r>
          </w:p>
        </w:tc>
        <w:tc>
          <w:tcPr>
            <w:tcW w:w="535" w:type="pct"/>
            <w:noWrap/>
          </w:tcPr>
          <w:p w14:paraId="1F274E96" w14:textId="77777777" w:rsidR="007E1541" w:rsidRPr="007E1541" w:rsidRDefault="007E1541" w:rsidP="007E1541">
            <w:pPr>
              <w:pStyle w:val="BodyText2"/>
              <w:jc w:val="right"/>
              <w:rPr>
                <w:sz w:val="18"/>
                <w:szCs w:val="18"/>
              </w:rPr>
            </w:pPr>
            <w:r w:rsidRPr="007E1541">
              <w:rPr>
                <w:sz w:val="18"/>
                <w:szCs w:val="18"/>
              </w:rPr>
              <w:t>4.5</w:t>
            </w:r>
          </w:p>
        </w:tc>
        <w:tc>
          <w:tcPr>
            <w:tcW w:w="459" w:type="pct"/>
            <w:noWrap/>
            <w:vAlign w:val="bottom"/>
          </w:tcPr>
          <w:p w14:paraId="41FEA1CA" w14:textId="6614F209" w:rsidR="007E1541" w:rsidRPr="007E1541" w:rsidRDefault="007E1541" w:rsidP="007E1541">
            <w:pPr>
              <w:pStyle w:val="BodyText2"/>
              <w:jc w:val="right"/>
              <w:rPr>
                <w:sz w:val="18"/>
                <w:szCs w:val="18"/>
                <w:lang w:eastAsia="zh-HK"/>
              </w:rPr>
            </w:pPr>
            <w:r w:rsidRPr="007E1541">
              <w:rPr>
                <w:sz w:val="18"/>
                <w:szCs w:val="18"/>
                <w:lang w:eastAsia="zh-HK"/>
              </w:rPr>
              <w:t>51.98</w:t>
            </w:r>
          </w:p>
        </w:tc>
        <w:tc>
          <w:tcPr>
            <w:tcW w:w="456" w:type="pct"/>
            <w:noWrap/>
            <w:vAlign w:val="bottom"/>
          </w:tcPr>
          <w:p w14:paraId="60919F4B" w14:textId="3768BB84" w:rsidR="007E1541" w:rsidRPr="007E1541" w:rsidRDefault="007E1541" w:rsidP="007E1541">
            <w:pPr>
              <w:pStyle w:val="BodyText2"/>
              <w:jc w:val="right"/>
              <w:rPr>
                <w:sz w:val="18"/>
                <w:szCs w:val="18"/>
                <w:lang w:eastAsia="zh-HK"/>
              </w:rPr>
            </w:pPr>
            <w:r w:rsidRPr="007E1541">
              <w:rPr>
                <w:sz w:val="18"/>
                <w:szCs w:val="18"/>
                <w:lang w:eastAsia="zh-HK"/>
              </w:rPr>
              <w:t>57.89</w:t>
            </w:r>
          </w:p>
        </w:tc>
        <w:tc>
          <w:tcPr>
            <w:tcW w:w="458" w:type="pct"/>
            <w:noWrap/>
            <w:vAlign w:val="bottom"/>
          </w:tcPr>
          <w:p w14:paraId="4D98E313" w14:textId="23DFA852" w:rsidR="007E1541" w:rsidRPr="007E1541" w:rsidRDefault="007E1541" w:rsidP="007E1541">
            <w:pPr>
              <w:pStyle w:val="BodyText2"/>
              <w:jc w:val="right"/>
              <w:rPr>
                <w:sz w:val="18"/>
                <w:szCs w:val="18"/>
                <w:lang w:eastAsia="zh-HK"/>
              </w:rPr>
            </w:pPr>
            <w:r w:rsidRPr="007E1541">
              <w:rPr>
                <w:sz w:val="18"/>
                <w:szCs w:val="18"/>
                <w:lang w:eastAsia="zh-HK"/>
              </w:rPr>
              <w:t>64.03</w:t>
            </w:r>
          </w:p>
        </w:tc>
        <w:tc>
          <w:tcPr>
            <w:tcW w:w="425" w:type="pct"/>
            <w:noWrap/>
            <w:vAlign w:val="bottom"/>
          </w:tcPr>
          <w:p w14:paraId="7D4C4024" w14:textId="4C447D64" w:rsidR="007E1541" w:rsidRPr="007E1541" w:rsidRDefault="007E1541" w:rsidP="007E1541">
            <w:pPr>
              <w:pStyle w:val="BodyText2"/>
              <w:jc w:val="right"/>
              <w:rPr>
                <w:sz w:val="18"/>
                <w:szCs w:val="18"/>
                <w:lang w:eastAsia="zh-HK"/>
              </w:rPr>
            </w:pPr>
            <w:r w:rsidRPr="007E1541">
              <w:rPr>
                <w:sz w:val="18"/>
                <w:szCs w:val="18"/>
                <w:lang w:eastAsia="zh-HK"/>
              </w:rPr>
              <w:t>70.29</w:t>
            </w:r>
          </w:p>
        </w:tc>
        <w:tc>
          <w:tcPr>
            <w:tcW w:w="401" w:type="pct"/>
            <w:noWrap/>
            <w:vAlign w:val="bottom"/>
          </w:tcPr>
          <w:p w14:paraId="7145A906" w14:textId="4970B866" w:rsidR="007E1541" w:rsidRPr="007E1541" w:rsidRDefault="007E1541" w:rsidP="007E1541">
            <w:pPr>
              <w:pStyle w:val="BodyText2"/>
              <w:jc w:val="right"/>
              <w:rPr>
                <w:sz w:val="18"/>
                <w:szCs w:val="18"/>
                <w:lang w:eastAsia="zh-HK"/>
              </w:rPr>
            </w:pPr>
            <w:r w:rsidRPr="007E1541">
              <w:rPr>
                <w:sz w:val="18"/>
                <w:szCs w:val="18"/>
                <w:lang w:eastAsia="zh-HK"/>
              </w:rPr>
              <w:t>76.61</w:t>
            </w:r>
          </w:p>
        </w:tc>
        <w:tc>
          <w:tcPr>
            <w:tcW w:w="401" w:type="pct"/>
            <w:noWrap/>
            <w:vAlign w:val="bottom"/>
          </w:tcPr>
          <w:p w14:paraId="18724671" w14:textId="4AF9F2CB" w:rsidR="007E1541" w:rsidRPr="007E1541" w:rsidRDefault="007E1541" w:rsidP="007E1541">
            <w:pPr>
              <w:pStyle w:val="BodyText2"/>
              <w:jc w:val="right"/>
              <w:rPr>
                <w:sz w:val="18"/>
                <w:szCs w:val="18"/>
                <w:lang w:eastAsia="zh-HK"/>
              </w:rPr>
            </w:pPr>
            <w:r w:rsidRPr="007E1541">
              <w:rPr>
                <w:sz w:val="18"/>
                <w:szCs w:val="18"/>
                <w:lang w:eastAsia="zh-HK"/>
              </w:rPr>
              <w:t>82.89</w:t>
            </w:r>
          </w:p>
        </w:tc>
        <w:tc>
          <w:tcPr>
            <w:tcW w:w="401" w:type="pct"/>
            <w:noWrap/>
            <w:vAlign w:val="bottom"/>
          </w:tcPr>
          <w:p w14:paraId="730508E2" w14:textId="5B8F0D51" w:rsidR="007E1541" w:rsidRPr="007E1541" w:rsidRDefault="007E1541" w:rsidP="007E1541">
            <w:pPr>
              <w:pStyle w:val="BodyText2"/>
              <w:jc w:val="right"/>
              <w:rPr>
                <w:sz w:val="18"/>
                <w:szCs w:val="18"/>
                <w:lang w:eastAsia="zh-HK"/>
              </w:rPr>
            </w:pPr>
            <w:r w:rsidRPr="007E1541">
              <w:rPr>
                <w:sz w:val="18"/>
                <w:szCs w:val="18"/>
                <w:lang w:eastAsia="zh-HK"/>
              </w:rPr>
              <w:t>89.01</w:t>
            </w:r>
          </w:p>
        </w:tc>
        <w:tc>
          <w:tcPr>
            <w:tcW w:w="396" w:type="pct"/>
            <w:noWrap/>
            <w:vAlign w:val="bottom"/>
          </w:tcPr>
          <w:p w14:paraId="2332A9E8" w14:textId="5C949583" w:rsidR="007E1541" w:rsidRPr="007E1541" w:rsidRDefault="007E1541" w:rsidP="007E1541">
            <w:pPr>
              <w:pStyle w:val="BodyText2"/>
              <w:jc w:val="right"/>
              <w:rPr>
                <w:sz w:val="18"/>
                <w:szCs w:val="18"/>
                <w:lang w:eastAsia="zh-HK"/>
              </w:rPr>
            </w:pPr>
            <w:r w:rsidRPr="007E1541">
              <w:rPr>
                <w:sz w:val="18"/>
                <w:szCs w:val="18"/>
                <w:lang w:eastAsia="zh-HK"/>
              </w:rPr>
              <w:t>94.88</w:t>
            </w:r>
          </w:p>
        </w:tc>
      </w:tr>
      <w:tr w:rsidR="007E1541" w:rsidRPr="00E4391A" w14:paraId="54C81A67" w14:textId="77777777" w:rsidTr="007E1541">
        <w:trPr>
          <w:trHeight w:val="315"/>
        </w:trPr>
        <w:tc>
          <w:tcPr>
            <w:tcW w:w="608" w:type="pct"/>
            <w:noWrap/>
          </w:tcPr>
          <w:p w14:paraId="2D0D118E" w14:textId="77777777" w:rsidR="007E1541" w:rsidRPr="007E1541" w:rsidRDefault="007E1541" w:rsidP="007E1541">
            <w:pPr>
              <w:spacing w:line="360" w:lineRule="auto"/>
              <w:ind w:left="0" w:firstLine="0"/>
              <w:rPr>
                <w:sz w:val="18"/>
                <w:szCs w:val="18"/>
                <w:lang w:eastAsia="zh-HK"/>
              </w:rPr>
            </w:pPr>
            <w:r w:rsidRPr="007E1541">
              <w:rPr>
                <w:sz w:val="18"/>
                <w:szCs w:val="18"/>
              </w:rPr>
              <w:t>Energy Audit</w:t>
            </w:r>
          </w:p>
        </w:tc>
        <w:tc>
          <w:tcPr>
            <w:tcW w:w="460" w:type="pct"/>
            <w:noWrap/>
          </w:tcPr>
          <w:p w14:paraId="69674E46" w14:textId="5C865169" w:rsidR="007E1541" w:rsidRPr="007E1541" w:rsidRDefault="007E1541" w:rsidP="007E1541">
            <w:pPr>
              <w:pStyle w:val="BodyText2"/>
              <w:jc w:val="right"/>
              <w:rPr>
                <w:sz w:val="18"/>
                <w:szCs w:val="18"/>
                <w:lang w:eastAsia="zh-HK"/>
              </w:rPr>
            </w:pPr>
            <w:r w:rsidRPr="007E1541">
              <w:rPr>
                <w:sz w:val="18"/>
                <w:szCs w:val="18"/>
                <w:lang w:eastAsia="zh-HK"/>
              </w:rPr>
              <w:t>64,400</w:t>
            </w:r>
          </w:p>
        </w:tc>
        <w:tc>
          <w:tcPr>
            <w:tcW w:w="535" w:type="pct"/>
            <w:noWrap/>
          </w:tcPr>
          <w:p w14:paraId="3B32BD87" w14:textId="77777777" w:rsidR="007E1541" w:rsidRPr="007E1541" w:rsidRDefault="007E1541" w:rsidP="007E1541">
            <w:pPr>
              <w:pStyle w:val="BodyText2"/>
              <w:jc w:val="right"/>
              <w:rPr>
                <w:sz w:val="18"/>
                <w:szCs w:val="18"/>
              </w:rPr>
            </w:pPr>
            <w:r w:rsidRPr="007E1541">
              <w:rPr>
                <w:sz w:val="18"/>
                <w:szCs w:val="18"/>
              </w:rPr>
              <w:t>4.5</w:t>
            </w:r>
          </w:p>
        </w:tc>
        <w:tc>
          <w:tcPr>
            <w:tcW w:w="459" w:type="pct"/>
            <w:noWrap/>
            <w:vAlign w:val="bottom"/>
          </w:tcPr>
          <w:p w14:paraId="249DC5AD" w14:textId="55A23BF6" w:rsidR="007E1541" w:rsidRPr="007E1541" w:rsidRDefault="007E1541" w:rsidP="007E1541">
            <w:pPr>
              <w:pStyle w:val="BodyText2"/>
              <w:jc w:val="right"/>
              <w:rPr>
                <w:sz w:val="18"/>
                <w:szCs w:val="18"/>
                <w:lang w:eastAsia="zh-HK"/>
              </w:rPr>
            </w:pPr>
            <w:r w:rsidRPr="007E1541">
              <w:rPr>
                <w:sz w:val="18"/>
                <w:szCs w:val="18"/>
                <w:lang w:eastAsia="zh-HK"/>
              </w:rPr>
              <w:t>289.80</w:t>
            </w:r>
          </w:p>
        </w:tc>
        <w:tc>
          <w:tcPr>
            <w:tcW w:w="456" w:type="pct"/>
            <w:noWrap/>
            <w:vAlign w:val="bottom"/>
          </w:tcPr>
          <w:p w14:paraId="53B54B53" w14:textId="63CA9619" w:rsidR="007E1541" w:rsidRPr="007E1541" w:rsidRDefault="007E1541" w:rsidP="007E1541">
            <w:pPr>
              <w:pStyle w:val="BodyText2"/>
              <w:jc w:val="right"/>
              <w:rPr>
                <w:sz w:val="18"/>
                <w:szCs w:val="18"/>
                <w:lang w:eastAsia="zh-HK"/>
              </w:rPr>
            </w:pPr>
            <w:r w:rsidRPr="007E1541">
              <w:rPr>
                <w:sz w:val="18"/>
                <w:szCs w:val="18"/>
                <w:lang w:eastAsia="zh-HK"/>
              </w:rPr>
              <w:t>303.25</w:t>
            </w:r>
          </w:p>
        </w:tc>
        <w:tc>
          <w:tcPr>
            <w:tcW w:w="458" w:type="pct"/>
            <w:noWrap/>
            <w:vAlign w:val="bottom"/>
          </w:tcPr>
          <w:p w14:paraId="6D1781F2" w14:textId="3D38DA86" w:rsidR="007E1541" w:rsidRPr="007E1541" w:rsidRDefault="007E1541" w:rsidP="007E1541">
            <w:pPr>
              <w:pStyle w:val="BodyText2"/>
              <w:jc w:val="right"/>
              <w:rPr>
                <w:sz w:val="18"/>
                <w:szCs w:val="18"/>
                <w:lang w:eastAsia="zh-HK"/>
              </w:rPr>
            </w:pPr>
            <w:r w:rsidRPr="007E1541">
              <w:rPr>
                <w:sz w:val="18"/>
                <w:szCs w:val="18"/>
                <w:lang w:eastAsia="zh-HK"/>
              </w:rPr>
              <w:t>316.56</w:t>
            </w:r>
          </w:p>
        </w:tc>
        <w:tc>
          <w:tcPr>
            <w:tcW w:w="425" w:type="pct"/>
            <w:noWrap/>
            <w:vAlign w:val="bottom"/>
          </w:tcPr>
          <w:p w14:paraId="39E1161A" w14:textId="0BC0CBD1" w:rsidR="007E1541" w:rsidRPr="007E1541" w:rsidRDefault="007E1541" w:rsidP="007E1541">
            <w:pPr>
              <w:pStyle w:val="BodyText2"/>
              <w:jc w:val="right"/>
              <w:rPr>
                <w:sz w:val="18"/>
                <w:szCs w:val="18"/>
                <w:lang w:eastAsia="zh-HK"/>
              </w:rPr>
            </w:pPr>
            <w:r w:rsidRPr="007E1541">
              <w:rPr>
                <w:sz w:val="18"/>
                <w:szCs w:val="18"/>
                <w:lang w:eastAsia="zh-HK"/>
              </w:rPr>
              <w:t>329.66</w:t>
            </w:r>
          </w:p>
        </w:tc>
        <w:tc>
          <w:tcPr>
            <w:tcW w:w="401" w:type="pct"/>
            <w:noWrap/>
            <w:vAlign w:val="bottom"/>
          </w:tcPr>
          <w:p w14:paraId="0B19C096" w14:textId="0969A5D5" w:rsidR="007E1541" w:rsidRPr="007E1541" w:rsidRDefault="007E1541" w:rsidP="007E1541">
            <w:pPr>
              <w:pStyle w:val="BodyText2"/>
              <w:jc w:val="right"/>
              <w:rPr>
                <w:sz w:val="18"/>
                <w:szCs w:val="18"/>
                <w:lang w:eastAsia="zh-HK"/>
              </w:rPr>
            </w:pPr>
            <w:r w:rsidRPr="007E1541">
              <w:rPr>
                <w:sz w:val="18"/>
                <w:szCs w:val="18"/>
                <w:lang w:eastAsia="zh-HK"/>
              </w:rPr>
              <w:t>342.49</w:t>
            </w:r>
          </w:p>
        </w:tc>
        <w:tc>
          <w:tcPr>
            <w:tcW w:w="401" w:type="pct"/>
            <w:noWrap/>
            <w:vAlign w:val="bottom"/>
          </w:tcPr>
          <w:p w14:paraId="75FDE580" w14:textId="1966818A" w:rsidR="007E1541" w:rsidRPr="007E1541" w:rsidRDefault="007E1541" w:rsidP="007E1541">
            <w:pPr>
              <w:pStyle w:val="BodyText2"/>
              <w:jc w:val="right"/>
              <w:rPr>
                <w:sz w:val="18"/>
                <w:szCs w:val="18"/>
                <w:lang w:eastAsia="zh-HK"/>
              </w:rPr>
            </w:pPr>
            <w:r w:rsidRPr="007E1541">
              <w:rPr>
                <w:sz w:val="18"/>
                <w:szCs w:val="18"/>
                <w:lang w:eastAsia="zh-HK"/>
              </w:rPr>
              <w:t>354.96</w:t>
            </w:r>
          </w:p>
        </w:tc>
        <w:tc>
          <w:tcPr>
            <w:tcW w:w="401" w:type="pct"/>
            <w:noWrap/>
            <w:vAlign w:val="bottom"/>
          </w:tcPr>
          <w:p w14:paraId="285A4362" w14:textId="4CFD4352" w:rsidR="007E1541" w:rsidRPr="007E1541" w:rsidRDefault="007E1541" w:rsidP="007E1541">
            <w:pPr>
              <w:pStyle w:val="BodyText2"/>
              <w:jc w:val="right"/>
              <w:rPr>
                <w:sz w:val="18"/>
                <w:szCs w:val="18"/>
                <w:lang w:eastAsia="zh-HK"/>
              </w:rPr>
            </w:pPr>
            <w:r w:rsidRPr="007E1541">
              <w:rPr>
                <w:sz w:val="18"/>
                <w:szCs w:val="18"/>
                <w:lang w:eastAsia="zh-HK"/>
              </w:rPr>
              <w:t>366.99</w:t>
            </w:r>
          </w:p>
        </w:tc>
        <w:tc>
          <w:tcPr>
            <w:tcW w:w="396" w:type="pct"/>
            <w:noWrap/>
            <w:vAlign w:val="bottom"/>
          </w:tcPr>
          <w:p w14:paraId="29D7BF06" w14:textId="1878C7C9" w:rsidR="007E1541" w:rsidRPr="007E1541" w:rsidRDefault="007E1541" w:rsidP="007E1541">
            <w:pPr>
              <w:pStyle w:val="BodyText2"/>
              <w:jc w:val="right"/>
              <w:rPr>
                <w:sz w:val="18"/>
                <w:szCs w:val="18"/>
                <w:lang w:eastAsia="zh-HK"/>
              </w:rPr>
            </w:pPr>
            <w:r w:rsidRPr="007E1541">
              <w:rPr>
                <w:sz w:val="18"/>
                <w:szCs w:val="18"/>
                <w:lang w:eastAsia="zh-HK"/>
              </w:rPr>
              <w:t>378.51</w:t>
            </w:r>
          </w:p>
        </w:tc>
      </w:tr>
      <w:tr w:rsidR="007E1541" w:rsidRPr="00E4391A" w14:paraId="25B7FCC3" w14:textId="77777777" w:rsidTr="007E1541">
        <w:trPr>
          <w:trHeight w:val="330"/>
        </w:trPr>
        <w:tc>
          <w:tcPr>
            <w:tcW w:w="608" w:type="pct"/>
            <w:noWrap/>
          </w:tcPr>
          <w:p w14:paraId="1BA9B75D" w14:textId="77777777" w:rsidR="007E1541" w:rsidRPr="007E1541" w:rsidRDefault="007E1541" w:rsidP="007E1541">
            <w:pPr>
              <w:pStyle w:val="BodyText2"/>
              <w:rPr>
                <w:sz w:val="18"/>
                <w:szCs w:val="18"/>
                <w:lang w:eastAsia="zh-HK"/>
              </w:rPr>
            </w:pPr>
            <w:r w:rsidRPr="007E1541">
              <w:rPr>
                <w:sz w:val="18"/>
                <w:szCs w:val="18"/>
                <w:lang w:eastAsia="zh-HK"/>
              </w:rPr>
              <w:t>Inspection</w:t>
            </w:r>
          </w:p>
        </w:tc>
        <w:tc>
          <w:tcPr>
            <w:tcW w:w="460" w:type="pct"/>
            <w:noWrap/>
          </w:tcPr>
          <w:p w14:paraId="58EC2B5F" w14:textId="75229F1B" w:rsidR="007E1541" w:rsidRPr="007E1541" w:rsidRDefault="007E1541" w:rsidP="007E1541">
            <w:pPr>
              <w:pStyle w:val="BodyText2"/>
              <w:jc w:val="right"/>
              <w:rPr>
                <w:sz w:val="18"/>
                <w:szCs w:val="18"/>
                <w:lang w:eastAsia="zh-HK"/>
              </w:rPr>
            </w:pPr>
            <w:r w:rsidRPr="007E1541">
              <w:rPr>
                <w:sz w:val="18"/>
                <w:szCs w:val="18"/>
                <w:lang w:eastAsia="zh-HK"/>
              </w:rPr>
              <w:t>8,250</w:t>
            </w:r>
          </w:p>
        </w:tc>
        <w:tc>
          <w:tcPr>
            <w:tcW w:w="535" w:type="pct"/>
            <w:noWrap/>
          </w:tcPr>
          <w:p w14:paraId="7748CB60" w14:textId="77777777" w:rsidR="007E1541" w:rsidRPr="007E1541" w:rsidRDefault="007E1541" w:rsidP="007E1541">
            <w:pPr>
              <w:pStyle w:val="BodyText2"/>
              <w:jc w:val="right"/>
              <w:rPr>
                <w:sz w:val="18"/>
                <w:szCs w:val="18"/>
              </w:rPr>
            </w:pPr>
            <w:r w:rsidRPr="007E1541">
              <w:rPr>
                <w:sz w:val="18"/>
                <w:szCs w:val="18"/>
              </w:rPr>
              <w:t>0.4</w:t>
            </w:r>
          </w:p>
        </w:tc>
        <w:tc>
          <w:tcPr>
            <w:tcW w:w="459" w:type="pct"/>
            <w:noWrap/>
            <w:vAlign w:val="bottom"/>
          </w:tcPr>
          <w:p w14:paraId="3EAF2959" w14:textId="2F93A312" w:rsidR="007E1541" w:rsidRPr="007E1541" w:rsidRDefault="007E1541" w:rsidP="007E1541">
            <w:pPr>
              <w:pStyle w:val="BodyText2"/>
              <w:jc w:val="right"/>
              <w:rPr>
                <w:sz w:val="18"/>
                <w:szCs w:val="18"/>
                <w:lang w:eastAsia="zh-HK"/>
              </w:rPr>
            </w:pPr>
            <w:r w:rsidRPr="007E1541">
              <w:rPr>
                <w:sz w:val="18"/>
                <w:szCs w:val="18"/>
                <w:lang w:eastAsia="zh-HK"/>
              </w:rPr>
              <w:t>3.30</w:t>
            </w:r>
          </w:p>
        </w:tc>
        <w:tc>
          <w:tcPr>
            <w:tcW w:w="456" w:type="pct"/>
            <w:noWrap/>
            <w:vAlign w:val="bottom"/>
          </w:tcPr>
          <w:p w14:paraId="60D1FE64" w14:textId="313666AD" w:rsidR="007E1541" w:rsidRPr="007E1541" w:rsidRDefault="007E1541" w:rsidP="007E1541">
            <w:pPr>
              <w:pStyle w:val="BodyText2"/>
              <w:jc w:val="right"/>
              <w:rPr>
                <w:sz w:val="18"/>
                <w:szCs w:val="18"/>
                <w:lang w:eastAsia="zh-HK"/>
              </w:rPr>
            </w:pPr>
            <w:r w:rsidRPr="007E1541">
              <w:rPr>
                <w:sz w:val="18"/>
                <w:szCs w:val="18"/>
                <w:lang w:eastAsia="zh-HK"/>
              </w:rPr>
              <w:t>3.68</w:t>
            </w:r>
          </w:p>
        </w:tc>
        <w:tc>
          <w:tcPr>
            <w:tcW w:w="458" w:type="pct"/>
            <w:noWrap/>
            <w:vAlign w:val="bottom"/>
          </w:tcPr>
          <w:p w14:paraId="731931F8" w14:textId="1F9701C5" w:rsidR="007E1541" w:rsidRPr="007E1541" w:rsidRDefault="007E1541" w:rsidP="007E1541">
            <w:pPr>
              <w:pStyle w:val="BodyText2"/>
              <w:jc w:val="right"/>
              <w:rPr>
                <w:sz w:val="18"/>
                <w:szCs w:val="18"/>
                <w:lang w:eastAsia="zh-HK"/>
              </w:rPr>
            </w:pPr>
            <w:r w:rsidRPr="007E1541">
              <w:rPr>
                <w:sz w:val="18"/>
                <w:szCs w:val="18"/>
                <w:lang w:eastAsia="zh-HK"/>
              </w:rPr>
              <w:t>4.07</w:t>
            </w:r>
          </w:p>
        </w:tc>
        <w:tc>
          <w:tcPr>
            <w:tcW w:w="425" w:type="pct"/>
            <w:noWrap/>
            <w:vAlign w:val="bottom"/>
          </w:tcPr>
          <w:p w14:paraId="289EE9A9" w14:textId="46A66FFA" w:rsidR="007E1541" w:rsidRPr="007E1541" w:rsidRDefault="007E1541" w:rsidP="007E1541">
            <w:pPr>
              <w:pStyle w:val="BodyText2"/>
              <w:jc w:val="right"/>
              <w:rPr>
                <w:sz w:val="18"/>
                <w:szCs w:val="18"/>
                <w:lang w:eastAsia="zh-HK"/>
              </w:rPr>
            </w:pPr>
            <w:r w:rsidRPr="007E1541">
              <w:rPr>
                <w:sz w:val="18"/>
                <w:szCs w:val="18"/>
                <w:lang w:eastAsia="zh-HK"/>
              </w:rPr>
              <w:t>4.46</w:t>
            </w:r>
          </w:p>
        </w:tc>
        <w:tc>
          <w:tcPr>
            <w:tcW w:w="401" w:type="pct"/>
            <w:noWrap/>
            <w:vAlign w:val="bottom"/>
          </w:tcPr>
          <w:p w14:paraId="7376C7E4" w14:textId="1F744A7B" w:rsidR="007E1541" w:rsidRPr="007E1541" w:rsidRDefault="007E1541" w:rsidP="007E1541">
            <w:pPr>
              <w:pStyle w:val="BodyText2"/>
              <w:jc w:val="right"/>
              <w:rPr>
                <w:sz w:val="18"/>
                <w:szCs w:val="18"/>
                <w:lang w:eastAsia="zh-HK"/>
              </w:rPr>
            </w:pPr>
            <w:r w:rsidRPr="007E1541">
              <w:rPr>
                <w:sz w:val="18"/>
                <w:szCs w:val="18"/>
                <w:lang w:eastAsia="zh-HK"/>
              </w:rPr>
              <w:t>4.86</w:t>
            </w:r>
          </w:p>
        </w:tc>
        <w:tc>
          <w:tcPr>
            <w:tcW w:w="401" w:type="pct"/>
            <w:noWrap/>
            <w:vAlign w:val="bottom"/>
          </w:tcPr>
          <w:p w14:paraId="2EDF6B51" w14:textId="5991D138" w:rsidR="007E1541" w:rsidRPr="007E1541" w:rsidRDefault="007E1541" w:rsidP="007E1541">
            <w:pPr>
              <w:pStyle w:val="BodyText2"/>
              <w:jc w:val="right"/>
              <w:rPr>
                <w:sz w:val="18"/>
                <w:szCs w:val="18"/>
                <w:lang w:eastAsia="zh-HK"/>
              </w:rPr>
            </w:pPr>
            <w:r w:rsidRPr="007E1541">
              <w:rPr>
                <w:sz w:val="18"/>
                <w:szCs w:val="18"/>
                <w:lang w:eastAsia="zh-HK"/>
              </w:rPr>
              <w:t>5.26</w:t>
            </w:r>
          </w:p>
        </w:tc>
        <w:tc>
          <w:tcPr>
            <w:tcW w:w="401" w:type="pct"/>
            <w:noWrap/>
            <w:vAlign w:val="bottom"/>
          </w:tcPr>
          <w:p w14:paraId="4C24D512" w14:textId="0267C026" w:rsidR="007E1541" w:rsidRPr="007E1541" w:rsidRDefault="007E1541" w:rsidP="007E1541">
            <w:pPr>
              <w:pStyle w:val="BodyText2"/>
              <w:jc w:val="right"/>
              <w:rPr>
                <w:sz w:val="18"/>
                <w:szCs w:val="18"/>
                <w:lang w:eastAsia="zh-HK"/>
              </w:rPr>
            </w:pPr>
            <w:r w:rsidRPr="007E1541">
              <w:rPr>
                <w:sz w:val="18"/>
                <w:szCs w:val="18"/>
                <w:lang w:eastAsia="zh-HK"/>
              </w:rPr>
              <w:t>5.65</w:t>
            </w:r>
          </w:p>
        </w:tc>
        <w:tc>
          <w:tcPr>
            <w:tcW w:w="396" w:type="pct"/>
            <w:noWrap/>
            <w:vAlign w:val="bottom"/>
          </w:tcPr>
          <w:p w14:paraId="3C0EFACA" w14:textId="65E924A0" w:rsidR="007E1541" w:rsidRPr="007E1541" w:rsidRDefault="007E1541" w:rsidP="007E1541">
            <w:pPr>
              <w:pStyle w:val="BodyText2"/>
              <w:jc w:val="right"/>
              <w:rPr>
                <w:sz w:val="18"/>
                <w:szCs w:val="18"/>
                <w:lang w:eastAsia="zh-HK"/>
              </w:rPr>
            </w:pPr>
            <w:r w:rsidRPr="007E1541">
              <w:rPr>
                <w:sz w:val="18"/>
                <w:szCs w:val="18"/>
                <w:lang w:eastAsia="zh-HK"/>
              </w:rPr>
              <w:t>6.02</w:t>
            </w:r>
          </w:p>
        </w:tc>
      </w:tr>
      <w:tr w:rsidR="007E1541" w:rsidRPr="00E4391A" w14:paraId="28FCFAA0" w14:textId="77777777" w:rsidTr="007E1541">
        <w:trPr>
          <w:trHeight w:val="330"/>
        </w:trPr>
        <w:tc>
          <w:tcPr>
            <w:tcW w:w="608" w:type="pct"/>
            <w:noWrap/>
          </w:tcPr>
          <w:p w14:paraId="1E689577" w14:textId="77777777" w:rsidR="007E1541" w:rsidRPr="007E1541" w:rsidRDefault="007E1541" w:rsidP="007E1541">
            <w:pPr>
              <w:pStyle w:val="BodyText2"/>
              <w:rPr>
                <w:sz w:val="18"/>
                <w:szCs w:val="18"/>
                <w:lang w:eastAsia="zh-HK"/>
              </w:rPr>
            </w:pPr>
            <w:r w:rsidRPr="007E1541">
              <w:rPr>
                <w:sz w:val="18"/>
                <w:szCs w:val="18"/>
                <w:lang w:eastAsia="zh-HK"/>
              </w:rPr>
              <w:t>Buildings</w:t>
            </w:r>
          </w:p>
        </w:tc>
        <w:tc>
          <w:tcPr>
            <w:tcW w:w="460" w:type="pct"/>
            <w:noWrap/>
          </w:tcPr>
          <w:p w14:paraId="2D3ABACB" w14:textId="20C0B607" w:rsidR="007E1541" w:rsidRPr="007E1541" w:rsidRDefault="007E1541" w:rsidP="007E1541">
            <w:pPr>
              <w:pStyle w:val="BodyText2"/>
              <w:jc w:val="right"/>
              <w:rPr>
                <w:sz w:val="18"/>
                <w:szCs w:val="18"/>
                <w:lang w:eastAsia="zh-HK"/>
              </w:rPr>
            </w:pPr>
            <w:r w:rsidRPr="007E1541">
              <w:rPr>
                <w:sz w:val="18"/>
                <w:szCs w:val="18"/>
                <w:lang w:eastAsia="zh-HK"/>
              </w:rPr>
              <w:t>54,200</w:t>
            </w:r>
          </w:p>
        </w:tc>
        <w:tc>
          <w:tcPr>
            <w:tcW w:w="535" w:type="pct"/>
            <w:noWrap/>
          </w:tcPr>
          <w:p w14:paraId="411CB8F1" w14:textId="77777777" w:rsidR="007E1541" w:rsidRPr="007E1541" w:rsidRDefault="007E1541" w:rsidP="007E1541">
            <w:pPr>
              <w:pStyle w:val="BodyText2"/>
              <w:jc w:val="right"/>
              <w:rPr>
                <w:sz w:val="18"/>
                <w:szCs w:val="18"/>
              </w:rPr>
            </w:pPr>
            <w:r w:rsidRPr="007E1541">
              <w:rPr>
                <w:sz w:val="18"/>
                <w:szCs w:val="18"/>
              </w:rPr>
              <w:t>2.0</w:t>
            </w:r>
          </w:p>
        </w:tc>
        <w:tc>
          <w:tcPr>
            <w:tcW w:w="459" w:type="pct"/>
            <w:noWrap/>
            <w:vAlign w:val="bottom"/>
          </w:tcPr>
          <w:p w14:paraId="05EFBC10" w14:textId="708E08FE" w:rsidR="007E1541" w:rsidRPr="007E1541" w:rsidRDefault="007E1541" w:rsidP="007E1541">
            <w:pPr>
              <w:pStyle w:val="BodyText2"/>
              <w:jc w:val="right"/>
              <w:rPr>
                <w:sz w:val="18"/>
                <w:szCs w:val="18"/>
                <w:lang w:eastAsia="zh-HK"/>
              </w:rPr>
            </w:pPr>
            <w:r w:rsidRPr="007E1541">
              <w:rPr>
                <w:sz w:val="18"/>
                <w:szCs w:val="18"/>
                <w:lang w:eastAsia="zh-HK"/>
              </w:rPr>
              <w:t>108.40</w:t>
            </w:r>
          </w:p>
        </w:tc>
        <w:tc>
          <w:tcPr>
            <w:tcW w:w="456" w:type="pct"/>
            <w:noWrap/>
            <w:vAlign w:val="bottom"/>
          </w:tcPr>
          <w:p w14:paraId="590E625D" w14:textId="41DA7046" w:rsidR="007E1541" w:rsidRPr="007E1541" w:rsidRDefault="007E1541" w:rsidP="007E1541">
            <w:pPr>
              <w:pStyle w:val="BodyText2"/>
              <w:jc w:val="right"/>
              <w:rPr>
                <w:sz w:val="18"/>
                <w:szCs w:val="18"/>
                <w:lang w:eastAsia="zh-HK"/>
              </w:rPr>
            </w:pPr>
            <w:r w:rsidRPr="007E1541">
              <w:rPr>
                <w:sz w:val="18"/>
                <w:szCs w:val="18"/>
                <w:lang w:eastAsia="zh-HK"/>
              </w:rPr>
              <w:t>109.58</w:t>
            </w:r>
          </w:p>
        </w:tc>
        <w:tc>
          <w:tcPr>
            <w:tcW w:w="458" w:type="pct"/>
            <w:noWrap/>
            <w:vAlign w:val="bottom"/>
          </w:tcPr>
          <w:p w14:paraId="17E07E9A" w14:textId="74DE3A84" w:rsidR="007E1541" w:rsidRPr="007E1541" w:rsidRDefault="007E1541" w:rsidP="007E1541">
            <w:pPr>
              <w:pStyle w:val="BodyText2"/>
              <w:jc w:val="right"/>
              <w:rPr>
                <w:sz w:val="18"/>
                <w:szCs w:val="18"/>
                <w:lang w:eastAsia="zh-HK"/>
              </w:rPr>
            </w:pPr>
            <w:r w:rsidRPr="007E1541">
              <w:rPr>
                <w:sz w:val="18"/>
                <w:szCs w:val="18"/>
                <w:lang w:eastAsia="zh-HK"/>
              </w:rPr>
              <w:t>110.77</w:t>
            </w:r>
          </w:p>
        </w:tc>
        <w:tc>
          <w:tcPr>
            <w:tcW w:w="425" w:type="pct"/>
            <w:noWrap/>
            <w:vAlign w:val="bottom"/>
          </w:tcPr>
          <w:p w14:paraId="1A65943E" w14:textId="6D383F6E" w:rsidR="007E1541" w:rsidRPr="007E1541" w:rsidRDefault="007E1541" w:rsidP="007E1541">
            <w:pPr>
              <w:pStyle w:val="BodyText2"/>
              <w:jc w:val="right"/>
              <w:rPr>
                <w:sz w:val="18"/>
                <w:szCs w:val="18"/>
                <w:lang w:eastAsia="zh-HK"/>
              </w:rPr>
            </w:pPr>
            <w:r w:rsidRPr="007E1541">
              <w:rPr>
                <w:sz w:val="18"/>
                <w:szCs w:val="18"/>
                <w:lang w:eastAsia="zh-HK"/>
              </w:rPr>
              <w:t>111.95</w:t>
            </w:r>
          </w:p>
        </w:tc>
        <w:tc>
          <w:tcPr>
            <w:tcW w:w="401" w:type="pct"/>
            <w:noWrap/>
            <w:vAlign w:val="bottom"/>
          </w:tcPr>
          <w:p w14:paraId="45F4CE23" w14:textId="1CC10CBC" w:rsidR="007E1541" w:rsidRPr="007E1541" w:rsidRDefault="007E1541" w:rsidP="007E1541">
            <w:pPr>
              <w:pStyle w:val="BodyText2"/>
              <w:jc w:val="right"/>
              <w:rPr>
                <w:sz w:val="18"/>
                <w:szCs w:val="18"/>
                <w:lang w:eastAsia="zh-HK"/>
              </w:rPr>
            </w:pPr>
            <w:r w:rsidRPr="007E1541">
              <w:rPr>
                <w:sz w:val="18"/>
                <w:szCs w:val="18"/>
                <w:lang w:eastAsia="zh-HK"/>
              </w:rPr>
              <w:t>113.14</w:t>
            </w:r>
          </w:p>
        </w:tc>
        <w:tc>
          <w:tcPr>
            <w:tcW w:w="401" w:type="pct"/>
            <w:noWrap/>
            <w:vAlign w:val="bottom"/>
          </w:tcPr>
          <w:p w14:paraId="5B94F6B8" w14:textId="1B20E359" w:rsidR="007E1541" w:rsidRPr="007E1541" w:rsidRDefault="007E1541" w:rsidP="007E1541">
            <w:pPr>
              <w:pStyle w:val="BodyText2"/>
              <w:jc w:val="right"/>
              <w:rPr>
                <w:sz w:val="18"/>
                <w:szCs w:val="18"/>
                <w:lang w:eastAsia="zh-HK"/>
              </w:rPr>
            </w:pPr>
            <w:r w:rsidRPr="007E1541">
              <w:rPr>
                <w:sz w:val="18"/>
                <w:szCs w:val="18"/>
                <w:lang w:eastAsia="zh-HK"/>
              </w:rPr>
              <w:t>114.32</w:t>
            </w:r>
          </w:p>
        </w:tc>
        <w:tc>
          <w:tcPr>
            <w:tcW w:w="401" w:type="pct"/>
            <w:noWrap/>
            <w:vAlign w:val="bottom"/>
          </w:tcPr>
          <w:p w14:paraId="7CC9E128" w14:textId="46850726" w:rsidR="007E1541" w:rsidRPr="007E1541" w:rsidRDefault="007E1541" w:rsidP="007E1541">
            <w:pPr>
              <w:pStyle w:val="BodyText2"/>
              <w:jc w:val="right"/>
              <w:rPr>
                <w:sz w:val="18"/>
                <w:szCs w:val="18"/>
                <w:lang w:eastAsia="zh-HK"/>
              </w:rPr>
            </w:pPr>
            <w:r w:rsidRPr="007E1541">
              <w:rPr>
                <w:sz w:val="18"/>
                <w:szCs w:val="18"/>
                <w:lang w:eastAsia="zh-HK"/>
              </w:rPr>
              <w:t>115.51</w:t>
            </w:r>
          </w:p>
        </w:tc>
        <w:tc>
          <w:tcPr>
            <w:tcW w:w="396" w:type="pct"/>
            <w:noWrap/>
            <w:vAlign w:val="bottom"/>
          </w:tcPr>
          <w:p w14:paraId="67CFC672" w14:textId="01241278" w:rsidR="007E1541" w:rsidRPr="007E1541" w:rsidRDefault="007E1541" w:rsidP="007E1541">
            <w:pPr>
              <w:pStyle w:val="BodyText2"/>
              <w:jc w:val="right"/>
              <w:rPr>
                <w:sz w:val="18"/>
                <w:szCs w:val="18"/>
                <w:lang w:eastAsia="zh-HK"/>
              </w:rPr>
            </w:pPr>
            <w:r w:rsidRPr="007E1541">
              <w:rPr>
                <w:sz w:val="18"/>
                <w:szCs w:val="18"/>
                <w:lang w:eastAsia="zh-HK"/>
              </w:rPr>
              <w:t>116.70</w:t>
            </w:r>
          </w:p>
        </w:tc>
      </w:tr>
      <w:tr w:rsidR="007E1541" w:rsidRPr="00E4391A" w14:paraId="0E9707E8" w14:textId="77777777" w:rsidTr="007E1541">
        <w:trPr>
          <w:trHeight w:val="304"/>
        </w:trPr>
        <w:tc>
          <w:tcPr>
            <w:tcW w:w="1604" w:type="pct"/>
            <w:gridSpan w:val="3"/>
            <w:noWrap/>
          </w:tcPr>
          <w:p w14:paraId="0C27A598" w14:textId="77777777" w:rsidR="007E1541" w:rsidRPr="007E1541" w:rsidRDefault="007E1541" w:rsidP="007E1541">
            <w:pPr>
              <w:jc w:val="right"/>
              <w:rPr>
                <w:sz w:val="18"/>
                <w:szCs w:val="18"/>
              </w:rPr>
            </w:pPr>
            <w:r w:rsidRPr="007E1541">
              <w:rPr>
                <w:b/>
                <w:sz w:val="18"/>
                <w:szCs w:val="18"/>
              </w:rPr>
              <w:t>Sub-Total:</w:t>
            </w:r>
          </w:p>
        </w:tc>
        <w:tc>
          <w:tcPr>
            <w:tcW w:w="459" w:type="pct"/>
            <w:noWrap/>
          </w:tcPr>
          <w:p w14:paraId="6808670C" w14:textId="5FE52FED" w:rsidR="007E1541" w:rsidRPr="007E1541" w:rsidRDefault="007E1541" w:rsidP="007E1541">
            <w:pPr>
              <w:pStyle w:val="BodyText2"/>
              <w:jc w:val="right"/>
              <w:rPr>
                <w:b/>
                <w:sz w:val="18"/>
                <w:szCs w:val="18"/>
                <w:lang w:eastAsia="zh-HK"/>
              </w:rPr>
            </w:pPr>
            <w:r w:rsidRPr="007E1541">
              <w:rPr>
                <w:b/>
                <w:sz w:val="18"/>
                <w:szCs w:val="18"/>
                <w:lang w:eastAsia="zh-HK"/>
              </w:rPr>
              <w:t>477.21</w:t>
            </w:r>
          </w:p>
        </w:tc>
        <w:tc>
          <w:tcPr>
            <w:tcW w:w="456" w:type="pct"/>
            <w:noWrap/>
          </w:tcPr>
          <w:p w14:paraId="2566255B" w14:textId="77F5B37D" w:rsidR="007E1541" w:rsidRPr="007E1541" w:rsidRDefault="007E1541" w:rsidP="007E1541">
            <w:pPr>
              <w:pStyle w:val="BodyText2"/>
              <w:jc w:val="right"/>
              <w:rPr>
                <w:b/>
                <w:sz w:val="18"/>
                <w:szCs w:val="18"/>
                <w:lang w:eastAsia="zh-HK"/>
              </w:rPr>
            </w:pPr>
            <w:r w:rsidRPr="007E1541">
              <w:rPr>
                <w:b/>
                <w:sz w:val="18"/>
                <w:szCs w:val="18"/>
                <w:lang w:eastAsia="zh-HK"/>
              </w:rPr>
              <w:t>500.81</w:t>
            </w:r>
          </w:p>
        </w:tc>
        <w:tc>
          <w:tcPr>
            <w:tcW w:w="458" w:type="pct"/>
            <w:noWrap/>
            <w:vAlign w:val="bottom"/>
          </w:tcPr>
          <w:p w14:paraId="5AB3E069" w14:textId="766C88FD" w:rsidR="007E1541" w:rsidRPr="007E1541" w:rsidRDefault="007E1541" w:rsidP="007E1541">
            <w:pPr>
              <w:pStyle w:val="BodyText2"/>
              <w:jc w:val="right"/>
              <w:rPr>
                <w:b/>
                <w:sz w:val="18"/>
                <w:szCs w:val="18"/>
                <w:lang w:eastAsia="zh-HK"/>
              </w:rPr>
            </w:pPr>
            <w:r w:rsidRPr="007E1541">
              <w:rPr>
                <w:b/>
                <w:sz w:val="18"/>
                <w:szCs w:val="18"/>
                <w:lang w:eastAsia="zh-HK"/>
              </w:rPr>
              <w:t>524.59</w:t>
            </w:r>
          </w:p>
        </w:tc>
        <w:tc>
          <w:tcPr>
            <w:tcW w:w="425" w:type="pct"/>
            <w:noWrap/>
          </w:tcPr>
          <w:p w14:paraId="41B4F981" w14:textId="3CD03ACF" w:rsidR="007E1541" w:rsidRPr="007E1541" w:rsidRDefault="007E1541" w:rsidP="007E1541">
            <w:pPr>
              <w:pStyle w:val="BodyText2"/>
              <w:jc w:val="right"/>
              <w:rPr>
                <w:b/>
                <w:sz w:val="18"/>
                <w:szCs w:val="18"/>
                <w:lang w:eastAsia="zh-HK"/>
              </w:rPr>
            </w:pPr>
            <w:r w:rsidRPr="007E1541">
              <w:rPr>
                <w:b/>
                <w:sz w:val="18"/>
                <w:szCs w:val="18"/>
                <w:lang w:eastAsia="zh-HK"/>
              </w:rPr>
              <w:t>548.37</w:t>
            </w:r>
          </w:p>
        </w:tc>
        <w:tc>
          <w:tcPr>
            <w:tcW w:w="401" w:type="pct"/>
            <w:noWrap/>
          </w:tcPr>
          <w:p w14:paraId="56D4B024" w14:textId="1B6CFC6E" w:rsidR="007E1541" w:rsidRPr="007E1541" w:rsidRDefault="007E1541" w:rsidP="007E1541">
            <w:pPr>
              <w:pStyle w:val="BodyText2"/>
              <w:jc w:val="right"/>
              <w:rPr>
                <w:b/>
                <w:sz w:val="18"/>
                <w:szCs w:val="18"/>
                <w:lang w:eastAsia="zh-HK"/>
              </w:rPr>
            </w:pPr>
            <w:r w:rsidRPr="007E1541">
              <w:rPr>
                <w:b/>
                <w:sz w:val="18"/>
                <w:szCs w:val="18"/>
                <w:lang w:eastAsia="zh-HK"/>
              </w:rPr>
              <w:t>571.95</w:t>
            </w:r>
          </w:p>
        </w:tc>
        <w:tc>
          <w:tcPr>
            <w:tcW w:w="401" w:type="pct"/>
            <w:noWrap/>
          </w:tcPr>
          <w:p w14:paraId="38762C98" w14:textId="3F1CCAA6" w:rsidR="007E1541" w:rsidRPr="007E1541" w:rsidRDefault="007E1541" w:rsidP="007E1541">
            <w:pPr>
              <w:pStyle w:val="BodyText2"/>
              <w:jc w:val="right"/>
              <w:rPr>
                <w:b/>
                <w:sz w:val="18"/>
                <w:szCs w:val="18"/>
                <w:lang w:eastAsia="zh-HK"/>
              </w:rPr>
            </w:pPr>
            <w:r w:rsidRPr="007E1541">
              <w:rPr>
                <w:b/>
                <w:sz w:val="18"/>
                <w:szCs w:val="18"/>
                <w:lang w:eastAsia="zh-HK"/>
              </w:rPr>
              <w:t>595.10</w:t>
            </w:r>
          </w:p>
        </w:tc>
        <w:tc>
          <w:tcPr>
            <w:tcW w:w="401" w:type="pct"/>
            <w:noWrap/>
          </w:tcPr>
          <w:p w14:paraId="2899A30E" w14:textId="4E970F1B" w:rsidR="007E1541" w:rsidRPr="007E1541" w:rsidRDefault="007E1541" w:rsidP="007E1541">
            <w:pPr>
              <w:pStyle w:val="BodyText2"/>
              <w:jc w:val="right"/>
              <w:rPr>
                <w:b/>
                <w:sz w:val="18"/>
                <w:szCs w:val="18"/>
                <w:lang w:eastAsia="zh-HK"/>
              </w:rPr>
            </w:pPr>
            <w:r w:rsidRPr="007E1541">
              <w:rPr>
                <w:b/>
                <w:sz w:val="18"/>
                <w:szCs w:val="18"/>
                <w:lang w:eastAsia="zh-HK"/>
              </w:rPr>
              <w:t>617.58</w:t>
            </w:r>
          </w:p>
        </w:tc>
        <w:tc>
          <w:tcPr>
            <w:tcW w:w="396" w:type="pct"/>
            <w:noWrap/>
          </w:tcPr>
          <w:p w14:paraId="29110FC7" w14:textId="142B5F9E" w:rsidR="007E1541" w:rsidRPr="007E1541" w:rsidRDefault="007E1541" w:rsidP="007E1541">
            <w:pPr>
              <w:pStyle w:val="BodyText2"/>
              <w:jc w:val="right"/>
              <w:rPr>
                <w:b/>
                <w:sz w:val="18"/>
                <w:szCs w:val="18"/>
                <w:lang w:eastAsia="zh-HK"/>
              </w:rPr>
            </w:pPr>
            <w:r w:rsidRPr="007E1541">
              <w:rPr>
                <w:b/>
                <w:sz w:val="18"/>
                <w:szCs w:val="18"/>
                <w:lang w:eastAsia="zh-HK"/>
              </w:rPr>
              <w:t>639.16</w:t>
            </w:r>
          </w:p>
        </w:tc>
      </w:tr>
    </w:tbl>
    <w:p w14:paraId="5317151D" w14:textId="77777777" w:rsidR="008B696D" w:rsidRPr="00E4391A" w:rsidRDefault="008B696D" w:rsidP="008B696D">
      <w:pPr>
        <w:pStyle w:val="BodyText2"/>
        <w:rPr>
          <w:sz w:val="24"/>
          <w:szCs w:val="24"/>
          <w:lang w:eastAsia="zh-HK"/>
        </w:rPr>
      </w:pPr>
    </w:p>
    <w:p w14:paraId="3791DE77" w14:textId="77777777" w:rsidR="008B696D" w:rsidRPr="00E4391A" w:rsidRDefault="008B696D" w:rsidP="008B696D">
      <w:pPr>
        <w:pStyle w:val="BodyText2"/>
        <w:rPr>
          <w:sz w:val="24"/>
          <w:szCs w:val="24"/>
          <w:lang w:eastAsia="zh-HK"/>
        </w:rPr>
      </w:pPr>
      <w:r w:rsidRPr="00E4391A">
        <w:rPr>
          <w:sz w:val="24"/>
          <w:szCs w:val="24"/>
          <w:lang w:eastAsia="zh-HK"/>
        </w:rPr>
        <w:t>The following 2 factors are included in the calculation of the total data storage volume:</w:t>
      </w:r>
    </w:p>
    <w:p w14:paraId="72104867" w14:textId="77777777" w:rsidR="008B696D" w:rsidRPr="008D5CA8" w:rsidRDefault="008B696D" w:rsidP="00C502EB">
      <w:pPr>
        <w:pStyle w:val="BodyText2"/>
        <w:numPr>
          <w:ilvl w:val="0"/>
          <w:numId w:val="11"/>
        </w:numPr>
        <w:spacing w:after="0" w:line="360" w:lineRule="auto"/>
        <w:jc w:val="both"/>
        <w:rPr>
          <w:sz w:val="24"/>
        </w:rPr>
      </w:pPr>
      <w:r w:rsidRPr="008D5CA8">
        <w:rPr>
          <w:sz w:val="24"/>
        </w:rPr>
        <w:t xml:space="preserve">Database overhead of 70% </w:t>
      </w:r>
    </w:p>
    <w:p w14:paraId="75B69B10" w14:textId="77777777" w:rsidR="008B696D" w:rsidRPr="008D5CA8" w:rsidRDefault="008B696D" w:rsidP="00C502EB">
      <w:pPr>
        <w:pStyle w:val="BodyText2"/>
        <w:numPr>
          <w:ilvl w:val="0"/>
          <w:numId w:val="11"/>
        </w:numPr>
        <w:spacing w:after="0" w:line="360" w:lineRule="auto"/>
        <w:jc w:val="both"/>
        <w:rPr>
          <w:sz w:val="24"/>
        </w:rPr>
      </w:pPr>
      <w:r w:rsidRPr="008D5CA8">
        <w:rPr>
          <w:sz w:val="24"/>
        </w:rPr>
        <w:t>Contingency of 40%</w:t>
      </w:r>
    </w:p>
    <w:p w14:paraId="7967BA8E" w14:textId="77777777" w:rsidR="008B696D" w:rsidRDefault="008B696D" w:rsidP="008D5CA8">
      <w:pPr>
        <w:pStyle w:val="BodyText2"/>
        <w:ind w:left="0" w:firstLine="0"/>
        <w:rPr>
          <w:sz w:val="24"/>
          <w:szCs w:val="24"/>
          <w:lang w:eastAsia="zh-HK"/>
        </w:rPr>
      </w:pPr>
    </w:p>
    <w:p w14:paraId="0C9F9F4F" w14:textId="77777777" w:rsidR="005E199C" w:rsidRDefault="005E199C" w:rsidP="008D5CA8">
      <w:pPr>
        <w:pStyle w:val="BodyText2"/>
        <w:ind w:left="0" w:firstLine="0"/>
        <w:rPr>
          <w:sz w:val="24"/>
          <w:szCs w:val="24"/>
          <w:lang w:eastAsia="zh-HK"/>
        </w:rPr>
      </w:pPr>
    </w:p>
    <w:p w14:paraId="06D73DD9" w14:textId="77777777" w:rsidR="00195988" w:rsidRPr="00E4391A" w:rsidRDefault="00195988" w:rsidP="008D5CA8">
      <w:pPr>
        <w:pStyle w:val="BodyText2"/>
        <w:ind w:left="0" w:firstLine="0"/>
        <w:rPr>
          <w:sz w:val="24"/>
          <w:szCs w:val="24"/>
          <w:lang w:eastAsia="zh-HK"/>
        </w:rPr>
      </w:pPr>
    </w:p>
    <w:p w14:paraId="3B3F1CDF" w14:textId="703EC770" w:rsidR="008B696D" w:rsidRDefault="008B696D" w:rsidP="00585AA0">
      <w:pPr>
        <w:pStyle w:val="BodyText2"/>
        <w:rPr>
          <w:sz w:val="24"/>
          <w:szCs w:val="24"/>
          <w:lang w:eastAsia="zh-HK"/>
        </w:rPr>
      </w:pPr>
      <w:r w:rsidRPr="00E4391A">
        <w:rPr>
          <w:sz w:val="24"/>
          <w:szCs w:val="24"/>
          <w:lang w:eastAsia="zh-HK"/>
        </w:rPr>
        <w:t>The data storage volume is projected as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1531"/>
        <w:gridCol w:w="1492"/>
        <w:gridCol w:w="1280"/>
        <w:gridCol w:w="1274"/>
        <w:gridCol w:w="1280"/>
        <w:gridCol w:w="1277"/>
        <w:gridCol w:w="1280"/>
        <w:gridCol w:w="1380"/>
      </w:tblGrid>
      <w:tr w:rsidR="00345CB7" w:rsidRPr="00585AA0" w14:paraId="6615579D" w14:textId="77777777" w:rsidTr="00345CB7">
        <w:trPr>
          <w:trHeight w:val="450"/>
        </w:trPr>
        <w:tc>
          <w:tcPr>
            <w:tcW w:w="1129" w:type="pct"/>
            <w:noWrap/>
          </w:tcPr>
          <w:p w14:paraId="1151E0E6" w14:textId="77777777" w:rsidR="00585AA0" w:rsidRPr="00585AA0" w:rsidRDefault="00585AA0" w:rsidP="00585AA0">
            <w:pPr>
              <w:tabs>
                <w:tab w:val="clear" w:pos="960"/>
                <w:tab w:val="clear" w:pos="1000"/>
              </w:tabs>
              <w:ind w:left="0" w:firstLine="0"/>
              <w:rPr>
                <w:sz w:val="18"/>
                <w:szCs w:val="18"/>
                <w:lang w:val="en-GB" w:eastAsia="zh-HK"/>
              </w:rPr>
            </w:pPr>
          </w:p>
        </w:tc>
        <w:tc>
          <w:tcPr>
            <w:tcW w:w="549" w:type="pct"/>
            <w:noWrap/>
            <w:vAlign w:val="center"/>
          </w:tcPr>
          <w:p w14:paraId="0D2D900E"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Y0</w:t>
            </w:r>
          </w:p>
          <w:p w14:paraId="27FC1AEA"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535" w:type="pct"/>
            <w:noWrap/>
            <w:vAlign w:val="center"/>
          </w:tcPr>
          <w:p w14:paraId="0DA154D5"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Y1</w:t>
            </w:r>
          </w:p>
          <w:p w14:paraId="01403059"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459" w:type="pct"/>
            <w:noWrap/>
            <w:vAlign w:val="center"/>
          </w:tcPr>
          <w:p w14:paraId="168B65F4"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Y2</w:t>
            </w:r>
          </w:p>
          <w:p w14:paraId="7CD30E24"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457" w:type="pct"/>
            <w:noWrap/>
            <w:vAlign w:val="center"/>
          </w:tcPr>
          <w:p w14:paraId="47D271E0"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Y3</w:t>
            </w:r>
          </w:p>
          <w:p w14:paraId="6F678B18"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459" w:type="pct"/>
            <w:noWrap/>
            <w:vAlign w:val="center"/>
          </w:tcPr>
          <w:p w14:paraId="7250070F"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Y4</w:t>
            </w:r>
          </w:p>
          <w:p w14:paraId="032BC7A9"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458" w:type="pct"/>
            <w:noWrap/>
            <w:vAlign w:val="center"/>
          </w:tcPr>
          <w:p w14:paraId="41973F97"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Y5</w:t>
            </w:r>
          </w:p>
          <w:p w14:paraId="626F493D"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459" w:type="pct"/>
            <w:noWrap/>
            <w:vAlign w:val="center"/>
          </w:tcPr>
          <w:p w14:paraId="6259A1A5"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Y6</w:t>
            </w:r>
          </w:p>
          <w:p w14:paraId="239B13C8" w14:textId="77777777" w:rsidR="00585AA0" w:rsidRPr="00585AA0" w:rsidRDefault="00585AA0" w:rsidP="00585AA0">
            <w:pPr>
              <w:tabs>
                <w:tab w:val="clear" w:pos="960"/>
                <w:tab w:val="clear" w:pos="1000"/>
              </w:tabs>
              <w:ind w:left="0" w:firstLine="0"/>
              <w:jc w:val="center"/>
              <w:rPr>
                <w:b/>
                <w:bCs/>
                <w:sz w:val="18"/>
                <w:szCs w:val="18"/>
                <w:lang w:val="en-GB" w:eastAsia="zh-HK"/>
              </w:rPr>
            </w:pPr>
          </w:p>
        </w:tc>
        <w:tc>
          <w:tcPr>
            <w:tcW w:w="495" w:type="pct"/>
            <w:noWrap/>
            <w:vAlign w:val="center"/>
          </w:tcPr>
          <w:p w14:paraId="0F529529" w14:textId="77777777" w:rsidR="00585AA0" w:rsidRPr="00585AA0" w:rsidRDefault="00585AA0" w:rsidP="00585AA0">
            <w:pPr>
              <w:tabs>
                <w:tab w:val="clear" w:pos="960"/>
                <w:tab w:val="clear" w:pos="1000"/>
              </w:tabs>
              <w:ind w:left="0" w:firstLine="0"/>
              <w:jc w:val="center"/>
              <w:rPr>
                <w:b/>
                <w:bCs/>
                <w:sz w:val="18"/>
                <w:szCs w:val="18"/>
                <w:lang w:val="en-GB" w:eastAsia="zh-HK"/>
              </w:rPr>
            </w:pPr>
            <w:r w:rsidRPr="00585AA0">
              <w:rPr>
                <w:b/>
                <w:bCs/>
                <w:sz w:val="18"/>
                <w:szCs w:val="18"/>
                <w:lang w:val="en-GB" w:eastAsia="zh-HK"/>
              </w:rPr>
              <w:t>Y7</w:t>
            </w:r>
          </w:p>
          <w:p w14:paraId="6E30ED87" w14:textId="77777777" w:rsidR="00585AA0" w:rsidRPr="00585AA0" w:rsidRDefault="00585AA0" w:rsidP="00585AA0">
            <w:pPr>
              <w:tabs>
                <w:tab w:val="clear" w:pos="960"/>
                <w:tab w:val="clear" w:pos="1000"/>
              </w:tabs>
              <w:ind w:left="0" w:firstLine="0"/>
              <w:jc w:val="center"/>
              <w:rPr>
                <w:b/>
                <w:bCs/>
                <w:sz w:val="18"/>
                <w:szCs w:val="18"/>
                <w:lang w:val="en-GB" w:eastAsia="zh-HK"/>
              </w:rPr>
            </w:pPr>
          </w:p>
        </w:tc>
      </w:tr>
      <w:tr w:rsidR="00345CB7" w:rsidRPr="00585AA0" w14:paraId="6CC94AF3" w14:textId="77777777" w:rsidTr="00345CB7">
        <w:trPr>
          <w:trHeight w:val="450"/>
        </w:trPr>
        <w:tc>
          <w:tcPr>
            <w:tcW w:w="1129" w:type="pct"/>
            <w:noWrap/>
          </w:tcPr>
          <w:p w14:paraId="5BCF20BD" w14:textId="77777777" w:rsidR="00345CB7" w:rsidRPr="00585AA0" w:rsidRDefault="00345CB7" w:rsidP="00345CB7">
            <w:pPr>
              <w:tabs>
                <w:tab w:val="clear" w:pos="960"/>
                <w:tab w:val="clear" w:pos="1000"/>
              </w:tabs>
              <w:ind w:left="0" w:firstLine="0"/>
              <w:rPr>
                <w:sz w:val="18"/>
                <w:szCs w:val="18"/>
                <w:lang w:val="en-GB" w:eastAsia="zh-HK"/>
              </w:rPr>
            </w:pPr>
            <w:r w:rsidRPr="00585AA0">
              <w:rPr>
                <w:sz w:val="18"/>
                <w:szCs w:val="18"/>
                <w:lang w:val="en-GB" w:eastAsia="zh-HK"/>
              </w:rPr>
              <w:t>Sub-Total (GB)</w:t>
            </w:r>
          </w:p>
        </w:tc>
        <w:tc>
          <w:tcPr>
            <w:tcW w:w="549" w:type="pct"/>
            <w:noWrap/>
          </w:tcPr>
          <w:p w14:paraId="3427D26B" w14:textId="68AA364C" w:rsidR="00345CB7" w:rsidRPr="00585AA0" w:rsidRDefault="00345CB7" w:rsidP="00345CB7">
            <w:pPr>
              <w:tabs>
                <w:tab w:val="clear" w:pos="960"/>
                <w:tab w:val="clear" w:pos="1000"/>
              </w:tabs>
              <w:ind w:left="0" w:firstLine="0"/>
              <w:jc w:val="right"/>
              <w:rPr>
                <w:sz w:val="18"/>
                <w:szCs w:val="18"/>
                <w:lang w:val="en-GB" w:eastAsia="en-US"/>
              </w:rPr>
            </w:pPr>
            <w:r w:rsidRPr="00345CB7">
              <w:rPr>
                <w:sz w:val="18"/>
                <w:szCs w:val="18"/>
                <w:lang w:eastAsia="zh-HK"/>
              </w:rPr>
              <w:t>477.21</w:t>
            </w:r>
          </w:p>
        </w:tc>
        <w:tc>
          <w:tcPr>
            <w:tcW w:w="535" w:type="pct"/>
            <w:noWrap/>
          </w:tcPr>
          <w:p w14:paraId="76C031F4" w14:textId="30B87734" w:rsidR="00345CB7" w:rsidRPr="00585AA0" w:rsidRDefault="00345CB7" w:rsidP="00345CB7">
            <w:pPr>
              <w:tabs>
                <w:tab w:val="clear" w:pos="960"/>
                <w:tab w:val="clear" w:pos="1000"/>
              </w:tabs>
              <w:ind w:left="0" w:firstLine="0"/>
              <w:jc w:val="right"/>
              <w:rPr>
                <w:sz w:val="18"/>
                <w:szCs w:val="18"/>
                <w:lang w:val="en-GB" w:eastAsia="en-US"/>
              </w:rPr>
            </w:pPr>
            <w:r w:rsidRPr="00345CB7">
              <w:rPr>
                <w:sz w:val="18"/>
                <w:szCs w:val="18"/>
                <w:lang w:eastAsia="zh-HK"/>
              </w:rPr>
              <w:t>500.81</w:t>
            </w:r>
          </w:p>
        </w:tc>
        <w:tc>
          <w:tcPr>
            <w:tcW w:w="459" w:type="pct"/>
            <w:noWrap/>
          </w:tcPr>
          <w:p w14:paraId="46494ABC" w14:textId="5BA0313B" w:rsidR="00345CB7" w:rsidRPr="00585AA0" w:rsidRDefault="00345CB7" w:rsidP="00345CB7">
            <w:pPr>
              <w:tabs>
                <w:tab w:val="clear" w:pos="960"/>
                <w:tab w:val="clear" w:pos="1000"/>
              </w:tabs>
              <w:ind w:left="0" w:firstLine="0"/>
              <w:jc w:val="right"/>
              <w:rPr>
                <w:sz w:val="18"/>
                <w:szCs w:val="18"/>
                <w:lang w:eastAsia="zh-HK"/>
              </w:rPr>
            </w:pPr>
            <w:r w:rsidRPr="00345CB7">
              <w:rPr>
                <w:sz w:val="18"/>
                <w:szCs w:val="18"/>
                <w:lang w:eastAsia="zh-HK"/>
              </w:rPr>
              <w:t>524.59</w:t>
            </w:r>
          </w:p>
        </w:tc>
        <w:tc>
          <w:tcPr>
            <w:tcW w:w="457" w:type="pct"/>
            <w:noWrap/>
          </w:tcPr>
          <w:p w14:paraId="04C4FA1F" w14:textId="7BA513BE" w:rsidR="00345CB7" w:rsidRPr="00585AA0" w:rsidRDefault="00345CB7" w:rsidP="00345CB7">
            <w:pPr>
              <w:tabs>
                <w:tab w:val="clear" w:pos="960"/>
                <w:tab w:val="clear" w:pos="1000"/>
              </w:tabs>
              <w:ind w:left="0" w:firstLine="0"/>
              <w:jc w:val="right"/>
              <w:rPr>
                <w:sz w:val="18"/>
                <w:szCs w:val="18"/>
                <w:lang w:eastAsia="zh-HK"/>
              </w:rPr>
            </w:pPr>
            <w:r w:rsidRPr="00345CB7">
              <w:rPr>
                <w:sz w:val="18"/>
                <w:szCs w:val="18"/>
                <w:lang w:eastAsia="zh-HK"/>
              </w:rPr>
              <w:t>548.37</w:t>
            </w:r>
          </w:p>
        </w:tc>
        <w:tc>
          <w:tcPr>
            <w:tcW w:w="459" w:type="pct"/>
            <w:noWrap/>
          </w:tcPr>
          <w:p w14:paraId="13BC395A" w14:textId="40411418" w:rsidR="00345CB7" w:rsidRPr="00585AA0" w:rsidRDefault="00345CB7" w:rsidP="00345CB7">
            <w:pPr>
              <w:tabs>
                <w:tab w:val="clear" w:pos="960"/>
                <w:tab w:val="clear" w:pos="1000"/>
              </w:tabs>
              <w:ind w:left="0" w:firstLine="0"/>
              <w:jc w:val="right"/>
              <w:rPr>
                <w:sz w:val="18"/>
                <w:szCs w:val="18"/>
                <w:lang w:eastAsia="zh-HK"/>
              </w:rPr>
            </w:pPr>
            <w:r w:rsidRPr="00345CB7">
              <w:rPr>
                <w:sz w:val="18"/>
                <w:szCs w:val="18"/>
                <w:lang w:eastAsia="zh-HK"/>
              </w:rPr>
              <w:t>571.95</w:t>
            </w:r>
          </w:p>
        </w:tc>
        <w:tc>
          <w:tcPr>
            <w:tcW w:w="458" w:type="pct"/>
            <w:noWrap/>
          </w:tcPr>
          <w:p w14:paraId="36F0ED1D" w14:textId="49D0958C" w:rsidR="00345CB7" w:rsidRPr="00585AA0" w:rsidRDefault="00345CB7" w:rsidP="00345CB7">
            <w:pPr>
              <w:tabs>
                <w:tab w:val="clear" w:pos="960"/>
                <w:tab w:val="clear" w:pos="1000"/>
              </w:tabs>
              <w:ind w:left="0" w:firstLine="0"/>
              <w:jc w:val="right"/>
              <w:rPr>
                <w:sz w:val="18"/>
                <w:szCs w:val="18"/>
                <w:lang w:eastAsia="zh-HK"/>
              </w:rPr>
            </w:pPr>
            <w:r w:rsidRPr="00345CB7">
              <w:rPr>
                <w:sz w:val="18"/>
                <w:szCs w:val="18"/>
                <w:lang w:eastAsia="zh-HK"/>
              </w:rPr>
              <w:t>595.10</w:t>
            </w:r>
          </w:p>
        </w:tc>
        <w:tc>
          <w:tcPr>
            <w:tcW w:w="459" w:type="pct"/>
            <w:noWrap/>
          </w:tcPr>
          <w:p w14:paraId="53C54CF2" w14:textId="18E38EE2" w:rsidR="00345CB7" w:rsidRPr="00585AA0" w:rsidRDefault="00345CB7" w:rsidP="00345CB7">
            <w:pPr>
              <w:tabs>
                <w:tab w:val="clear" w:pos="960"/>
                <w:tab w:val="clear" w:pos="1000"/>
              </w:tabs>
              <w:ind w:left="0" w:firstLine="0"/>
              <w:jc w:val="right"/>
              <w:rPr>
                <w:sz w:val="18"/>
                <w:szCs w:val="18"/>
                <w:lang w:eastAsia="zh-HK"/>
              </w:rPr>
            </w:pPr>
            <w:r w:rsidRPr="00345CB7">
              <w:rPr>
                <w:sz w:val="18"/>
                <w:szCs w:val="18"/>
                <w:lang w:eastAsia="zh-HK"/>
              </w:rPr>
              <w:t>617.58</w:t>
            </w:r>
          </w:p>
        </w:tc>
        <w:tc>
          <w:tcPr>
            <w:tcW w:w="495" w:type="pct"/>
            <w:noWrap/>
          </w:tcPr>
          <w:p w14:paraId="5325D0D5" w14:textId="649DA1B3" w:rsidR="00345CB7" w:rsidRPr="00585AA0" w:rsidRDefault="00345CB7" w:rsidP="00345CB7">
            <w:pPr>
              <w:tabs>
                <w:tab w:val="clear" w:pos="960"/>
                <w:tab w:val="clear" w:pos="1000"/>
              </w:tabs>
              <w:ind w:left="0" w:firstLine="0"/>
              <w:jc w:val="right"/>
              <w:rPr>
                <w:sz w:val="18"/>
                <w:szCs w:val="18"/>
                <w:lang w:eastAsia="zh-HK"/>
              </w:rPr>
            </w:pPr>
            <w:r w:rsidRPr="00345CB7">
              <w:rPr>
                <w:sz w:val="18"/>
                <w:szCs w:val="18"/>
                <w:lang w:eastAsia="zh-HK"/>
              </w:rPr>
              <w:t>639.16</w:t>
            </w:r>
          </w:p>
        </w:tc>
      </w:tr>
      <w:tr w:rsidR="00345CB7" w:rsidRPr="00585AA0" w14:paraId="476203ED" w14:textId="77777777" w:rsidTr="00345CB7">
        <w:trPr>
          <w:trHeight w:val="450"/>
        </w:trPr>
        <w:tc>
          <w:tcPr>
            <w:tcW w:w="1129" w:type="pct"/>
            <w:noWrap/>
          </w:tcPr>
          <w:p w14:paraId="014D48BD" w14:textId="77777777" w:rsidR="00585AA0" w:rsidRPr="00585AA0" w:rsidRDefault="00585AA0" w:rsidP="00585AA0">
            <w:pPr>
              <w:tabs>
                <w:tab w:val="clear" w:pos="960"/>
                <w:tab w:val="clear" w:pos="1000"/>
              </w:tabs>
              <w:ind w:left="0" w:firstLine="0"/>
              <w:rPr>
                <w:sz w:val="18"/>
                <w:szCs w:val="18"/>
                <w:lang w:val="en-GB" w:eastAsia="zh-HK"/>
              </w:rPr>
            </w:pPr>
            <w:r w:rsidRPr="00585AA0">
              <w:rPr>
                <w:sz w:val="18"/>
                <w:szCs w:val="18"/>
                <w:lang w:val="en-GB" w:eastAsia="zh-HK"/>
              </w:rPr>
              <w:t>Sub-Total + overhead (70%)  (GB)</w:t>
            </w:r>
          </w:p>
        </w:tc>
        <w:tc>
          <w:tcPr>
            <w:tcW w:w="549" w:type="pct"/>
            <w:noWrap/>
          </w:tcPr>
          <w:p w14:paraId="0CEC22E6" w14:textId="5677861C"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811.26</w:t>
            </w:r>
          </w:p>
        </w:tc>
        <w:tc>
          <w:tcPr>
            <w:tcW w:w="535" w:type="pct"/>
            <w:noWrap/>
          </w:tcPr>
          <w:p w14:paraId="5A0399C9" w14:textId="6413593B"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851.38</w:t>
            </w:r>
          </w:p>
        </w:tc>
        <w:tc>
          <w:tcPr>
            <w:tcW w:w="459" w:type="pct"/>
            <w:noWrap/>
          </w:tcPr>
          <w:p w14:paraId="572F9D41" w14:textId="5A7E7239"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891.81</w:t>
            </w:r>
          </w:p>
        </w:tc>
        <w:tc>
          <w:tcPr>
            <w:tcW w:w="457" w:type="pct"/>
            <w:noWrap/>
          </w:tcPr>
          <w:p w14:paraId="58B0B80E" w14:textId="1486DEA8"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932.23</w:t>
            </w:r>
          </w:p>
        </w:tc>
        <w:tc>
          <w:tcPr>
            <w:tcW w:w="459" w:type="pct"/>
            <w:noWrap/>
          </w:tcPr>
          <w:p w14:paraId="0E91CB14" w14:textId="67940A6A"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972.31</w:t>
            </w:r>
          </w:p>
        </w:tc>
        <w:tc>
          <w:tcPr>
            <w:tcW w:w="458" w:type="pct"/>
            <w:noWrap/>
          </w:tcPr>
          <w:p w14:paraId="0A287784" w14:textId="521DD3CE"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1,011.66</w:t>
            </w:r>
          </w:p>
        </w:tc>
        <w:tc>
          <w:tcPr>
            <w:tcW w:w="459" w:type="pct"/>
            <w:noWrap/>
          </w:tcPr>
          <w:p w14:paraId="4D7DADBD" w14:textId="66449695"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1,049.89</w:t>
            </w:r>
          </w:p>
        </w:tc>
        <w:tc>
          <w:tcPr>
            <w:tcW w:w="495" w:type="pct"/>
            <w:noWrap/>
          </w:tcPr>
          <w:p w14:paraId="697EFAA2" w14:textId="0A1C454D"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1,086.58</w:t>
            </w:r>
          </w:p>
        </w:tc>
      </w:tr>
      <w:tr w:rsidR="00345CB7" w:rsidRPr="00585AA0" w14:paraId="31362950" w14:textId="77777777" w:rsidTr="00345CB7">
        <w:trPr>
          <w:trHeight w:val="450"/>
        </w:trPr>
        <w:tc>
          <w:tcPr>
            <w:tcW w:w="1129" w:type="pct"/>
            <w:noWrap/>
          </w:tcPr>
          <w:p w14:paraId="163D643B" w14:textId="77777777" w:rsidR="00585AA0" w:rsidRPr="00585AA0" w:rsidRDefault="00585AA0" w:rsidP="00585AA0">
            <w:pPr>
              <w:tabs>
                <w:tab w:val="clear" w:pos="960"/>
                <w:tab w:val="clear" w:pos="1000"/>
              </w:tabs>
              <w:ind w:left="0" w:firstLine="0"/>
              <w:rPr>
                <w:sz w:val="18"/>
                <w:szCs w:val="18"/>
                <w:lang w:val="en-GB" w:eastAsia="zh-HK"/>
              </w:rPr>
            </w:pPr>
            <w:r w:rsidRPr="00585AA0">
              <w:rPr>
                <w:sz w:val="18"/>
                <w:szCs w:val="18"/>
                <w:lang w:val="en-GB" w:eastAsia="zh-HK"/>
              </w:rPr>
              <w:t>Total Data Storage Volume (GB)</w:t>
            </w:r>
          </w:p>
          <w:p w14:paraId="4C3AE9B3" w14:textId="77777777" w:rsidR="00585AA0" w:rsidRPr="00585AA0" w:rsidRDefault="00585AA0" w:rsidP="00585AA0">
            <w:pPr>
              <w:tabs>
                <w:tab w:val="clear" w:pos="960"/>
                <w:tab w:val="clear" w:pos="1000"/>
              </w:tabs>
              <w:ind w:left="0" w:firstLine="0"/>
              <w:rPr>
                <w:sz w:val="18"/>
                <w:szCs w:val="18"/>
                <w:lang w:val="en-GB" w:eastAsia="zh-HK"/>
              </w:rPr>
            </w:pPr>
            <w:r w:rsidRPr="00585AA0">
              <w:rPr>
                <w:sz w:val="18"/>
                <w:szCs w:val="18"/>
                <w:lang w:val="en-GB" w:eastAsia="zh-HK"/>
              </w:rPr>
              <w:t xml:space="preserve">=Sub-Total + overhead (70%) + contingency (40%)  </w:t>
            </w:r>
          </w:p>
        </w:tc>
        <w:tc>
          <w:tcPr>
            <w:tcW w:w="549" w:type="pct"/>
            <w:noWrap/>
          </w:tcPr>
          <w:p w14:paraId="0B244FB2" w14:textId="5703591A"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1,135.77</w:t>
            </w:r>
          </w:p>
        </w:tc>
        <w:tc>
          <w:tcPr>
            <w:tcW w:w="535" w:type="pct"/>
            <w:noWrap/>
          </w:tcPr>
          <w:p w14:paraId="0B122713" w14:textId="20276BD0"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1,191.93</w:t>
            </w:r>
          </w:p>
        </w:tc>
        <w:tc>
          <w:tcPr>
            <w:tcW w:w="459" w:type="pct"/>
            <w:noWrap/>
          </w:tcPr>
          <w:p w14:paraId="5271BB59" w14:textId="2B779264"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1,248.53</w:t>
            </w:r>
          </w:p>
        </w:tc>
        <w:tc>
          <w:tcPr>
            <w:tcW w:w="457" w:type="pct"/>
            <w:noWrap/>
          </w:tcPr>
          <w:p w14:paraId="702D2F0E" w14:textId="6B15A980"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1,305.13</w:t>
            </w:r>
          </w:p>
        </w:tc>
        <w:tc>
          <w:tcPr>
            <w:tcW w:w="459" w:type="pct"/>
            <w:noWrap/>
          </w:tcPr>
          <w:p w14:paraId="1073113E" w14:textId="60882AC8"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1,361.24</w:t>
            </w:r>
          </w:p>
        </w:tc>
        <w:tc>
          <w:tcPr>
            <w:tcW w:w="458" w:type="pct"/>
            <w:noWrap/>
          </w:tcPr>
          <w:p w14:paraId="29693365" w14:textId="7E09EF31"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1,416.33</w:t>
            </w:r>
          </w:p>
        </w:tc>
        <w:tc>
          <w:tcPr>
            <w:tcW w:w="459" w:type="pct"/>
            <w:noWrap/>
          </w:tcPr>
          <w:p w14:paraId="43E56230" w14:textId="7B048EC9"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1,469.85</w:t>
            </w:r>
          </w:p>
        </w:tc>
        <w:tc>
          <w:tcPr>
            <w:tcW w:w="495" w:type="pct"/>
            <w:noWrap/>
          </w:tcPr>
          <w:p w14:paraId="51F4A3A1" w14:textId="4FF5C556" w:rsidR="00585AA0" w:rsidRPr="00585AA0" w:rsidRDefault="00345CB7" w:rsidP="00585AA0">
            <w:pPr>
              <w:tabs>
                <w:tab w:val="clear" w:pos="960"/>
                <w:tab w:val="clear" w:pos="1000"/>
              </w:tabs>
              <w:ind w:left="0" w:firstLine="0"/>
              <w:jc w:val="right"/>
              <w:rPr>
                <w:sz w:val="18"/>
                <w:szCs w:val="18"/>
                <w:lang w:val="en-GB" w:eastAsia="en-US"/>
              </w:rPr>
            </w:pPr>
            <w:r w:rsidRPr="00345CB7">
              <w:rPr>
                <w:sz w:val="18"/>
                <w:szCs w:val="18"/>
                <w:lang w:val="en-GB" w:eastAsia="en-US"/>
              </w:rPr>
              <w:t>1,521,21</w:t>
            </w:r>
          </w:p>
        </w:tc>
      </w:tr>
    </w:tbl>
    <w:p w14:paraId="1D6779EB" w14:textId="42EFC1AC" w:rsidR="008B696D" w:rsidRPr="00E4391A" w:rsidRDefault="004D2CC8" w:rsidP="004D2CC8">
      <w:pPr>
        <w:pStyle w:val="BodyText2"/>
        <w:ind w:left="0" w:firstLine="0"/>
        <w:rPr>
          <w:sz w:val="24"/>
          <w:szCs w:val="24"/>
          <w:lang w:eastAsia="zh-HK"/>
        </w:rPr>
      </w:pPr>
      <w:r>
        <w:rPr>
          <w:sz w:val="24"/>
          <w:szCs w:val="24"/>
          <w:lang w:eastAsia="zh-HK"/>
        </w:rPr>
        <w:br/>
      </w:r>
      <w:r w:rsidR="008B696D" w:rsidRPr="00E4391A">
        <w:rPr>
          <w:sz w:val="24"/>
          <w:szCs w:val="24"/>
          <w:lang w:eastAsia="zh-HK"/>
        </w:rPr>
        <w:t>Total Estimated Data Storage Volume (GB) = 1</w:t>
      </w:r>
      <w:r w:rsidR="001216E4">
        <w:rPr>
          <w:sz w:val="24"/>
          <w:szCs w:val="24"/>
          <w:lang w:eastAsia="zh-HK"/>
        </w:rPr>
        <w:t>522</w:t>
      </w:r>
      <w:r w:rsidR="008B696D" w:rsidRPr="00E4391A">
        <w:rPr>
          <w:sz w:val="24"/>
          <w:szCs w:val="24"/>
          <w:lang w:eastAsia="zh-HK"/>
        </w:rPr>
        <w:t xml:space="preserve"> GB </w:t>
      </w:r>
      <w:r w:rsidR="00345CB7">
        <w:rPr>
          <w:sz w:val="24"/>
          <w:szCs w:val="24"/>
          <w:lang w:eastAsia="zh-HK"/>
        </w:rPr>
        <w:t>(or 1.52</w:t>
      </w:r>
      <w:r w:rsidR="008B696D" w:rsidRPr="00E4391A">
        <w:rPr>
          <w:sz w:val="24"/>
          <w:szCs w:val="24"/>
          <w:lang w:eastAsia="zh-HK"/>
        </w:rPr>
        <w:t>TB)</w:t>
      </w:r>
    </w:p>
    <w:p w14:paraId="451C36DD" w14:textId="618293B6" w:rsidR="006A5048" w:rsidRDefault="006A5048" w:rsidP="006A5048">
      <w:pPr>
        <w:pStyle w:val="Heading3"/>
        <w:pageBreakBefore/>
        <w:spacing w:line="360" w:lineRule="auto"/>
        <w:ind w:left="0" w:firstLine="0"/>
        <w:jc w:val="both"/>
        <w:rPr>
          <w:b/>
          <w:sz w:val="24"/>
          <w:szCs w:val="24"/>
          <w:lang w:eastAsia="zh-CN"/>
        </w:rPr>
      </w:pPr>
      <w:bookmarkStart w:id="40" w:name="_Toc92701754"/>
      <w:r>
        <w:rPr>
          <w:b/>
          <w:sz w:val="24"/>
          <w:szCs w:val="24"/>
          <w:lang w:eastAsia="zh-CN"/>
        </w:rPr>
        <w:lastRenderedPageBreak/>
        <w:t>Data Storage</w:t>
      </w:r>
      <w:r w:rsidRPr="008B696D">
        <w:rPr>
          <w:b/>
          <w:sz w:val="24"/>
          <w:szCs w:val="24"/>
          <w:lang w:eastAsia="zh-CN"/>
        </w:rPr>
        <w:t xml:space="preserve"> and Growth</w:t>
      </w:r>
      <w:bookmarkEnd w:id="40"/>
    </w:p>
    <w:p w14:paraId="4C4BB289" w14:textId="77777777" w:rsidR="006A5048" w:rsidRPr="00895713" w:rsidRDefault="006A5048" w:rsidP="006A5048">
      <w:pPr>
        <w:pStyle w:val="BodyText2"/>
        <w:rPr>
          <w:b/>
          <w:sz w:val="24"/>
          <w:szCs w:val="24"/>
          <w:u w:val="single"/>
          <w:lang w:eastAsia="zh-HK"/>
        </w:rPr>
      </w:pPr>
      <w:r w:rsidRPr="00895713">
        <w:rPr>
          <w:b/>
          <w:sz w:val="24"/>
          <w:szCs w:val="24"/>
          <w:u w:val="single"/>
          <w:lang w:eastAsia="zh-HK"/>
        </w:rPr>
        <w:t>File Storages for Case</w:t>
      </w:r>
    </w:p>
    <w:p w14:paraId="02ED8C90" w14:textId="77777777" w:rsidR="006A5048" w:rsidRPr="00895713" w:rsidRDefault="006A5048" w:rsidP="00895713">
      <w:pPr>
        <w:pStyle w:val="BodyText2"/>
        <w:ind w:left="0" w:firstLine="0"/>
        <w:rPr>
          <w:sz w:val="24"/>
          <w:szCs w:val="24"/>
        </w:rPr>
      </w:pPr>
      <w:r w:rsidRPr="00895713">
        <w:rPr>
          <w:sz w:val="24"/>
          <w:szCs w:val="24"/>
        </w:rPr>
        <w:t>Server disk storage for documents is projected using the same approach for calculating the data storage for the next 7 years.</w:t>
      </w:r>
    </w:p>
    <w:p w14:paraId="0065C4B8" w14:textId="76905BDC" w:rsidR="006A5048" w:rsidRPr="00895713" w:rsidRDefault="006A5048" w:rsidP="00895713">
      <w:pPr>
        <w:pStyle w:val="BodyText2"/>
        <w:ind w:left="0" w:firstLine="0"/>
        <w:rPr>
          <w:sz w:val="24"/>
          <w:szCs w:val="24"/>
          <w:lang w:eastAsia="zh-HK"/>
        </w:rPr>
      </w:pPr>
      <w:r w:rsidRPr="00895713">
        <w:rPr>
          <w:sz w:val="24"/>
          <w:szCs w:val="24"/>
          <w:lang w:eastAsia="zh-HK"/>
        </w:rPr>
        <w:t>The following assumptions are made for cases to be submitted in hardcopy form or in electronic form through WBRS:</w:t>
      </w:r>
    </w:p>
    <w:p w14:paraId="5B386843" w14:textId="77777777" w:rsidR="006A5048" w:rsidRPr="00895713" w:rsidRDefault="006A5048" w:rsidP="00C502EB">
      <w:pPr>
        <w:pStyle w:val="BodyText2"/>
        <w:numPr>
          <w:ilvl w:val="0"/>
          <w:numId w:val="11"/>
        </w:numPr>
        <w:tabs>
          <w:tab w:val="clear" w:pos="360"/>
          <w:tab w:val="num" w:pos="900"/>
        </w:tabs>
        <w:spacing w:after="0" w:line="360" w:lineRule="auto"/>
        <w:ind w:left="900" w:hanging="360"/>
        <w:jc w:val="both"/>
        <w:rPr>
          <w:sz w:val="24"/>
          <w:szCs w:val="24"/>
        </w:rPr>
      </w:pPr>
      <w:r w:rsidRPr="00895713">
        <w:rPr>
          <w:sz w:val="24"/>
          <w:szCs w:val="24"/>
        </w:rPr>
        <w:t>Supporting documents would be submitted or scanned in PDF format with the following settings</w:t>
      </w:r>
    </w:p>
    <w:p w14:paraId="1E04ACA2" w14:textId="77777777" w:rsidR="006A5048" w:rsidRPr="00895713" w:rsidRDefault="006A5048" w:rsidP="00C502EB">
      <w:pPr>
        <w:pStyle w:val="BodyText2"/>
        <w:numPr>
          <w:ilvl w:val="2"/>
          <w:numId w:val="48"/>
        </w:numPr>
        <w:tabs>
          <w:tab w:val="clear" w:pos="1000"/>
          <w:tab w:val="num" w:pos="1440"/>
        </w:tabs>
        <w:spacing w:after="0" w:line="360" w:lineRule="auto"/>
        <w:jc w:val="both"/>
        <w:rPr>
          <w:sz w:val="24"/>
          <w:szCs w:val="24"/>
          <w:lang w:eastAsia="zh-HK"/>
        </w:rPr>
      </w:pPr>
      <w:r w:rsidRPr="00895713">
        <w:rPr>
          <w:sz w:val="24"/>
          <w:szCs w:val="24"/>
        </w:rPr>
        <w:t>600</w:t>
      </w:r>
      <w:r w:rsidRPr="00895713">
        <w:rPr>
          <w:sz w:val="24"/>
          <w:szCs w:val="24"/>
          <w:lang w:eastAsia="zh-HK"/>
        </w:rPr>
        <w:t xml:space="preserve"> dpi A4 scanned in black and white mode is about 150KB per page</w:t>
      </w:r>
    </w:p>
    <w:p w14:paraId="345F7FFE" w14:textId="77777777" w:rsidR="006A5048" w:rsidRPr="00895713" w:rsidRDefault="006A5048" w:rsidP="00C502EB">
      <w:pPr>
        <w:pStyle w:val="BodyText2"/>
        <w:numPr>
          <w:ilvl w:val="0"/>
          <w:numId w:val="11"/>
        </w:numPr>
        <w:tabs>
          <w:tab w:val="clear" w:pos="360"/>
          <w:tab w:val="num" w:pos="900"/>
        </w:tabs>
        <w:spacing w:after="0" w:line="360" w:lineRule="auto"/>
        <w:ind w:left="900" w:hanging="360"/>
        <w:jc w:val="both"/>
        <w:rPr>
          <w:sz w:val="24"/>
          <w:szCs w:val="24"/>
          <w:lang w:eastAsia="zh-HK"/>
        </w:rPr>
      </w:pPr>
      <w:r w:rsidRPr="00895713">
        <w:rPr>
          <w:sz w:val="24"/>
          <w:szCs w:val="24"/>
          <w:lang w:eastAsia="zh-HK"/>
        </w:rPr>
        <w:t>600 dpi A3 scanned in black and white mode is about 360KB per page</w:t>
      </w:r>
    </w:p>
    <w:p w14:paraId="4EBE1581" w14:textId="77777777" w:rsidR="006A5048" w:rsidRPr="00895713" w:rsidRDefault="006A5048" w:rsidP="00C502EB">
      <w:pPr>
        <w:pStyle w:val="BodyText2"/>
        <w:numPr>
          <w:ilvl w:val="0"/>
          <w:numId w:val="11"/>
        </w:numPr>
        <w:tabs>
          <w:tab w:val="clear" w:pos="360"/>
          <w:tab w:val="num" w:pos="900"/>
        </w:tabs>
        <w:spacing w:after="0" w:line="360" w:lineRule="auto"/>
        <w:ind w:left="900" w:hanging="360"/>
        <w:jc w:val="both"/>
        <w:rPr>
          <w:sz w:val="24"/>
          <w:szCs w:val="24"/>
          <w:lang w:eastAsia="zh-HK"/>
        </w:rPr>
      </w:pPr>
      <w:r w:rsidRPr="00895713">
        <w:rPr>
          <w:sz w:val="24"/>
          <w:szCs w:val="24"/>
          <w:lang w:eastAsia="zh-HK"/>
        </w:rPr>
        <w:t>70% of received supporting documents would have additional copy provided from the applicant for amendment, clarification or supplementary purpose</w:t>
      </w:r>
    </w:p>
    <w:p w14:paraId="6D4BD4B8" w14:textId="77777777" w:rsidR="006A5048" w:rsidRPr="00895713" w:rsidRDefault="006A5048" w:rsidP="00C502EB">
      <w:pPr>
        <w:pStyle w:val="BodyText2"/>
        <w:numPr>
          <w:ilvl w:val="0"/>
          <w:numId w:val="11"/>
        </w:numPr>
        <w:tabs>
          <w:tab w:val="clear" w:pos="360"/>
          <w:tab w:val="num" w:pos="900"/>
        </w:tabs>
        <w:spacing w:after="0" w:line="360" w:lineRule="auto"/>
        <w:ind w:left="900" w:hanging="360"/>
        <w:jc w:val="both"/>
        <w:rPr>
          <w:sz w:val="24"/>
          <w:szCs w:val="24"/>
          <w:lang w:eastAsia="zh-HK"/>
        </w:rPr>
      </w:pPr>
      <w:r w:rsidRPr="00895713">
        <w:rPr>
          <w:sz w:val="24"/>
          <w:szCs w:val="24"/>
          <w:lang w:eastAsia="zh-HK"/>
        </w:rPr>
        <w:t>40% contingency is considered</w:t>
      </w:r>
    </w:p>
    <w:p w14:paraId="112C9567" w14:textId="77777777" w:rsidR="006A5048" w:rsidRPr="00895713" w:rsidRDefault="006A5048" w:rsidP="006A5048">
      <w:pPr>
        <w:pStyle w:val="BodyText2"/>
        <w:rPr>
          <w:sz w:val="24"/>
          <w:szCs w:val="24"/>
          <w:lang w:eastAsia="zh-HK"/>
        </w:rPr>
      </w:pPr>
    </w:p>
    <w:tbl>
      <w:tblPr>
        <w:tblW w:w="0" w:type="auto"/>
        <w:tblLayout w:type="fixed"/>
        <w:tblCellMar>
          <w:left w:w="28" w:type="dxa"/>
          <w:right w:w="28" w:type="dxa"/>
        </w:tblCellMar>
        <w:tblLook w:val="04A0" w:firstRow="1" w:lastRow="0" w:firstColumn="1" w:lastColumn="0" w:noHBand="0" w:noVBand="1"/>
      </w:tblPr>
      <w:tblGrid>
        <w:gridCol w:w="1021"/>
        <w:gridCol w:w="6945"/>
        <w:gridCol w:w="1134"/>
        <w:gridCol w:w="851"/>
        <w:gridCol w:w="992"/>
        <w:gridCol w:w="992"/>
        <w:gridCol w:w="851"/>
        <w:gridCol w:w="1134"/>
      </w:tblGrid>
      <w:tr w:rsidR="006A5048" w:rsidRPr="00195988" w14:paraId="00908907" w14:textId="77777777" w:rsidTr="00CF44D8">
        <w:trPr>
          <w:cantSplit/>
          <w:trHeight w:val="915"/>
          <w:tblHeader/>
        </w:trPr>
        <w:tc>
          <w:tcPr>
            <w:tcW w:w="1021" w:type="dxa"/>
            <w:tcBorders>
              <w:top w:val="single" w:sz="8" w:space="0" w:color="auto"/>
              <w:left w:val="single" w:sz="8" w:space="0" w:color="auto"/>
              <w:bottom w:val="nil"/>
              <w:right w:val="single" w:sz="4" w:space="0" w:color="auto"/>
            </w:tcBorders>
            <w:shd w:val="clear" w:color="auto" w:fill="auto"/>
            <w:noWrap/>
            <w:hideMark/>
          </w:tcPr>
          <w:p w14:paraId="766C3BF3" w14:textId="77777777" w:rsidR="006A5048" w:rsidRPr="00195988" w:rsidRDefault="006A5048" w:rsidP="00195988">
            <w:pPr>
              <w:spacing w:line="360" w:lineRule="auto"/>
              <w:ind w:left="0" w:firstLine="0"/>
              <w:jc w:val="center"/>
              <w:rPr>
                <w:b/>
              </w:rPr>
            </w:pPr>
            <w:r w:rsidRPr="00195988">
              <w:rPr>
                <w:b/>
              </w:rPr>
              <w:lastRenderedPageBreak/>
              <w:t>Case Type</w:t>
            </w:r>
          </w:p>
        </w:tc>
        <w:tc>
          <w:tcPr>
            <w:tcW w:w="6945" w:type="dxa"/>
            <w:tcBorders>
              <w:top w:val="single" w:sz="8" w:space="0" w:color="auto"/>
              <w:left w:val="nil"/>
              <w:bottom w:val="nil"/>
              <w:right w:val="single" w:sz="4" w:space="0" w:color="auto"/>
            </w:tcBorders>
            <w:shd w:val="clear" w:color="auto" w:fill="auto"/>
            <w:noWrap/>
            <w:hideMark/>
          </w:tcPr>
          <w:p w14:paraId="3144C793" w14:textId="77777777" w:rsidR="006A5048" w:rsidRPr="00195988" w:rsidRDefault="006A5048" w:rsidP="00195988">
            <w:pPr>
              <w:spacing w:line="360" w:lineRule="auto"/>
              <w:ind w:left="0" w:firstLine="0"/>
              <w:jc w:val="center"/>
              <w:rPr>
                <w:b/>
              </w:rPr>
            </w:pPr>
            <w:r w:rsidRPr="00195988">
              <w:rPr>
                <w:b/>
              </w:rPr>
              <w:t>Case Attachments per submission</w:t>
            </w:r>
          </w:p>
        </w:tc>
        <w:tc>
          <w:tcPr>
            <w:tcW w:w="1134" w:type="dxa"/>
            <w:tcBorders>
              <w:top w:val="single" w:sz="8" w:space="0" w:color="auto"/>
              <w:left w:val="nil"/>
              <w:bottom w:val="nil"/>
              <w:right w:val="single" w:sz="4" w:space="0" w:color="auto"/>
            </w:tcBorders>
            <w:shd w:val="clear" w:color="auto" w:fill="auto"/>
            <w:hideMark/>
          </w:tcPr>
          <w:p w14:paraId="36A91444" w14:textId="77777777" w:rsidR="006A5048" w:rsidRPr="00195988" w:rsidRDefault="006A5048" w:rsidP="00195988">
            <w:pPr>
              <w:spacing w:line="360" w:lineRule="auto"/>
              <w:ind w:left="0" w:firstLine="0"/>
              <w:jc w:val="center"/>
              <w:rPr>
                <w:b/>
              </w:rPr>
            </w:pPr>
            <w:r w:rsidRPr="00195988">
              <w:rPr>
                <w:b/>
              </w:rPr>
              <w:t>Est. no. of documents</w:t>
            </w:r>
          </w:p>
        </w:tc>
        <w:tc>
          <w:tcPr>
            <w:tcW w:w="851" w:type="dxa"/>
            <w:tcBorders>
              <w:top w:val="single" w:sz="8" w:space="0" w:color="auto"/>
              <w:left w:val="nil"/>
              <w:bottom w:val="nil"/>
              <w:right w:val="single" w:sz="4" w:space="0" w:color="auto"/>
            </w:tcBorders>
            <w:shd w:val="clear" w:color="auto" w:fill="auto"/>
            <w:hideMark/>
          </w:tcPr>
          <w:p w14:paraId="0F7B4195" w14:textId="77777777" w:rsidR="006A5048" w:rsidRPr="00195988" w:rsidRDefault="006A5048" w:rsidP="00195988">
            <w:pPr>
              <w:spacing w:line="360" w:lineRule="auto"/>
              <w:ind w:left="0" w:firstLine="0"/>
              <w:jc w:val="center"/>
              <w:rPr>
                <w:b/>
              </w:rPr>
            </w:pPr>
            <w:r w:rsidRPr="00195988">
              <w:rPr>
                <w:b/>
              </w:rPr>
              <w:t>Actual no. of pages</w:t>
            </w:r>
          </w:p>
        </w:tc>
        <w:tc>
          <w:tcPr>
            <w:tcW w:w="992" w:type="dxa"/>
            <w:tcBorders>
              <w:top w:val="single" w:sz="8" w:space="0" w:color="auto"/>
              <w:left w:val="nil"/>
              <w:bottom w:val="nil"/>
              <w:right w:val="single" w:sz="4" w:space="0" w:color="auto"/>
            </w:tcBorders>
            <w:shd w:val="clear" w:color="auto" w:fill="auto"/>
            <w:hideMark/>
          </w:tcPr>
          <w:p w14:paraId="068FB28C" w14:textId="77777777" w:rsidR="006A5048" w:rsidRPr="00195988" w:rsidRDefault="006A5048" w:rsidP="00195988">
            <w:pPr>
              <w:spacing w:line="360" w:lineRule="auto"/>
              <w:ind w:left="0" w:firstLine="0"/>
              <w:jc w:val="center"/>
              <w:rPr>
                <w:b/>
              </w:rPr>
            </w:pPr>
            <w:r w:rsidRPr="00195988">
              <w:rPr>
                <w:b/>
              </w:rPr>
              <w:t>Est. no. of pages per document</w:t>
            </w:r>
          </w:p>
        </w:tc>
        <w:tc>
          <w:tcPr>
            <w:tcW w:w="992" w:type="dxa"/>
            <w:tcBorders>
              <w:top w:val="single" w:sz="8" w:space="0" w:color="auto"/>
              <w:left w:val="nil"/>
              <w:bottom w:val="nil"/>
              <w:right w:val="nil"/>
            </w:tcBorders>
            <w:shd w:val="clear" w:color="auto" w:fill="auto"/>
            <w:hideMark/>
          </w:tcPr>
          <w:p w14:paraId="51C147ED" w14:textId="77777777" w:rsidR="006A5048" w:rsidRPr="00195988" w:rsidRDefault="006A5048" w:rsidP="00195988">
            <w:pPr>
              <w:spacing w:line="360" w:lineRule="auto"/>
              <w:ind w:left="0" w:firstLine="0"/>
              <w:jc w:val="center"/>
              <w:rPr>
                <w:b/>
              </w:rPr>
            </w:pPr>
            <w:r w:rsidRPr="00195988">
              <w:rPr>
                <w:b/>
              </w:rPr>
              <w:t>Total est. no. of pages</w:t>
            </w:r>
          </w:p>
        </w:tc>
        <w:tc>
          <w:tcPr>
            <w:tcW w:w="851" w:type="dxa"/>
            <w:tcBorders>
              <w:top w:val="single" w:sz="8" w:space="0" w:color="auto"/>
              <w:left w:val="single" w:sz="8" w:space="0" w:color="auto"/>
              <w:bottom w:val="nil"/>
              <w:right w:val="single" w:sz="4" w:space="0" w:color="auto"/>
            </w:tcBorders>
            <w:shd w:val="clear" w:color="auto" w:fill="auto"/>
            <w:hideMark/>
          </w:tcPr>
          <w:p w14:paraId="7EF1293C" w14:textId="77777777" w:rsidR="006A5048" w:rsidRPr="00195988" w:rsidRDefault="006A5048" w:rsidP="00195988">
            <w:pPr>
              <w:spacing w:line="360" w:lineRule="auto"/>
              <w:ind w:left="0" w:firstLine="0"/>
              <w:jc w:val="center"/>
              <w:rPr>
                <w:b/>
              </w:rPr>
            </w:pPr>
            <w:r w:rsidRPr="00195988">
              <w:rPr>
                <w:b/>
              </w:rPr>
              <w:t>Size per page (KB)</w:t>
            </w:r>
          </w:p>
        </w:tc>
        <w:tc>
          <w:tcPr>
            <w:tcW w:w="1134" w:type="dxa"/>
            <w:tcBorders>
              <w:top w:val="single" w:sz="8" w:space="0" w:color="auto"/>
              <w:left w:val="nil"/>
              <w:bottom w:val="nil"/>
              <w:right w:val="single" w:sz="8" w:space="0" w:color="auto"/>
            </w:tcBorders>
            <w:shd w:val="clear" w:color="auto" w:fill="auto"/>
            <w:hideMark/>
          </w:tcPr>
          <w:p w14:paraId="04C7D059" w14:textId="77777777" w:rsidR="006A5048" w:rsidRPr="00195988" w:rsidRDefault="006A5048" w:rsidP="00195988">
            <w:pPr>
              <w:spacing w:line="360" w:lineRule="auto"/>
              <w:ind w:left="0" w:firstLine="0"/>
              <w:jc w:val="center"/>
              <w:rPr>
                <w:b/>
              </w:rPr>
            </w:pPr>
            <w:r w:rsidRPr="00195988">
              <w:rPr>
                <w:b/>
              </w:rPr>
              <w:t>Total est. size of attachment (MB)</w:t>
            </w:r>
          </w:p>
        </w:tc>
      </w:tr>
      <w:tr w:rsidR="006A5048" w:rsidRPr="00195988" w14:paraId="4BB64053" w14:textId="77777777" w:rsidTr="00CF44D8">
        <w:trPr>
          <w:cantSplit/>
          <w:trHeight w:val="1467"/>
          <w:tblHeader/>
        </w:trPr>
        <w:tc>
          <w:tcPr>
            <w:tcW w:w="1021" w:type="dxa"/>
            <w:tcBorders>
              <w:top w:val="single" w:sz="8" w:space="0" w:color="auto"/>
              <w:left w:val="single" w:sz="8" w:space="0" w:color="auto"/>
              <w:bottom w:val="single" w:sz="4" w:space="0" w:color="auto"/>
              <w:right w:val="single" w:sz="4" w:space="0" w:color="auto"/>
            </w:tcBorders>
            <w:shd w:val="clear" w:color="auto" w:fill="auto"/>
            <w:noWrap/>
            <w:hideMark/>
          </w:tcPr>
          <w:p w14:paraId="43E588D7" w14:textId="77777777" w:rsidR="006A5048" w:rsidRPr="00195988" w:rsidRDefault="006A5048" w:rsidP="00CF44D8">
            <w:pPr>
              <w:jc w:val="both"/>
              <w:rPr>
                <w:rFonts w:eastAsia="Times New Roman"/>
                <w:b/>
                <w:bCs/>
              </w:rPr>
            </w:pPr>
            <w:r w:rsidRPr="00195988">
              <w:rPr>
                <w:rFonts w:eastAsia="Times New Roman"/>
                <w:b/>
                <w:bCs/>
              </w:rPr>
              <w:t>REA</w:t>
            </w:r>
          </w:p>
        </w:tc>
        <w:tc>
          <w:tcPr>
            <w:tcW w:w="6945" w:type="dxa"/>
            <w:tcBorders>
              <w:top w:val="single" w:sz="8" w:space="0" w:color="auto"/>
              <w:left w:val="nil"/>
              <w:bottom w:val="single" w:sz="4" w:space="0" w:color="auto"/>
              <w:right w:val="single" w:sz="4" w:space="0" w:color="auto"/>
            </w:tcBorders>
            <w:shd w:val="clear" w:color="auto" w:fill="auto"/>
            <w:hideMark/>
          </w:tcPr>
          <w:p w14:paraId="57BF7BE5" w14:textId="77777777" w:rsidR="006A5048" w:rsidRPr="00195988" w:rsidRDefault="006A5048" w:rsidP="00195988">
            <w:pPr>
              <w:spacing w:line="360" w:lineRule="auto"/>
              <w:ind w:left="0" w:firstLine="0"/>
            </w:pPr>
            <w:r w:rsidRPr="00195988">
              <w:t>1) Completed specified form EA1 (for New Application for Registration as a Registered Energy Assessor, Renewal application or Change of particulars); or</w:t>
            </w:r>
            <w:r w:rsidRPr="00195988">
              <w:br/>
              <w:t>2) EA2 (for Application for Duplicate of Certificate of Registration - Registered Energy Assessor); or</w:t>
            </w:r>
            <w:r w:rsidRPr="00195988">
              <w:br/>
              <w:t>3) EA3 (for New Application for Registration as a Registered Energy Assessor or Change of particulars by public officer)</w:t>
            </w:r>
          </w:p>
        </w:tc>
        <w:tc>
          <w:tcPr>
            <w:tcW w:w="1134" w:type="dxa"/>
            <w:tcBorders>
              <w:top w:val="single" w:sz="8" w:space="0" w:color="auto"/>
              <w:left w:val="nil"/>
              <w:bottom w:val="single" w:sz="4" w:space="0" w:color="auto"/>
              <w:right w:val="single" w:sz="4" w:space="0" w:color="auto"/>
            </w:tcBorders>
            <w:shd w:val="clear" w:color="auto" w:fill="auto"/>
            <w:noWrap/>
            <w:hideMark/>
          </w:tcPr>
          <w:p w14:paraId="6800D2AF"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single" w:sz="8" w:space="0" w:color="auto"/>
              <w:left w:val="nil"/>
              <w:bottom w:val="single" w:sz="4" w:space="0" w:color="auto"/>
              <w:right w:val="single" w:sz="4" w:space="0" w:color="auto"/>
            </w:tcBorders>
            <w:shd w:val="clear" w:color="auto" w:fill="auto"/>
            <w:noWrap/>
            <w:hideMark/>
          </w:tcPr>
          <w:p w14:paraId="029F8342" w14:textId="77777777" w:rsidR="006A5048" w:rsidRPr="00195988" w:rsidRDefault="006A5048" w:rsidP="00CF44D8">
            <w:pPr>
              <w:jc w:val="center"/>
              <w:rPr>
                <w:rFonts w:eastAsia="Times New Roman"/>
              </w:rPr>
            </w:pPr>
            <w:r w:rsidRPr="00195988">
              <w:rPr>
                <w:rFonts w:eastAsia="Times New Roman"/>
              </w:rPr>
              <w:t>9</w:t>
            </w:r>
          </w:p>
        </w:tc>
        <w:tc>
          <w:tcPr>
            <w:tcW w:w="992" w:type="dxa"/>
            <w:tcBorders>
              <w:top w:val="single" w:sz="8" w:space="0" w:color="auto"/>
              <w:left w:val="nil"/>
              <w:bottom w:val="single" w:sz="4" w:space="0" w:color="auto"/>
              <w:right w:val="single" w:sz="4" w:space="0" w:color="auto"/>
            </w:tcBorders>
            <w:shd w:val="clear" w:color="auto" w:fill="auto"/>
            <w:noWrap/>
            <w:hideMark/>
          </w:tcPr>
          <w:p w14:paraId="3C7B1BDF" w14:textId="77777777" w:rsidR="006A5048" w:rsidRPr="00195988" w:rsidRDefault="006A5048" w:rsidP="00CF44D8">
            <w:pPr>
              <w:jc w:val="center"/>
              <w:rPr>
                <w:rFonts w:eastAsia="Times New Roman"/>
              </w:rPr>
            </w:pPr>
            <w:r w:rsidRPr="00195988">
              <w:rPr>
                <w:rFonts w:eastAsia="Times New Roman"/>
              </w:rPr>
              <w:t>9</w:t>
            </w:r>
          </w:p>
        </w:tc>
        <w:tc>
          <w:tcPr>
            <w:tcW w:w="992" w:type="dxa"/>
            <w:tcBorders>
              <w:top w:val="single" w:sz="8" w:space="0" w:color="auto"/>
              <w:left w:val="nil"/>
              <w:bottom w:val="single" w:sz="4" w:space="0" w:color="auto"/>
              <w:right w:val="nil"/>
            </w:tcBorders>
            <w:shd w:val="clear" w:color="auto" w:fill="auto"/>
            <w:noWrap/>
            <w:hideMark/>
          </w:tcPr>
          <w:p w14:paraId="59E909E3" w14:textId="77777777" w:rsidR="006A5048" w:rsidRPr="00195988" w:rsidRDefault="006A5048" w:rsidP="00CF44D8">
            <w:pPr>
              <w:jc w:val="center"/>
              <w:rPr>
                <w:rFonts w:eastAsia="Times New Roman"/>
              </w:rPr>
            </w:pPr>
            <w:r w:rsidRPr="00195988">
              <w:rPr>
                <w:rFonts w:eastAsia="Times New Roman"/>
              </w:rPr>
              <w:t>9</w:t>
            </w:r>
          </w:p>
        </w:tc>
        <w:tc>
          <w:tcPr>
            <w:tcW w:w="851" w:type="dxa"/>
            <w:tcBorders>
              <w:top w:val="single" w:sz="8" w:space="0" w:color="auto"/>
              <w:left w:val="single" w:sz="8" w:space="0" w:color="auto"/>
              <w:bottom w:val="single" w:sz="4" w:space="0" w:color="auto"/>
              <w:right w:val="single" w:sz="4" w:space="0" w:color="auto"/>
            </w:tcBorders>
            <w:shd w:val="clear" w:color="auto" w:fill="auto"/>
            <w:noWrap/>
            <w:hideMark/>
          </w:tcPr>
          <w:p w14:paraId="5C2D2C12" w14:textId="77777777" w:rsidR="006A5048" w:rsidRPr="00195988" w:rsidRDefault="006A5048" w:rsidP="00CF44D8">
            <w:pPr>
              <w:jc w:val="center"/>
              <w:rPr>
                <w:rFonts w:eastAsia="Times New Roman"/>
              </w:rPr>
            </w:pPr>
            <w:r w:rsidRPr="00195988">
              <w:t>150</w:t>
            </w:r>
          </w:p>
        </w:tc>
        <w:tc>
          <w:tcPr>
            <w:tcW w:w="1134" w:type="dxa"/>
            <w:tcBorders>
              <w:top w:val="single" w:sz="8" w:space="0" w:color="auto"/>
              <w:left w:val="nil"/>
              <w:bottom w:val="single" w:sz="4" w:space="0" w:color="auto"/>
              <w:right w:val="single" w:sz="8" w:space="0" w:color="auto"/>
            </w:tcBorders>
            <w:shd w:val="clear" w:color="auto" w:fill="auto"/>
            <w:noWrap/>
            <w:hideMark/>
          </w:tcPr>
          <w:p w14:paraId="4C0089E0" w14:textId="77777777" w:rsidR="006A5048" w:rsidRPr="00195988" w:rsidRDefault="006A5048" w:rsidP="00CF44D8">
            <w:pPr>
              <w:jc w:val="center"/>
              <w:rPr>
                <w:rFonts w:eastAsia="Times New Roman"/>
              </w:rPr>
            </w:pPr>
            <w:r w:rsidRPr="00195988">
              <w:t>1.32</w:t>
            </w:r>
          </w:p>
        </w:tc>
      </w:tr>
      <w:tr w:rsidR="006A5048" w:rsidRPr="00195988" w14:paraId="335084A7"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29CE83D9"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72A4F18C" w14:textId="77777777" w:rsidR="006A5048" w:rsidRPr="00195988" w:rsidRDefault="006A5048" w:rsidP="00195988">
            <w:pPr>
              <w:spacing w:line="360" w:lineRule="auto"/>
              <w:ind w:left="0" w:firstLine="0"/>
            </w:pPr>
            <w:r w:rsidRPr="00195988">
              <w:t>Documentary proofs of relevant practical experience;</w:t>
            </w:r>
          </w:p>
        </w:tc>
        <w:tc>
          <w:tcPr>
            <w:tcW w:w="1134" w:type="dxa"/>
            <w:tcBorders>
              <w:top w:val="nil"/>
              <w:left w:val="nil"/>
              <w:bottom w:val="single" w:sz="4" w:space="0" w:color="auto"/>
              <w:right w:val="single" w:sz="4" w:space="0" w:color="auto"/>
            </w:tcBorders>
            <w:shd w:val="clear" w:color="auto" w:fill="auto"/>
            <w:noWrap/>
            <w:hideMark/>
          </w:tcPr>
          <w:p w14:paraId="3CD38045"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18ECAD03"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4AB60CAD" w14:textId="77777777" w:rsidR="006A5048" w:rsidRPr="00195988" w:rsidRDefault="006A5048" w:rsidP="00CF44D8">
            <w:pPr>
              <w:jc w:val="center"/>
              <w:rPr>
                <w:rFonts w:eastAsia="Times New Roman"/>
              </w:rPr>
            </w:pPr>
            <w:r w:rsidRPr="00195988">
              <w:rPr>
                <w:rFonts w:eastAsia="Times New Roman"/>
              </w:rPr>
              <w:t>50</w:t>
            </w:r>
          </w:p>
        </w:tc>
        <w:tc>
          <w:tcPr>
            <w:tcW w:w="992" w:type="dxa"/>
            <w:tcBorders>
              <w:top w:val="nil"/>
              <w:left w:val="nil"/>
              <w:bottom w:val="single" w:sz="4" w:space="0" w:color="auto"/>
              <w:right w:val="nil"/>
            </w:tcBorders>
            <w:shd w:val="clear" w:color="auto" w:fill="auto"/>
            <w:noWrap/>
            <w:hideMark/>
          </w:tcPr>
          <w:p w14:paraId="451138B7" w14:textId="77777777" w:rsidR="006A5048" w:rsidRPr="00195988" w:rsidRDefault="006A5048" w:rsidP="00CF44D8">
            <w:pPr>
              <w:jc w:val="center"/>
              <w:rPr>
                <w:rFonts w:eastAsia="Times New Roman"/>
              </w:rPr>
            </w:pPr>
            <w:r w:rsidRPr="00195988">
              <w:rPr>
                <w:rFonts w:eastAsia="Times New Roman"/>
              </w:rPr>
              <w:t>50</w:t>
            </w:r>
          </w:p>
        </w:tc>
        <w:tc>
          <w:tcPr>
            <w:tcW w:w="851" w:type="dxa"/>
            <w:tcBorders>
              <w:top w:val="nil"/>
              <w:left w:val="single" w:sz="8" w:space="0" w:color="auto"/>
              <w:bottom w:val="single" w:sz="4" w:space="0" w:color="auto"/>
              <w:right w:val="single" w:sz="4" w:space="0" w:color="auto"/>
            </w:tcBorders>
            <w:shd w:val="clear" w:color="auto" w:fill="auto"/>
            <w:noWrap/>
            <w:hideMark/>
          </w:tcPr>
          <w:p w14:paraId="40B9A596"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2D1254EB" w14:textId="77777777" w:rsidR="006A5048" w:rsidRPr="00195988" w:rsidRDefault="006A5048" w:rsidP="00CF44D8">
            <w:pPr>
              <w:jc w:val="center"/>
              <w:rPr>
                <w:rFonts w:eastAsia="Times New Roman"/>
              </w:rPr>
            </w:pPr>
            <w:r w:rsidRPr="00195988">
              <w:t>7.32</w:t>
            </w:r>
          </w:p>
        </w:tc>
      </w:tr>
      <w:tr w:rsidR="006A5048" w:rsidRPr="00195988" w14:paraId="05664997"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32FDC6DF"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CC3286F" w14:textId="77777777" w:rsidR="006A5048" w:rsidRPr="00195988" w:rsidRDefault="006A5048" w:rsidP="00195988">
            <w:pPr>
              <w:spacing w:line="360" w:lineRule="auto"/>
              <w:ind w:left="0" w:firstLine="0"/>
            </w:pPr>
            <w:r w:rsidRPr="00195988">
              <w:t>Documentary proofs to substantiate professional qualifications and the qualified discipline of the applicant;</w:t>
            </w:r>
          </w:p>
        </w:tc>
        <w:tc>
          <w:tcPr>
            <w:tcW w:w="1134" w:type="dxa"/>
            <w:tcBorders>
              <w:top w:val="nil"/>
              <w:left w:val="nil"/>
              <w:bottom w:val="single" w:sz="4" w:space="0" w:color="auto"/>
              <w:right w:val="single" w:sz="4" w:space="0" w:color="auto"/>
            </w:tcBorders>
            <w:shd w:val="clear" w:color="auto" w:fill="auto"/>
            <w:noWrap/>
            <w:hideMark/>
          </w:tcPr>
          <w:p w14:paraId="75F318D7"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0A0CED3D"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2CF5FDD3" w14:textId="77777777" w:rsidR="006A5048" w:rsidRPr="00195988" w:rsidRDefault="006A5048" w:rsidP="00CF44D8">
            <w:pPr>
              <w:jc w:val="center"/>
              <w:rPr>
                <w:rFonts w:eastAsia="Times New Roman"/>
              </w:rPr>
            </w:pPr>
            <w:r w:rsidRPr="00195988">
              <w:rPr>
                <w:rFonts w:eastAsia="Times New Roman"/>
              </w:rPr>
              <w:t>50</w:t>
            </w:r>
          </w:p>
        </w:tc>
        <w:tc>
          <w:tcPr>
            <w:tcW w:w="992" w:type="dxa"/>
            <w:tcBorders>
              <w:top w:val="nil"/>
              <w:left w:val="nil"/>
              <w:bottom w:val="single" w:sz="4" w:space="0" w:color="auto"/>
              <w:right w:val="nil"/>
            </w:tcBorders>
            <w:shd w:val="clear" w:color="auto" w:fill="auto"/>
            <w:noWrap/>
            <w:hideMark/>
          </w:tcPr>
          <w:p w14:paraId="7417581F" w14:textId="77777777" w:rsidR="006A5048" w:rsidRPr="00195988" w:rsidRDefault="006A5048" w:rsidP="00CF44D8">
            <w:pPr>
              <w:jc w:val="center"/>
              <w:rPr>
                <w:rFonts w:eastAsia="Times New Roman"/>
              </w:rPr>
            </w:pPr>
            <w:r w:rsidRPr="00195988">
              <w:rPr>
                <w:rFonts w:eastAsia="Times New Roman"/>
              </w:rPr>
              <w:t>50</w:t>
            </w:r>
          </w:p>
        </w:tc>
        <w:tc>
          <w:tcPr>
            <w:tcW w:w="851" w:type="dxa"/>
            <w:tcBorders>
              <w:top w:val="nil"/>
              <w:left w:val="single" w:sz="8" w:space="0" w:color="auto"/>
              <w:bottom w:val="single" w:sz="4" w:space="0" w:color="auto"/>
              <w:right w:val="single" w:sz="4" w:space="0" w:color="auto"/>
            </w:tcBorders>
            <w:shd w:val="clear" w:color="auto" w:fill="auto"/>
            <w:noWrap/>
            <w:hideMark/>
          </w:tcPr>
          <w:p w14:paraId="3E9CA09D"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19CA6A8C" w14:textId="77777777" w:rsidR="006A5048" w:rsidRPr="00195988" w:rsidRDefault="006A5048" w:rsidP="00CF44D8">
            <w:pPr>
              <w:jc w:val="center"/>
              <w:rPr>
                <w:rFonts w:eastAsia="Times New Roman"/>
              </w:rPr>
            </w:pPr>
            <w:r w:rsidRPr="00195988">
              <w:t>7.32</w:t>
            </w:r>
          </w:p>
        </w:tc>
      </w:tr>
      <w:tr w:rsidR="006A5048" w:rsidRPr="00195988" w14:paraId="7B484527" w14:textId="77777777" w:rsidTr="00CF44D8">
        <w:trPr>
          <w:cantSplit/>
          <w:trHeight w:val="36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4021D955"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6D9B638C" w14:textId="77777777" w:rsidR="006A5048" w:rsidRPr="00195988" w:rsidRDefault="006A5048" w:rsidP="00CF44D8">
            <w:pPr>
              <w:rPr>
                <w:rFonts w:eastAsia="Times New Roman"/>
              </w:rPr>
            </w:pPr>
            <w:r w:rsidRPr="00195988">
              <w:rPr>
                <w:rFonts w:eastAsia="Times New Roman"/>
              </w:rPr>
              <w:t>Documentary proof of updated information related to the change of particulars;</w:t>
            </w:r>
          </w:p>
        </w:tc>
        <w:tc>
          <w:tcPr>
            <w:tcW w:w="1134" w:type="dxa"/>
            <w:tcBorders>
              <w:top w:val="nil"/>
              <w:left w:val="nil"/>
              <w:bottom w:val="single" w:sz="4" w:space="0" w:color="auto"/>
              <w:right w:val="single" w:sz="4" w:space="0" w:color="auto"/>
            </w:tcBorders>
            <w:shd w:val="clear" w:color="auto" w:fill="auto"/>
            <w:noWrap/>
            <w:hideMark/>
          </w:tcPr>
          <w:p w14:paraId="7D46F19C"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25AFE256"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678AD009" w14:textId="77777777" w:rsidR="006A5048" w:rsidRPr="00195988" w:rsidRDefault="006A5048" w:rsidP="00CF44D8">
            <w:pPr>
              <w:jc w:val="center"/>
              <w:rPr>
                <w:rFonts w:eastAsia="Times New Roman"/>
              </w:rPr>
            </w:pPr>
            <w:r w:rsidRPr="00195988">
              <w:rPr>
                <w:rFonts w:eastAsia="Times New Roman"/>
              </w:rPr>
              <w:t>50</w:t>
            </w:r>
          </w:p>
        </w:tc>
        <w:tc>
          <w:tcPr>
            <w:tcW w:w="992" w:type="dxa"/>
            <w:tcBorders>
              <w:top w:val="nil"/>
              <w:left w:val="nil"/>
              <w:bottom w:val="single" w:sz="4" w:space="0" w:color="auto"/>
              <w:right w:val="nil"/>
            </w:tcBorders>
            <w:shd w:val="clear" w:color="auto" w:fill="auto"/>
            <w:noWrap/>
            <w:hideMark/>
          </w:tcPr>
          <w:p w14:paraId="535BDE75" w14:textId="77777777" w:rsidR="006A5048" w:rsidRPr="00195988" w:rsidRDefault="006A5048" w:rsidP="00CF44D8">
            <w:pPr>
              <w:jc w:val="center"/>
              <w:rPr>
                <w:rFonts w:eastAsia="Times New Roman"/>
              </w:rPr>
            </w:pPr>
            <w:r w:rsidRPr="00195988">
              <w:rPr>
                <w:rFonts w:eastAsia="Times New Roman"/>
              </w:rPr>
              <w:t>50</w:t>
            </w:r>
          </w:p>
        </w:tc>
        <w:tc>
          <w:tcPr>
            <w:tcW w:w="851" w:type="dxa"/>
            <w:tcBorders>
              <w:top w:val="nil"/>
              <w:left w:val="single" w:sz="8" w:space="0" w:color="auto"/>
              <w:bottom w:val="single" w:sz="4" w:space="0" w:color="auto"/>
              <w:right w:val="single" w:sz="4" w:space="0" w:color="auto"/>
            </w:tcBorders>
            <w:shd w:val="clear" w:color="auto" w:fill="auto"/>
            <w:noWrap/>
            <w:hideMark/>
          </w:tcPr>
          <w:p w14:paraId="06720BA5"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603563F3" w14:textId="77777777" w:rsidR="006A5048" w:rsidRPr="00195988" w:rsidRDefault="006A5048" w:rsidP="00CF44D8">
            <w:pPr>
              <w:jc w:val="center"/>
              <w:rPr>
                <w:rFonts w:eastAsia="Times New Roman"/>
              </w:rPr>
            </w:pPr>
            <w:r w:rsidRPr="00195988">
              <w:t>7.32</w:t>
            </w:r>
          </w:p>
        </w:tc>
      </w:tr>
      <w:tr w:rsidR="006A5048" w:rsidRPr="00195988" w14:paraId="1759C9C6" w14:textId="77777777" w:rsidTr="00CF44D8">
        <w:trPr>
          <w:cantSplit/>
          <w:trHeight w:val="360"/>
          <w:tblHeader/>
        </w:trPr>
        <w:tc>
          <w:tcPr>
            <w:tcW w:w="1021" w:type="dxa"/>
            <w:tcBorders>
              <w:top w:val="single" w:sz="4" w:space="0" w:color="auto"/>
              <w:left w:val="single" w:sz="8" w:space="0" w:color="auto"/>
              <w:bottom w:val="single" w:sz="4" w:space="0" w:color="auto"/>
              <w:right w:val="single" w:sz="4" w:space="0" w:color="auto"/>
            </w:tcBorders>
            <w:shd w:val="clear" w:color="auto" w:fill="auto"/>
            <w:noWrap/>
            <w:hideMark/>
          </w:tcPr>
          <w:p w14:paraId="1E91EE3E"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8" w:space="0" w:color="auto"/>
              <w:right w:val="single" w:sz="4" w:space="0" w:color="auto"/>
            </w:tcBorders>
            <w:shd w:val="clear" w:color="auto" w:fill="auto"/>
            <w:hideMark/>
          </w:tcPr>
          <w:p w14:paraId="5F6D8AC7" w14:textId="4F418F0E" w:rsidR="006A5048" w:rsidRPr="00195988" w:rsidRDefault="006A5048" w:rsidP="00CF44D8">
            <w:pPr>
              <w:rPr>
                <w:rFonts w:eastAsia="Times New Roman"/>
              </w:rPr>
            </w:pPr>
            <w:r w:rsidRPr="00195988">
              <w:rPr>
                <w:rFonts w:eastAsia="Times New Roman"/>
              </w:rPr>
              <w:t>Outgoing correspondence (e.g. letter of outstanding information, confirmation, etc</w:t>
            </w:r>
            <w:r w:rsidR="00195988">
              <w:rPr>
                <w:rFonts w:eastAsia="Times New Roman"/>
              </w:rPr>
              <w:t>.</w:t>
            </w:r>
            <w:r w:rsidRPr="00195988">
              <w:rPr>
                <w:rFonts w:eastAsia="Times New Roman"/>
              </w:rPr>
              <w:t>)</w:t>
            </w:r>
          </w:p>
        </w:tc>
        <w:tc>
          <w:tcPr>
            <w:tcW w:w="1134" w:type="dxa"/>
            <w:tcBorders>
              <w:top w:val="nil"/>
              <w:left w:val="nil"/>
              <w:bottom w:val="single" w:sz="8" w:space="0" w:color="auto"/>
              <w:right w:val="single" w:sz="4" w:space="0" w:color="auto"/>
            </w:tcBorders>
            <w:shd w:val="clear" w:color="auto" w:fill="auto"/>
            <w:noWrap/>
            <w:hideMark/>
          </w:tcPr>
          <w:p w14:paraId="0871CE5C" w14:textId="77777777" w:rsidR="006A5048" w:rsidRPr="00195988" w:rsidRDefault="006A5048" w:rsidP="00CF44D8">
            <w:pPr>
              <w:jc w:val="center"/>
              <w:rPr>
                <w:rFonts w:eastAsia="Times New Roman"/>
              </w:rPr>
            </w:pPr>
            <w:r w:rsidRPr="00195988">
              <w:rPr>
                <w:rFonts w:eastAsia="Times New Roman"/>
              </w:rPr>
              <w:t>10</w:t>
            </w:r>
          </w:p>
        </w:tc>
        <w:tc>
          <w:tcPr>
            <w:tcW w:w="851" w:type="dxa"/>
            <w:tcBorders>
              <w:top w:val="nil"/>
              <w:left w:val="nil"/>
              <w:bottom w:val="single" w:sz="8" w:space="0" w:color="auto"/>
              <w:right w:val="single" w:sz="4" w:space="0" w:color="auto"/>
            </w:tcBorders>
            <w:shd w:val="clear" w:color="auto" w:fill="auto"/>
            <w:noWrap/>
            <w:hideMark/>
          </w:tcPr>
          <w:p w14:paraId="11065FA3"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8" w:space="0" w:color="auto"/>
              <w:right w:val="single" w:sz="4" w:space="0" w:color="auto"/>
            </w:tcBorders>
            <w:shd w:val="clear" w:color="auto" w:fill="auto"/>
            <w:noWrap/>
            <w:hideMark/>
          </w:tcPr>
          <w:p w14:paraId="3C8FBD3E" w14:textId="77777777" w:rsidR="006A5048" w:rsidRPr="00195988" w:rsidRDefault="006A5048" w:rsidP="00CF44D8">
            <w:pPr>
              <w:jc w:val="center"/>
              <w:rPr>
                <w:rFonts w:eastAsia="Times New Roman"/>
              </w:rPr>
            </w:pPr>
            <w:r w:rsidRPr="00195988">
              <w:rPr>
                <w:rFonts w:eastAsia="Times New Roman"/>
              </w:rPr>
              <w:t>2</w:t>
            </w:r>
          </w:p>
        </w:tc>
        <w:tc>
          <w:tcPr>
            <w:tcW w:w="992" w:type="dxa"/>
            <w:tcBorders>
              <w:top w:val="single" w:sz="4" w:space="0" w:color="auto"/>
              <w:left w:val="nil"/>
              <w:bottom w:val="single" w:sz="4" w:space="0" w:color="auto"/>
              <w:right w:val="nil"/>
            </w:tcBorders>
            <w:shd w:val="clear" w:color="auto" w:fill="auto"/>
            <w:noWrap/>
            <w:hideMark/>
          </w:tcPr>
          <w:p w14:paraId="715BC2DF" w14:textId="77777777" w:rsidR="006A5048" w:rsidRPr="00195988" w:rsidRDefault="006A5048" w:rsidP="00CF44D8">
            <w:pPr>
              <w:jc w:val="center"/>
              <w:rPr>
                <w:rFonts w:eastAsia="Times New Roman"/>
              </w:rPr>
            </w:pPr>
            <w:r w:rsidRPr="00195988">
              <w:rPr>
                <w:rFonts w:eastAsia="Times New Roman"/>
              </w:rPr>
              <w:t>20</w:t>
            </w:r>
          </w:p>
        </w:tc>
        <w:tc>
          <w:tcPr>
            <w:tcW w:w="851" w:type="dxa"/>
            <w:tcBorders>
              <w:top w:val="nil"/>
              <w:left w:val="single" w:sz="8" w:space="0" w:color="auto"/>
              <w:bottom w:val="single" w:sz="8" w:space="0" w:color="auto"/>
              <w:right w:val="single" w:sz="4" w:space="0" w:color="auto"/>
            </w:tcBorders>
            <w:shd w:val="clear" w:color="auto" w:fill="auto"/>
            <w:noWrap/>
            <w:hideMark/>
          </w:tcPr>
          <w:p w14:paraId="684FCC8F" w14:textId="77777777" w:rsidR="006A5048" w:rsidRPr="00195988" w:rsidRDefault="006A5048" w:rsidP="00CF44D8">
            <w:pPr>
              <w:jc w:val="center"/>
              <w:rPr>
                <w:rFonts w:eastAsia="Times New Roman"/>
              </w:rPr>
            </w:pPr>
            <w:r w:rsidRPr="00195988">
              <w:t>150</w:t>
            </w:r>
          </w:p>
        </w:tc>
        <w:tc>
          <w:tcPr>
            <w:tcW w:w="1134" w:type="dxa"/>
            <w:tcBorders>
              <w:top w:val="single" w:sz="4" w:space="0" w:color="auto"/>
              <w:left w:val="nil"/>
              <w:bottom w:val="single" w:sz="8" w:space="0" w:color="auto"/>
              <w:right w:val="single" w:sz="8" w:space="0" w:color="auto"/>
            </w:tcBorders>
            <w:shd w:val="clear" w:color="auto" w:fill="auto"/>
            <w:noWrap/>
            <w:hideMark/>
          </w:tcPr>
          <w:p w14:paraId="58678B59" w14:textId="77777777" w:rsidR="006A5048" w:rsidRPr="00195988" w:rsidRDefault="006A5048" w:rsidP="00CF44D8">
            <w:pPr>
              <w:jc w:val="center"/>
              <w:rPr>
                <w:rFonts w:eastAsia="Times New Roman"/>
              </w:rPr>
            </w:pPr>
            <w:r w:rsidRPr="00195988">
              <w:t>2.93</w:t>
            </w:r>
          </w:p>
        </w:tc>
      </w:tr>
      <w:tr w:rsidR="006A5048" w:rsidRPr="00195988" w14:paraId="429B89EE" w14:textId="77777777" w:rsidTr="00CF44D8">
        <w:trPr>
          <w:cantSplit/>
          <w:trHeight w:val="360"/>
          <w:tblHeader/>
        </w:trPr>
        <w:tc>
          <w:tcPr>
            <w:tcW w:w="1021" w:type="dxa"/>
            <w:tcBorders>
              <w:top w:val="single" w:sz="4" w:space="0" w:color="auto"/>
              <w:right w:val="nil"/>
            </w:tcBorders>
            <w:shd w:val="clear" w:color="auto" w:fill="auto"/>
            <w:noWrap/>
            <w:hideMark/>
          </w:tcPr>
          <w:p w14:paraId="6A9E6EBE"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nil"/>
              <w:right w:val="nil"/>
            </w:tcBorders>
            <w:shd w:val="clear" w:color="auto" w:fill="auto"/>
            <w:noWrap/>
            <w:hideMark/>
          </w:tcPr>
          <w:p w14:paraId="5B0B699B" w14:textId="77777777" w:rsidR="006A5048" w:rsidRPr="00195988" w:rsidRDefault="006A5048" w:rsidP="00CF44D8">
            <w:pPr>
              <w:jc w:val="right"/>
              <w:rPr>
                <w:rFonts w:eastAsia="Times New Roman"/>
                <w:b/>
                <w:bCs/>
              </w:rPr>
            </w:pPr>
            <w:r w:rsidRPr="00195988">
              <w:rPr>
                <w:rFonts w:eastAsia="Times New Roman"/>
                <w:b/>
                <w:bCs/>
              </w:rPr>
              <w:t>Total :</w:t>
            </w:r>
          </w:p>
        </w:tc>
        <w:tc>
          <w:tcPr>
            <w:tcW w:w="1134" w:type="dxa"/>
            <w:tcBorders>
              <w:top w:val="nil"/>
              <w:left w:val="nil"/>
              <w:bottom w:val="double" w:sz="6" w:space="0" w:color="auto"/>
              <w:right w:val="nil"/>
            </w:tcBorders>
            <w:shd w:val="clear" w:color="auto" w:fill="auto"/>
            <w:noWrap/>
            <w:hideMark/>
          </w:tcPr>
          <w:p w14:paraId="5FDF3F71" w14:textId="77777777" w:rsidR="006A5048" w:rsidRPr="00195988" w:rsidRDefault="006A5048" w:rsidP="00CF44D8">
            <w:pPr>
              <w:jc w:val="center"/>
              <w:rPr>
                <w:rFonts w:eastAsia="Times New Roman"/>
                <w:b/>
                <w:bCs/>
              </w:rPr>
            </w:pPr>
            <w:r w:rsidRPr="00195988">
              <w:rPr>
                <w:rFonts w:eastAsia="Times New Roman"/>
                <w:b/>
                <w:bCs/>
              </w:rPr>
              <w:t>14</w:t>
            </w:r>
          </w:p>
        </w:tc>
        <w:tc>
          <w:tcPr>
            <w:tcW w:w="851" w:type="dxa"/>
            <w:tcBorders>
              <w:top w:val="nil"/>
              <w:left w:val="nil"/>
              <w:bottom w:val="nil"/>
              <w:right w:val="nil"/>
            </w:tcBorders>
            <w:shd w:val="clear" w:color="auto" w:fill="auto"/>
            <w:noWrap/>
            <w:hideMark/>
          </w:tcPr>
          <w:p w14:paraId="1291AD9E" w14:textId="77777777" w:rsidR="006A5048" w:rsidRPr="00195988" w:rsidRDefault="006A5048" w:rsidP="00CF44D8">
            <w:pPr>
              <w:jc w:val="center"/>
              <w:rPr>
                <w:rFonts w:eastAsia="Times New Roman"/>
                <w:b/>
                <w:bCs/>
              </w:rPr>
            </w:pPr>
          </w:p>
        </w:tc>
        <w:tc>
          <w:tcPr>
            <w:tcW w:w="992" w:type="dxa"/>
            <w:tcBorders>
              <w:top w:val="nil"/>
              <w:left w:val="nil"/>
              <w:bottom w:val="nil"/>
              <w:right w:val="nil"/>
            </w:tcBorders>
            <w:shd w:val="clear" w:color="auto" w:fill="auto"/>
            <w:noWrap/>
            <w:hideMark/>
          </w:tcPr>
          <w:p w14:paraId="79BE3886" w14:textId="77777777" w:rsidR="006A5048" w:rsidRPr="00195988" w:rsidRDefault="006A5048" w:rsidP="00CF44D8">
            <w:pPr>
              <w:jc w:val="center"/>
              <w:rPr>
                <w:rFonts w:eastAsia="Times New Roman"/>
                <w:b/>
                <w:bCs/>
              </w:rPr>
            </w:pPr>
          </w:p>
        </w:tc>
        <w:tc>
          <w:tcPr>
            <w:tcW w:w="992" w:type="dxa"/>
            <w:tcBorders>
              <w:top w:val="single" w:sz="4" w:space="0" w:color="auto"/>
              <w:left w:val="nil"/>
              <w:bottom w:val="double" w:sz="4" w:space="0" w:color="auto"/>
            </w:tcBorders>
            <w:shd w:val="clear" w:color="auto" w:fill="auto"/>
            <w:noWrap/>
            <w:hideMark/>
          </w:tcPr>
          <w:p w14:paraId="118B5A61" w14:textId="77777777" w:rsidR="006A5048" w:rsidRPr="00195988" w:rsidRDefault="006A5048" w:rsidP="00CF44D8">
            <w:pPr>
              <w:jc w:val="center"/>
              <w:rPr>
                <w:rFonts w:eastAsia="Times New Roman"/>
                <w:b/>
                <w:bCs/>
              </w:rPr>
            </w:pPr>
            <w:r w:rsidRPr="00195988">
              <w:rPr>
                <w:rFonts w:eastAsia="Times New Roman"/>
                <w:b/>
                <w:bCs/>
              </w:rPr>
              <w:t>179</w:t>
            </w:r>
          </w:p>
        </w:tc>
        <w:tc>
          <w:tcPr>
            <w:tcW w:w="851" w:type="dxa"/>
            <w:tcBorders>
              <w:top w:val="nil"/>
              <w:left w:val="nil"/>
              <w:bottom w:val="nil"/>
              <w:right w:val="nil"/>
            </w:tcBorders>
            <w:shd w:val="clear" w:color="auto" w:fill="auto"/>
            <w:noWrap/>
            <w:hideMark/>
          </w:tcPr>
          <w:p w14:paraId="2A16EBB8" w14:textId="77777777" w:rsidR="006A5048" w:rsidRPr="00195988" w:rsidRDefault="006A5048" w:rsidP="00CF44D8">
            <w:pPr>
              <w:jc w:val="center"/>
              <w:rPr>
                <w:rFonts w:eastAsia="Times New Roman"/>
              </w:rPr>
            </w:pPr>
          </w:p>
        </w:tc>
        <w:tc>
          <w:tcPr>
            <w:tcW w:w="1134" w:type="dxa"/>
            <w:tcBorders>
              <w:top w:val="single" w:sz="8" w:space="0" w:color="auto"/>
              <w:left w:val="nil"/>
              <w:bottom w:val="double" w:sz="4" w:space="0" w:color="auto"/>
            </w:tcBorders>
            <w:shd w:val="clear" w:color="auto" w:fill="auto"/>
            <w:noWrap/>
            <w:hideMark/>
          </w:tcPr>
          <w:p w14:paraId="4C5DB953" w14:textId="77777777" w:rsidR="006A5048" w:rsidRPr="00195988" w:rsidRDefault="006A5048" w:rsidP="00CF44D8">
            <w:pPr>
              <w:jc w:val="center"/>
              <w:rPr>
                <w:rFonts w:eastAsia="Times New Roman"/>
                <w:b/>
                <w:bCs/>
              </w:rPr>
            </w:pPr>
            <w:r w:rsidRPr="00195988">
              <w:rPr>
                <w:b/>
                <w:bCs/>
              </w:rPr>
              <w:t>26.22</w:t>
            </w:r>
          </w:p>
        </w:tc>
      </w:tr>
    </w:tbl>
    <w:p w14:paraId="64075510" w14:textId="77777777" w:rsidR="006A5048" w:rsidRPr="00195988" w:rsidRDefault="006A5048" w:rsidP="006A5048">
      <w:pPr>
        <w:pStyle w:val="BodyText2"/>
        <w:rPr>
          <w:lang w:eastAsia="zh-HK"/>
        </w:rPr>
      </w:pPr>
    </w:p>
    <w:tbl>
      <w:tblPr>
        <w:tblW w:w="0" w:type="auto"/>
        <w:tblLayout w:type="fixed"/>
        <w:tblCellMar>
          <w:left w:w="28" w:type="dxa"/>
          <w:right w:w="28" w:type="dxa"/>
        </w:tblCellMar>
        <w:tblLook w:val="04A0" w:firstRow="1" w:lastRow="0" w:firstColumn="1" w:lastColumn="0" w:noHBand="0" w:noVBand="1"/>
      </w:tblPr>
      <w:tblGrid>
        <w:gridCol w:w="1021"/>
        <w:gridCol w:w="6945"/>
        <w:gridCol w:w="1134"/>
        <w:gridCol w:w="851"/>
        <w:gridCol w:w="992"/>
        <w:gridCol w:w="992"/>
        <w:gridCol w:w="851"/>
        <w:gridCol w:w="1134"/>
      </w:tblGrid>
      <w:tr w:rsidR="006A5048" w:rsidRPr="00195988" w14:paraId="1C0E3DEA" w14:textId="77777777" w:rsidTr="00CF44D8">
        <w:trPr>
          <w:cantSplit/>
          <w:trHeight w:val="915"/>
          <w:tblHeader/>
        </w:trPr>
        <w:tc>
          <w:tcPr>
            <w:tcW w:w="1021" w:type="dxa"/>
            <w:tcBorders>
              <w:top w:val="single" w:sz="8" w:space="0" w:color="auto"/>
              <w:left w:val="single" w:sz="8" w:space="0" w:color="auto"/>
              <w:bottom w:val="single" w:sz="8" w:space="0" w:color="auto"/>
              <w:right w:val="single" w:sz="4" w:space="0" w:color="auto"/>
            </w:tcBorders>
            <w:shd w:val="clear" w:color="auto" w:fill="auto"/>
            <w:noWrap/>
            <w:hideMark/>
          </w:tcPr>
          <w:p w14:paraId="08572C58" w14:textId="77777777" w:rsidR="006A5048" w:rsidRPr="00195988" w:rsidRDefault="006A5048" w:rsidP="00195988">
            <w:pPr>
              <w:spacing w:line="360" w:lineRule="auto"/>
              <w:ind w:left="0" w:firstLine="0"/>
              <w:jc w:val="center"/>
              <w:rPr>
                <w:b/>
              </w:rPr>
            </w:pPr>
            <w:r w:rsidRPr="00195988">
              <w:rPr>
                <w:b/>
              </w:rPr>
              <w:lastRenderedPageBreak/>
              <w:t>Case Type</w:t>
            </w:r>
          </w:p>
        </w:tc>
        <w:tc>
          <w:tcPr>
            <w:tcW w:w="6945" w:type="dxa"/>
            <w:tcBorders>
              <w:top w:val="single" w:sz="8" w:space="0" w:color="auto"/>
              <w:left w:val="nil"/>
              <w:bottom w:val="nil"/>
              <w:right w:val="single" w:sz="4" w:space="0" w:color="auto"/>
            </w:tcBorders>
            <w:shd w:val="clear" w:color="auto" w:fill="auto"/>
            <w:noWrap/>
            <w:hideMark/>
          </w:tcPr>
          <w:p w14:paraId="134CE42B" w14:textId="77777777" w:rsidR="006A5048" w:rsidRPr="00195988" w:rsidRDefault="006A5048" w:rsidP="00195988">
            <w:pPr>
              <w:spacing w:line="360" w:lineRule="auto"/>
              <w:ind w:left="0" w:firstLine="0"/>
              <w:jc w:val="center"/>
              <w:rPr>
                <w:b/>
              </w:rPr>
            </w:pPr>
            <w:r w:rsidRPr="00195988">
              <w:rPr>
                <w:b/>
              </w:rPr>
              <w:t>Case Attachments per submission</w:t>
            </w:r>
          </w:p>
        </w:tc>
        <w:tc>
          <w:tcPr>
            <w:tcW w:w="1134" w:type="dxa"/>
            <w:tcBorders>
              <w:top w:val="single" w:sz="8" w:space="0" w:color="auto"/>
              <w:left w:val="nil"/>
              <w:bottom w:val="nil"/>
              <w:right w:val="single" w:sz="4" w:space="0" w:color="auto"/>
            </w:tcBorders>
            <w:shd w:val="clear" w:color="auto" w:fill="auto"/>
            <w:hideMark/>
          </w:tcPr>
          <w:p w14:paraId="07DA01F1" w14:textId="77777777" w:rsidR="006A5048" w:rsidRPr="00195988" w:rsidRDefault="006A5048" w:rsidP="00195988">
            <w:pPr>
              <w:spacing w:line="360" w:lineRule="auto"/>
              <w:ind w:left="0" w:firstLine="0"/>
              <w:jc w:val="center"/>
              <w:rPr>
                <w:b/>
              </w:rPr>
            </w:pPr>
            <w:r w:rsidRPr="00195988">
              <w:rPr>
                <w:b/>
              </w:rPr>
              <w:t>Est. no. of documents</w:t>
            </w:r>
          </w:p>
        </w:tc>
        <w:tc>
          <w:tcPr>
            <w:tcW w:w="851" w:type="dxa"/>
            <w:tcBorders>
              <w:top w:val="single" w:sz="8" w:space="0" w:color="auto"/>
              <w:left w:val="nil"/>
              <w:bottom w:val="nil"/>
              <w:right w:val="single" w:sz="4" w:space="0" w:color="auto"/>
            </w:tcBorders>
            <w:shd w:val="clear" w:color="auto" w:fill="auto"/>
            <w:hideMark/>
          </w:tcPr>
          <w:p w14:paraId="5189367E" w14:textId="77777777" w:rsidR="006A5048" w:rsidRPr="00195988" w:rsidRDefault="006A5048" w:rsidP="00195988">
            <w:pPr>
              <w:spacing w:line="360" w:lineRule="auto"/>
              <w:ind w:left="0" w:firstLine="0"/>
              <w:jc w:val="center"/>
              <w:rPr>
                <w:b/>
              </w:rPr>
            </w:pPr>
            <w:r w:rsidRPr="00195988">
              <w:rPr>
                <w:b/>
              </w:rPr>
              <w:t>Actual no. of pages</w:t>
            </w:r>
          </w:p>
        </w:tc>
        <w:tc>
          <w:tcPr>
            <w:tcW w:w="992" w:type="dxa"/>
            <w:tcBorders>
              <w:top w:val="single" w:sz="8" w:space="0" w:color="auto"/>
              <w:left w:val="nil"/>
              <w:bottom w:val="nil"/>
              <w:right w:val="single" w:sz="4" w:space="0" w:color="auto"/>
            </w:tcBorders>
            <w:shd w:val="clear" w:color="auto" w:fill="auto"/>
            <w:hideMark/>
          </w:tcPr>
          <w:p w14:paraId="17FC659B" w14:textId="77777777" w:rsidR="006A5048" w:rsidRPr="00195988" w:rsidRDefault="006A5048" w:rsidP="00195988">
            <w:pPr>
              <w:spacing w:line="360" w:lineRule="auto"/>
              <w:ind w:left="0" w:firstLine="0"/>
              <w:jc w:val="center"/>
              <w:rPr>
                <w:b/>
              </w:rPr>
            </w:pPr>
            <w:r w:rsidRPr="00195988">
              <w:rPr>
                <w:b/>
              </w:rPr>
              <w:t>Est. no. of pages per document</w:t>
            </w:r>
          </w:p>
        </w:tc>
        <w:tc>
          <w:tcPr>
            <w:tcW w:w="992" w:type="dxa"/>
            <w:tcBorders>
              <w:top w:val="single" w:sz="8" w:space="0" w:color="auto"/>
              <w:left w:val="nil"/>
              <w:bottom w:val="single" w:sz="8" w:space="0" w:color="auto"/>
              <w:right w:val="nil"/>
            </w:tcBorders>
            <w:shd w:val="clear" w:color="auto" w:fill="auto"/>
            <w:hideMark/>
          </w:tcPr>
          <w:p w14:paraId="48D29904" w14:textId="77777777" w:rsidR="006A5048" w:rsidRPr="00195988" w:rsidRDefault="006A5048" w:rsidP="00195988">
            <w:pPr>
              <w:spacing w:line="360" w:lineRule="auto"/>
              <w:ind w:left="0" w:firstLine="0"/>
              <w:jc w:val="center"/>
              <w:rPr>
                <w:b/>
              </w:rPr>
            </w:pPr>
            <w:r w:rsidRPr="00195988">
              <w:rPr>
                <w:b/>
              </w:rPr>
              <w:t>Total est. no. of pages</w:t>
            </w:r>
          </w:p>
        </w:tc>
        <w:tc>
          <w:tcPr>
            <w:tcW w:w="851" w:type="dxa"/>
            <w:tcBorders>
              <w:top w:val="single" w:sz="8" w:space="0" w:color="auto"/>
              <w:left w:val="single" w:sz="8" w:space="0" w:color="auto"/>
              <w:bottom w:val="nil"/>
              <w:right w:val="single" w:sz="4" w:space="0" w:color="auto"/>
            </w:tcBorders>
            <w:shd w:val="clear" w:color="auto" w:fill="auto"/>
            <w:hideMark/>
          </w:tcPr>
          <w:p w14:paraId="524500A6" w14:textId="77777777" w:rsidR="006A5048" w:rsidRPr="00195988" w:rsidRDefault="006A5048" w:rsidP="00195988">
            <w:pPr>
              <w:spacing w:line="360" w:lineRule="auto"/>
              <w:ind w:left="0" w:firstLine="0"/>
              <w:jc w:val="center"/>
              <w:rPr>
                <w:b/>
              </w:rPr>
            </w:pPr>
            <w:r w:rsidRPr="00195988">
              <w:rPr>
                <w:b/>
              </w:rPr>
              <w:t>Size per page (KB)</w:t>
            </w:r>
          </w:p>
        </w:tc>
        <w:tc>
          <w:tcPr>
            <w:tcW w:w="1134" w:type="dxa"/>
            <w:tcBorders>
              <w:top w:val="single" w:sz="8" w:space="0" w:color="auto"/>
              <w:left w:val="nil"/>
              <w:bottom w:val="single" w:sz="8" w:space="0" w:color="auto"/>
              <w:right w:val="single" w:sz="8" w:space="0" w:color="auto"/>
            </w:tcBorders>
            <w:shd w:val="clear" w:color="auto" w:fill="auto"/>
            <w:hideMark/>
          </w:tcPr>
          <w:p w14:paraId="3C36C41C" w14:textId="77777777" w:rsidR="006A5048" w:rsidRPr="00195988" w:rsidRDefault="006A5048" w:rsidP="00195988">
            <w:pPr>
              <w:spacing w:line="360" w:lineRule="auto"/>
              <w:ind w:left="0" w:firstLine="0"/>
              <w:jc w:val="center"/>
              <w:rPr>
                <w:b/>
              </w:rPr>
            </w:pPr>
            <w:r w:rsidRPr="00195988">
              <w:rPr>
                <w:b/>
              </w:rPr>
              <w:t>Total est. size of attachment (MB)</w:t>
            </w:r>
          </w:p>
        </w:tc>
      </w:tr>
      <w:tr w:rsidR="006A5048" w:rsidRPr="00195988" w14:paraId="586C00D4" w14:textId="77777777" w:rsidTr="00CF44D8">
        <w:trPr>
          <w:cantSplit/>
          <w:trHeight w:val="345"/>
          <w:tblHeader/>
        </w:trPr>
        <w:tc>
          <w:tcPr>
            <w:tcW w:w="1021" w:type="dxa"/>
            <w:tcBorders>
              <w:top w:val="single" w:sz="8" w:space="0" w:color="auto"/>
              <w:left w:val="single" w:sz="8" w:space="0" w:color="auto"/>
              <w:bottom w:val="single" w:sz="4" w:space="0" w:color="auto"/>
              <w:right w:val="single" w:sz="4" w:space="0" w:color="auto"/>
            </w:tcBorders>
            <w:shd w:val="clear" w:color="auto" w:fill="auto"/>
            <w:noWrap/>
            <w:hideMark/>
          </w:tcPr>
          <w:p w14:paraId="696A0861" w14:textId="77777777" w:rsidR="006A5048" w:rsidRPr="00195988" w:rsidRDefault="006A5048" w:rsidP="00CF44D8">
            <w:pPr>
              <w:jc w:val="both"/>
              <w:rPr>
                <w:rFonts w:eastAsia="Times New Roman"/>
                <w:b/>
                <w:bCs/>
              </w:rPr>
            </w:pPr>
            <w:r w:rsidRPr="00195988">
              <w:rPr>
                <w:rFonts w:eastAsia="Times New Roman"/>
                <w:b/>
                <w:bCs/>
              </w:rPr>
              <w:t>COCR</w:t>
            </w:r>
          </w:p>
        </w:tc>
        <w:tc>
          <w:tcPr>
            <w:tcW w:w="6945" w:type="dxa"/>
            <w:tcBorders>
              <w:top w:val="single" w:sz="8" w:space="0" w:color="auto"/>
              <w:left w:val="nil"/>
              <w:bottom w:val="single" w:sz="4" w:space="0" w:color="auto"/>
              <w:right w:val="single" w:sz="4" w:space="0" w:color="auto"/>
            </w:tcBorders>
            <w:shd w:val="clear" w:color="auto" w:fill="auto"/>
            <w:hideMark/>
          </w:tcPr>
          <w:p w14:paraId="23D0714B" w14:textId="77777777" w:rsidR="006A5048" w:rsidRPr="00195988" w:rsidRDefault="006A5048" w:rsidP="00195988">
            <w:pPr>
              <w:spacing w:line="360" w:lineRule="auto"/>
              <w:ind w:left="0" w:firstLine="0"/>
            </w:pPr>
            <w:r w:rsidRPr="00195988">
              <w:t>Completed specified form EE1 (for Stage One Declaration)</w:t>
            </w:r>
          </w:p>
        </w:tc>
        <w:tc>
          <w:tcPr>
            <w:tcW w:w="1134" w:type="dxa"/>
            <w:tcBorders>
              <w:top w:val="single" w:sz="8" w:space="0" w:color="auto"/>
              <w:left w:val="nil"/>
              <w:bottom w:val="single" w:sz="4" w:space="0" w:color="auto"/>
              <w:right w:val="single" w:sz="4" w:space="0" w:color="auto"/>
            </w:tcBorders>
            <w:shd w:val="clear" w:color="auto" w:fill="auto"/>
            <w:noWrap/>
            <w:hideMark/>
          </w:tcPr>
          <w:p w14:paraId="0E970DFC"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single" w:sz="8" w:space="0" w:color="auto"/>
              <w:left w:val="nil"/>
              <w:bottom w:val="single" w:sz="4" w:space="0" w:color="auto"/>
              <w:right w:val="single" w:sz="4" w:space="0" w:color="auto"/>
            </w:tcBorders>
            <w:shd w:val="clear" w:color="auto" w:fill="auto"/>
            <w:noWrap/>
            <w:hideMark/>
          </w:tcPr>
          <w:p w14:paraId="540037D0" w14:textId="77777777" w:rsidR="006A5048" w:rsidRPr="00195988" w:rsidRDefault="006A5048" w:rsidP="00CF44D8">
            <w:pPr>
              <w:jc w:val="center"/>
              <w:rPr>
                <w:rFonts w:eastAsia="Times New Roman"/>
              </w:rPr>
            </w:pPr>
            <w:r w:rsidRPr="00195988">
              <w:rPr>
                <w:rFonts w:eastAsia="Times New Roman"/>
              </w:rPr>
              <w:t>5</w:t>
            </w:r>
          </w:p>
        </w:tc>
        <w:tc>
          <w:tcPr>
            <w:tcW w:w="992" w:type="dxa"/>
            <w:tcBorders>
              <w:top w:val="single" w:sz="8" w:space="0" w:color="auto"/>
              <w:left w:val="nil"/>
              <w:bottom w:val="single" w:sz="4" w:space="0" w:color="auto"/>
              <w:right w:val="single" w:sz="4" w:space="0" w:color="auto"/>
            </w:tcBorders>
            <w:shd w:val="clear" w:color="auto" w:fill="auto"/>
            <w:noWrap/>
            <w:hideMark/>
          </w:tcPr>
          <w:p w14:paraId="276A1A67"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single" w:sz="8" w:space="0" w:color="auto"/>
              <w:left w:val="nil"/>
              <w:bottom w:val="single" w:sz="4" w:space="0" w:color="auto"/>
              <w:right w:val="nil"/>
            </w:tcBorders>
            <w:shd w:val="clear" w:color="auto" w:fill="auto"/>
            <w:noWrap/>
            <w:hideMark/>
          </w:tcPr>
          <w:p w14:paraId="2C83B437"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single" w:sz="8" w:space="0" w:color="auto"/>
              <w:left w:val="single" w:sz="8" w:space="0" w:color="auto"/>
              <w:bottom w:val="single" w:sz="4" w:space="0" w:color="auto"/>
              <w:right w:val="single" w:sz="4" w:space="0" w:color="auto"/>
            </w:tcBorders>
            <w:shd w:val="clear" w:color="auto" w:fill="auto"/>
            <w:noWrap/>
            <w:hideMark/>
          </w:tcPr>
          <w:p w14:paraId="53A570CE" w14:textId="77777777" w:rsidR="006A5048" w:rsidRPr="00195988" w:rsidRDefault="006A5048" w:rsidP="00CF44D8">
            <w:pPr>
              <w:jc w:val="center"/>
              <w:rPr>
                <w:rFonts w:eastAsia="Times New Roman"/>
              </w:rPr>
            </w:pPr>
            <w:r w:rsidRPr="00195988">
              <w:t>150</w:t>
            </w:r>
          </w:p>
        </w:tc>
        <w:tc>
          <w:tcPr>
            <w:tcW w:w="1134" w:type="dxa"/>
            <w:tcBorders>
              <w:top w:val="single" w:sz="8" w:space="0" w:color="auto"/>
              <w:left w:val="nil"/>
              <w:bottom w:val="single" w:sz="4" w:space="0" w:color="auto"/>
              <w:right w:val="single" w:sz="8" w:space="0" w:color="auto"/>
            </w:tcBorders>
            <w:shd w:val="clear" w:color="auto" w:fill="auto"/>
            <w:noWrap/>
            <w:hideMark/>
          </w:tcPr>
          <w:p w14:paraId="0CE56BFA" w14:textId="77777777" w:rsidR="006A5048" w:rsidRPr="00195988" w:rsidRDefault="006A5048" w:rsidP="00CF44D8">
            <w:pPr>
              <w:jc w:val="center"/>
              <w:rPr>
                <w:rFonts w:eastAsia="Times New Roman"/>
              </w:rPr>
            </w:pPr>
            <w:r w:rsidRPr="00195988">
              <w:t>1.17</w:t>
            </w:r>
          </w:p>
        </w:tc>
      </w:tr>
      <w:tr w:rsidR="006A5048" w:rsidRPr="00195988" w14:paraId="77A2BD10" w14:textId="77777777" w:rsidTr="00CF44D8">
        <w:trPr>
          <w:cantSplit/>
          <w:trHeight w:val="9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4268A8E5"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42437E7" w14:textId="77777777" w:rsidR="006A5048" w:rsidRPr="00195988" w:rsidRDefault="006A5048" w:rsidP="00195988">
            <w:pPr>
              <w:spacing w:line="360" w:lineRule="auto"/>
              <w:ind w:left="0" w:firstLine="0"/>
            </w:pPr>
            <w:r w:rsidRPr="00195988">
              <w:t>1) Completed specified form EE2 (for Stage Two Declaration); or</w:t>
            </w:r>
            <w:r w:rsidRPr="00195988">
              <w:br/>
              <w:t>2) Completed specified form EE3 (for Renewal of Certificate of Compliance Registration);</w:t>
            </w:r>
          </w:p>
        </w:tc>
        <w:tc>
          <w:tcPr>
            <w:tcW w:w="1134" w:type="dxa"/>
            <w:tcBorders>
              <w:top w:val="nil"/>
              <w:left w:val="nil"/>
              <w:bottom w:val="single" w:sz="4" w:space="0" w:color="auto"/>
              <w:right w:val="single" w:sz="4" w:space="0" w:color="auto"/>
            </w:tcBorders>
            <w:shd w:val="clear" w:color="auto" w:fill="auto"/>
            <w:noWrap/>
            <w:hideMark/>
          </w:tcPr>
          <w:p w14:paraId="3C81632C"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4AC6690C" w14:textId="77777777" w:rsidR="006A5048" w:rsidRPr="00195988" w:rsidRDefault="006A5048" w:rsidP="00CF44D8">
            <w:pPr>
              <w:jc w:val="center"/>
              <w:rPr>
                <w:rFonts w:eastAsia="Times New Roman"/>
              </w:rPr>
            </w:pPr>
            <w:r w:rsidRPr="00195988">
              <w:rPr>
                <w:rFonts w:eastAsia="Times New Roman"/>
              </w:rPr>
              <w:t>5</w:t>
            </w:r>
          </w:p>
        </w:tc>
        <w:tc>
          <w:tcPr>
            <w:tcW w:w="992" w:type="dxa"/>
            <w:tcBorders>
              <w:top w:val="nil"/>
              <w:left w:val="nil"/>
              <w:bottom w:val="single" w:sz="4" w:space="0" w:color="auto"/>
              <w:right w:val="single" w:sz="4" w:space="0" w:color="auto"/>
            </w:tcBorders>
            <w:shd w:val="clear" w:color="auto" w:fill="auto"/>
            <w:noWrap/>
            <w:hideMark/>
          </w:tcPr>
          <w:p w14:paraId="38B8D7F0"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2640DF37"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21C01055"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603F4E11" w14:textId="77777777" w:rsidR="006A5048" w:rsidRPr="00195988" w:rsidRDefault="006A5048" w:rsidP="00CF44D8">
            <w:pPr>
              <w:jc w:val="center"/>
              <w:rPr>
                <w:rFonts w:eastAsia="Times New Roman"/>
              </w:rPr>
            </w:pPr>
            <w:r w:rsidRPr="00195988">
              <w:t>1.17</w:t>
            </w:r>
          </w:p>
        </w:tc>
      </w:tr>
      <w:tr w:rsidR="006A5048" w:rsidRPr="00195988" w14:paraId="2967B149"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393BF551"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C3EEA7C" w14:textId="77777777" w:rsidR="006A5048" w:rsidRPr="00195988" w:rsidRDefault="006A5048" w:rsidP="00195988">
            <w:pPr>
              <w:spacing w:line="360" w:lineRule="auto"/>
              <w:ind w:left="0" w:firstLine="0"/>
            </w:pPr>
            <w:r w:rsidRPr="00195988">
              <w:t>Completed form EE-SU (Supplementary Information Form);</w:t>
            </w:r>
          </w:p>
        </w:tc>
        <w:tc>
          <w:tcPr>
            <w:tcW w:w="1134" w:type="dxa"/>
            <w:tcBorders>
              <w:top w:val="nil"/>
              <w:left w:val="nil"/>
              <w:bottom w:val="single" w:sz="4" w:space="0" w:color="auto"/>
              <w:right w:val="single" w:sz="4" w:space="0" w:color="auto"/>
            </w:tcBorders>
            <w:shd w:val="clear" w:color="auto" w:fill="auto"/>
            <w:noWrap/>
            <w:hideMark/>
          </w:tcPr>
          <w:p w14:paraId="24B66A85"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05213122" w14:textId="77777777" w:rsidR="006A5048" w:rsidRPr="00195988" w:rsidRDefault="006A5048" w:rsidP="00CF44D8">
            <w:pPr>
              <w:jc w:val="center"/>
              <w:rPr>
                <w:rFonts w:eastAsia="Times New Roman"/>
              </w:rPr>
            </w:pPr>
            <w:r w:rsidRPr="00195988">
              <w:rPr>
                <w:rFonts w:eastAsia="Times New Roman"/>
              </w:rPr>
              <w:t>7</w:t>
            </w:r>
          </w:p>
        </w:tc>
        <w:tc>
          <w:tcPr>
            <w:tcW w:w="992" w:type="dxa"/>
            <w:tcBorders>
              <w:top w:val="nil"/>
              <w:left w:val="nil"/>
              <w:bottom w:val="single" w:sz="4" w:space="0" w:color="auto"/>
              <w:right w:val="single" w:sz="4" w:space="0" w:color="auto"/>
            </w:tcBorders>
            <w:shd w:val="clear" w:color="auto" w:fill="auto"/>
            <w:noWrap/>
            <w:hideMark/>
          </w:tcPr>
          <w:p w14:paraId="65669D65"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2CB126CD"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232A4AA9"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287EF41C" w14:textId="77777777" w:rsidR="006A5048" w:rsidRPr="00195988" w:rsidRDefault="006A5048" w:rsidP="00CF44D8">
            <w:pPr>
              <w:jc w:val="center"/>
              <w:rPr>
                <w:rFonts w:eastAsia="Times New Roman"/>
              </w:rPr>
            </w:pPr>
            <w:r w:rsidRPr="00195988">
              <w:t>1.17</w:t>
            </w:r>
          </w:p>
        </w:tc>
      </w:tr>
      <w:tr w:rsidR="006A5048" w:rsidRPr="00195988" w14:paraId="153D8219"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0A091291"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1919FE60" w14:textId="77777777" w:rsidR="006A5048" w:rsidRPr="00195988" w:rsidRDefault="006A5048" w:rsidP="00195988">
            <w:pPr>
              <w:spacing w:line="360" w:lineRule="auto"/>
              <w:ind w:left="0" w:firstLine="0"/>
            </w:pPr>
            <w:r w:rsidRPr="00195988">
              <w:t>Completed forms for technical information sheet;</w:t>
            </w:r>
          </w:p>
        </w:tc>
        <w:tc>
          <w:tcPr>
            <w:tcW w:w="1134" w:type="dxa"/>
            <w:tcBorders>
              <w:top w:val="nil"/>
              <w:left w:val="nil"/>
              <w:bottom w:val="single" w:sz="4" w:space="0" w:color="auto"/>
              <w:right w:val="single" w:sz="4" w:space="0" w:color="auto"/>
            </w:tcBorders>
            <w:shd w:val="clear" w:color="auto" w:fill="auto"/>
            <w:noWrap/>
            <w:hideMark/>
          </w:tcPr>
          <w:p w14:paraId="1540571C"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605A836B" w14:textId="77777777" w:rsidR="006A5048" w:rsidRPr="00195988" w:rsidRDefault="006A5048" w:rsidP="00CF44D8">
            <w:pPr>
              <w:jc w:val="center"/>
              <w:rPr>
                <w:rFonts w:eastAsia="Times New Roman"/>
              </w:rPr>
            </w:pPr>
            <w:r w:rsidRPr="00195988">
              <w:rPr>
                <w:rFonts w:eastAsia="Times New Roman"/>
              </w:rPr>
              <w:t>31</w:t>
            </w:r>
          </w:p>
        </w:tc>
        <w:tc>
          <w:tcPr>
            <w:tcW w:w="992" w:type="dxa"/>
            <w:tcBorders>
              <w:top w:val="nil"/>
              <w:left w:val="nil"/>
              <w:bottom w:val="single" w:sz="4" w:space="0" w:color="auto"/>
              <w:right w:val="single" w:sz="4" w:space="0" w:color="auto"/>
            </w:tcBorders>
            <w:shd w:val="clear" w:color="auto" w:fill="auto"/>
            <w:noWrap/>
            <w:hideMark/>
          </w:tcPr>
          <w:p w14:paraId="0B708D32" w14:textId="77777777" w:rsidR="006A5048" w:rsidRPr="00195988" w:rsidRDefault="006A5048" w:rsidP="00CF44D8">
            <w:pPr>
              <w:jc w:val="center"/>
              <w:rPr>
                <w:rFonts w:eastAsia="Times New Roman"/>
              </w:rPr>
            </w:pPr>
            <w:r w:rsidRPr="00195988">
              <w:rPr>
                <w:rFonts w:eastAsia="Times New Roman"/>
              </w:rPr>
              <w:t>31</w:t>
            </w:r>
          </w:p>
        </w:tc>
        <w:tc>
          <w:tcPr>
            <w:tcW w:w="992" w:type="dxa"/>
            <w:tcBorders>
              <w:top w:val="nil"/>
              <w:left w:val="nil"/>
              <w:bottom w:val="single" w:sz="4" w:space="0" w:color="auto"/>
              <w:right w:val="nil"/>
            </w:tcBorders>
            <w:shd w:val="clear" w:color="auto" w:fill="auto"/>
            <w:noWrap/>
            <w:hideMark/>
          </w:tcPr>
          <w:p w14:paraId="77E56B29" w14:textId="77777777" w:rsidR="006A5048" w:rsidRPr="00195988" w:rsidRDefault="006A5048" w:rsidP="00CF44D8">
            <w:pPr>
              <w:jc w:val="center"/>
              <w:rPr>
                <w:rFonts w:eastAsia="Times New Roman"/>
              </w:rPr>
            </w:pPr>
            <w:r w:rsidRPr="00195988">
              <w:rPr>
                <w:rFonts w:eastAsia="Times New Roman"/>
              </w:rPr>
              <w:t>31</w:t>
            </w:r>
          </w:p>
        </w:tc>
        <w:tc>
          <w:tcPr>
            <w:tcW w:w="851" w:type="dxa"/>
            <w:tcBorders>
              <w:top w:val="nil"/>
              <w:left w:val="single" w:sz="8" w:space="0" w:color="auto"/>
              <w:bottom w:val="single" w:sz="4" w:space="0" w:color="auto"/>
              <w:right w:val="single" w:sz="4" w:space="0" w:color="auto"/>
            </w:tcBorders>
            <w:shd w:val="clear" w:color="auto" w:fill="auto"/>
            <w:noWrap/>
            <w:hideMark/>
          </w:tcPr>
          <w:p w14:paraId="374D0658"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20F940F4" w14:textId="77777777" w:rsidR="006A5048" w:rsidRPr="00195988" w:rsidRDefault="006A5048" w:rsidP="00CF44D8">
            <w:pPr>
              <w:jc w:val="center"/>
              <w:rPr>
                <w:rFonts w:eastAsia="Times New Roman"/>
              </w:rPr>
            </w:pPr>
            <w:r w:rsidRPr="00195988">
              <w:t>4.54</w:t>
            </w:r>
          </w:p>
        </w:tc>
      </w:tr>
      <w:tr w:rsidR="006A5048" w:rsidRPr="00195988" w14:paraId="7BC4D9B3"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73B4A80F"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74A04361" w14:textId="77777777" w:rsidR="006A5048" w:rsidRPr="00195988" w:rsidRDefault="006A5048" w:rsidP="00195988">
            <w:pPr>
              <w:spacing w:line="360" w:lineRule="auto"/>
              <w:ind w:left="0" w:firstLine="0"/>
            </w:pPr>
            <w:r w:rsidRPr="00195988">
              <w:t>Developer’s HKID / company business registration certificate;</w:t>
            </w:r>
          </w:p>
        </w:tc>
        <w:tc>
          <w:tcPr>
            <w:tcW w:w="1134" w:type="dxa"/>
            <w:tcBorders>
              <w:top w:val="nil"/>
              <w:left w:val="nil"/>
              <w:bottom w:val="single" w:sz="4" w:space="0" w:color="auto"/>
              <w:right w:val="single" w:sz="4" w:space="0" w:color="auto"/>
            </w:tcBorders>
            <w:shd w:val="clear" w:color="auto" w:fill="auto"/>
            <w:noWrap/>
            <w:hideMark/>
          </w:tcPr>
          <w:p w14:paraId="4345CADD"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6784460B"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587FF1F4" w14:textId="77777777" w:rsidR="006A5048" w:rsidRPr="00195988" w:rsidRDefault="006A5048" w:rsidP="00CF44D8">
            <w:pPr>
              <w:jc w:val="center"/>
              <w:rPr>
                <w:rFonts w:eastAsia="Times New Roman"/>
              </w:rPr>
            </w:pPr>
            <w:r w:rsidRPr="00195988">
              <w:rPr>
                <w:rFonts w:eastAsia="Times New Roman"/>
              </w:rPr>
              <w:t>4</w:t>
            </w:r>
          </w:p>
        </w:tc>
        <w:tc>
          <w:tcPr>
            <w:tcW w:w="992" w:type="dxa"/>
            <w:tcBorders>
              <w:top w:val="nil"/>
              <w:left w:val="nil"/>
              <w:bottom w:val="single" w:sz="4" w:space="0" w:color="auto"/>
              <w:right w:val="nil"/>
            </w:tcBorders>
            <w:shd w:val="clear" w:color="auto" w:fill="auto"/>
            <w:noWrap/>
            <w:hideMark/>
          </w:tcPr>
          <w:p w14:paraId="3F72154D" w14:textId="77777777" w:rsidR="006A5048" w:rsidRPr="00195988" w:rsidRDefault="006A5048" w:rsidP="00CF44D8">
            <w:pPr>
              <w:jc w:val="center"/>
              <w:rPr>
                <w:rFonts w:eastAsia="Times New Roman"/>
              </w:rPr>
            </w:pPr>
            <w:r w:rsidRPr="00195988">
              <w:rPr>
                <w:rFonts w:eastAsia="Times New Roman"/>
              </w:rPr>
              <w:t>4</w:t>
            </w:r>
          </w:p>
        </w:tc>
        <w:tc>
          <w:tcPr>
            <w:tcW w:w="851" w:type="dxa"/>
            <w:tcBorders>
              <w:top w:val="nil"/>
              <w:left w:val="single" w:sz="8" w:space="0" w:color="auto"/>
              <w:bottom w:val="single" w:sz="4" w:space="0" w:color="auto"/>
              <w:right w:val="single" w:sz="4" w:space="0" w:color="auto"/>
            </w:tcBorders>
            <w:shd w:val="clear" w:color="auto" w:fill="auto"/>
            <w:noWrap/>
            <w:hideMark/>
          </w:tcPr>
          <w:p w14:paraId="16A807E3"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47434BEF" w14:textId="77777777" w:rsidR="006A5048" w:rsidRPr="00195988" w:rsidRDefault="006A5048" w:rsidP="00CF44D8">
            <w:pPr>
              <w:jc w:val="center"/>
              <w:rPr>
                <w:rFonts w:eastAsia="Times New Roman"/>
              </w:rPr>
            </w:pPr>
            <w:r w:rsidRPr="00195988">
              <w:t>0.59</w:t>
            </w:r>
          </w:p>
        </w:tc>
      </w:tr>
      <w:tr w:rsidR="006A5048" w:rsidRPr="00195988" w14:paraId="20FDE859"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49E0ABFA"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B326AB7" w14:textId="77777777" w:rsidR="006A5048" w:rsidRPr="00195988" w:rsidRDefault="006A5048" w:rsidP="00195988">
            <w:pPr>
              <w:spacing w:line="360" w:lineRule="auto"/>
              <w:ind w:left="0" w:firstLine="0"/>
            </w:pPr>
            <w:r w:rsidRPr="00195988">
              <w:t>Relevant documentary proof issued by the Land Registry to indicate the ownership and control of the land on which the relevant building is build or will be built;</w:t>
            </w:r>
          </w:p>
        </w:tc>
        <w:tc>
          <w:tcPr>
            <w:tcW w:w="1134" w:type="dxa"/>
            <w:tcBorders>
              <w:top w:val="nil"/>
              <w:left w:val="nil"/>
              <w:bottom w:val="single" w:sz="4" w:space="0" w:color="auto"/>
              <w:right w:val="single" w:sz="4" w:space="0" w:color="auto"/>
            </w:tcBorders>
            <w:shd w:val="clear" w:color="auto" w:fill="auto"/>
            <w:noWrap/>
            <w:hideMark/>
          </w:tcPr>
          <w:p w14:paraId="6834C09A"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4ACDB0C8"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5003C485"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3B96F051"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288E30A3"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71ECB58D" w14:textId="77777777" w:rsidR="006A5048" w:rsidRPr="00195988" w:rsidRDefault="006A5048" w:rsidP="00CF44D8">
            <w:pPr>
              <w:jc w:val="center"/>
              <w:rPr>
                <w:rFonts w:eastAsia="Times New Roman"/>
              </w:rPr>
            </w:pPr>
            <w:r w:rsidRPr="00195988">
              <w:t>1.17</w:t>
            </w:r>
          </w:p>
        </w:tc>
      </w:tr>
      <w:tr w:rsidR="006A5048" w:rsidRPr="00195988" w14:paraId="1B83810E"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47C75734"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5693A8F" w14:textId="77777777" w:rsidR="006A5048" w:rsidRPr="00195988" w:rsidRDefault="006A5048" w:rsidP="00195988">
            <w:pPr>
              <w:spacing w:line="360" w:lineRule="auto"/>
              <w:ind w:left="0" w:firstLine="0"/>
            </w:pPr>
            <w:r w:rsidRPr="00195988">
              <w:t>Owner’s HKID / company business registration certificate / Certificate of Registration issued by the Land Registry for the Incorporated Owners;</w:t>
            </w:r>
          </w:p>
        </w:tc>
        <w:tc>
          <w:tcPr>
            <w:tcW w:w="1134" w:type="dxa"/>
            <w:tcBorders>
              <w:top w:val="nil"/>
              <w:left w:val="nil"/>
              <w:bottom w:val="single" w:sz="4" w:space="0" w:color="auto"/>
              <w:right w:val="single" w:sz="4" w:space="0" w:color="auto"/>
            </w:tcBorders>
            <w:shd w:val="clear" w:color="auto" w:fill="auto"/>
            <w:noWrap/>
            <w:hideMark/>
          </w:tcPr>
          <w:p w14:paraId="70F86387"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040F1B3F"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5294F443"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376B86E8"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33234095"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6A7166D9" w14:textId="77777777" w:rsidR="006A5048" w:rsidRPr="00195988" w:rsidRDefault="006A5048" w:rsidP="00CF44D8">
            <w:pPr>
              <w:jc w:val="center"/>
              <w:rPr>
                <w:rFonts w:eastAsia="Times New Roman"/>
              </w:rPr>
            </w:pPr>
            <w:r w:rsidRPr="00195988">
              <w:t>1.17</w:t>
            </w:r>
          </w:p>
        </w:tc>
      </w:tr>
      <w:tr w:rsidR="006A5048" w:rsidRPr="00195988" w14:paraId="37BDC5F9"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1EFAB0FB"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12645E2F" w14:textId="77777777" w:rsidR="006A5048" w:rsidRPr="00195988" w:rsidRDefault="006A5048" w:rsidP="00195988">
            <w:pPr>
              <w:spacing w:line="360" w:lineRule="auto"/>
              <w:ind w:left="0" w:firstLine="0"/>
            </w:pPr>
            <w:r w:rsidRPr="00195988">
              <w:t>Letter of authorization issued by the developer for the representative person;</w:t>
            </w:r>
          </w:p>
        </w:tc>
        <w:tc>
          <w:tcPr>
            <w:tcW w:w="1134" w:type="dxa"/>
            <w:tcBorders>
              <w:top w:val="nil"/>
              <w:left w:val="nil"/>
              <w:bottom w:val="single" w:sz="4" w:space="0" w:color="auto"/>
              <w:right w:val="single" w:sz="4" w:space="0" w:color="auto"/>
            </w:tcBorders>
            <w:shd w:val="clear" w:color="auto" w:fill="auto"/>
            <w:noWrap/>
            <w:hideMark/>
          </w:tcPr>
          <w:p w14:paraId="2F7DF21D"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0DBE0F7D"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4F64F6CA"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6F5C8F0D"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4CE8E699"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1DE3659C" w14:textId="77777777" w:rsidR="006A5048" w:rsidRPr="00195988" w:rsidRDefault="006A5048" w:rsidP="00CF44D8">
            <w:pPr>
              <w:jc w:val="center"/>
              <w:rPr>
                <w:rFonts w:eastAsia="Times New Roman"/>
              </w:rPr>
            </w:pPr>
            <w:r w:rsidRPr="00195988">
              <w:t>1.17</w:t>
            </w:r>
          </w:p>
        </w:tc>
      </w:tr>
      <w:tr w:rsidR="006A5048" w:rsidRPr="00195988" w14:paraId="6869F175"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0660B30F"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6C1F282" w14:textId="77777777" w:rsidR="006A5048" w:rsidRPr="00195988" w:rsidRDefault="006A5048" w:rsidP="00195988">
            <w:pPr>
              <w:spacing w:line="360" w:lineRule="auto"/>
              <w:ind w:left="0" w:firstLine="0"/>
            </w:pPr>
            <w:r w:rsidRPr="00195988">
              <w:t>"Consent to the commencement of building works for superstructure construction of the building" issued by Building Authority or other Authorities;</w:t>
            </w:r>
          </w:p>
        </w:tc>
        <w:tc>
          <w:tcPr>
            <w:tcW w:w="1134" w:type="dxa"/>
            <w:tcBorders>
              <w:top w:val="nil"/>
              <w:left w:val="nil"/>
              <w:bottom w:val="single" w:sz="4" w:space="0" w:color="auto"/>
              <w:right w:val="single" w:sz="4" w:space="0" w:color="auto"/>
            </w:tcBorders>
            <w:shd w:val="clear" w:color="auto" w:fill="auto"/>
            <w:noWrap/>
            <w:hideMark/>
          </w:tcPr>
          <w:p w14:paraId="19813793"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0D3DCDC9"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170C4128"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4C2C6AA8"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5F0481AD"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4AEFB119" w14:textId="77777777" w:rsidR="006A5048" w:rsidRPr="00195988" w:rsidRDefault="006A5048" w:rsidP="00CF44D8">
            <w:pPr>
              <w:jc w:val="center"/>
              <w:rPr>
                <w:rFonts w:eastAsia="Times New Roman"/>
              </w:rPr>
            </w:pPr>
            <w:r w:rsidRPr="00195988">
              <w:t>1.17</w:t>
            </w:r>
          </w:p>
        </w:tc>
      </w:tr>
      <w:tr w:rsidR="006A5048" w:rsidRPr="00195988" w14:paraId="0B813FF1"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43610C7D"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7D290254" w14:textId="77777777" w:rsidR="006A5048" w:rsidRPr="00195988" w:rsidRDefault="006A5048" w:rsidP="00195988">
            <w:pPr>
              <w:spacing w:line="360" w:lineRule="auto"/>
              <w:ind w:left="0" w:firstLine="0"/>
            </w:pPr>
            <w:r w:rsidRPr="00195988">
              <w:t>Site location plan / map in A3 size</w:t>
            </w:r>
          </w:p>
        </w:tc>
        <w:tc>
          <w:tcPr>
            <w:tcW w:w="1134" w:type="dxa"/>
            <w:tcBorders>
              <w:top w:val="nil"/>
              <w:left w:val="nil"/>
              <w:bottom w:val="single" w:sz="4" w:space="0" w:color="auto"/>
              <w:right w:val="single" w:sz="4" w:space="0" w:color="auto"/>
            </w:tcBorders>
            <w:shd w:val="clear" w:color="auto" w:fill="auto"/>
            <w:noWrap/>
            <w:hideMark/>
          </w:tcPr>
          <w:p w14:paraId="294B5870"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4A8C8758"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0C311FD3" w14:textId="77777777" w:rsidR="006A5048" w:rsidRPr="00195988" w:rsidRDefault="006A5048" w:rsidP="00CF44D8">
            <w:pPr>
              <w:jc w:val="center"/>
              <w:rPr>
                <w:rFonts w:eastAsia="Times New Roman"/>
              </w:rPr>
            </w:pPr>
            <w:r w:rsidRPr="00195988">
              <w:rPr>
                <w:rFonts w:eastAsia="Times New Roman"/>
              </w:rPr>
              <w:t>3</w:t>
            </w:r>
          </w:p>
        </w:tc>
        <w:tc>
          <w:tcPr>
            <w:tcW w:w="992" w:type="dxa"/>
            <w:tcBorders>
              <w:top w:val="nil"/>
              <w:left w:val="nil"/>
              <w:bottom w:val="single" w:sz="4" w:space="0" w:color="auto"/>
              <w:right w:val="nil"/>
            </w:tcBorders>
            <w:shd w:val="clear" w:color="auto" w:fill="auto"/>
            <w:noWrap/>
            <w:hideMark/>
          </w:tcPr>
          <w:p w14:paraId="539EA7DC" w14:textId="77777777" w:rsidR="006A5048" w:rsidRPr="00195988" w:rsidRDefault="006A5048" w:rsidP="00CF44D8">
            <w:pPr>
              <w:jc w:val="center"/>
              <w:rPr>
                <w:rFonts w:eastAsia="Times New Roman"/>
              </w:rPr>
            </w:pPr>
            <w:r w:rsidRPr="00195988">
              <w:rPr>
                <w:rFonts w:eastAsia="Times New Roman"/>
              </w:rPr>
              <w:t>3</w:t>
            </w:r>
          </w:p>
        </w:tc>
        <w:tc>
          <w:tcPr>
            <w:tcW w:w="851" w:type="dxa"/>
            <w:tcBorders>
              <w:top w:val="nil"/>
              <w:left w:val="single" w:sz="8" w:space="0" w:color="auto"/>
              <w:bottom w:val="single" w:sz="4" w:space="0" w:color="auto"/>
              <w:right w:val="single" w:sz="4" w:space="0" w:color="auto"/>
            </w:tcBorders>
            <w:shd w:val="clear" w:color="auto" w:fill="auto"/>
            <w:noWrap/>
            <w:hideMark/>
          </w:tcPr>
          <w:p w14:paraId="089A8455" w14:textId="77777777" w:rsidR="006A5048" w:rsidRPr="00195988" w:rsidRDefault="006A5048" w:rsidP="00CF44D8">
            <w:pPr>
              <w:jc w:val="center"/>
              <w:rPr>
                <w:rFonts w:eastAsia="Times New Roman"/>
              </w:rPr>
            </w:pPr>
            <w:r w:rsidRPr="00195988">
              <w:t>360</w:t>
            </w:r>
          </w:p>
        </w:tc>
        <w:tc>
          <w:tcPr>
            <w:tcW w:w="1134" w:type="dxa"/>
            <w:tcBorders>
              <w:top w:val="nil"/>
              <w:left w:val="nil"/>
              <w:bottom w:val="single" w:sz="4" w:space="0" w:color="auto"/>
              <w:right w:val="single" w:sz="8" w:space="0" w:color="auto"/>
            </w:tcBorders>
            <w:shd w:val="clear" w:color="auto" w:fill="auto"/>
            <w:noWrap/>
            <w:hideMark/>
          </w:tcPr>
          <w:p w14:paraId="2AD36974" w14:textId="77777777" w:rsidR="006A5048" w:rsidRPr="00195988" w:rsidRDefault="006A5048" w:rsidP="00CF44D8">
            <w:pPr>
              <w:jc w:val="center"/>
              <w:rPr>
                <w:rFonts w:eastAsia="Times New Roman"/>
              </w:rPr>
            </w:pPr>
            <w:r w:rsidRPr="00195988">
              <w:t>1.05</w:t>
            </w:r>
          </w:p>
        </w:tc>
      </w:tr>
      <w:tr w:rsidR="006A5048" w:rsidRPr="00195988" w14:paraId="22457995"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787EA7E3"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2DFB972B" w14:textId="77777777" w:rsidR="006A5048" w:rsidRPr="00195988" w:rsidRDefault="006A5048" w:rsidP="00195988">
            <w:pPr>
              <w:spacing w:line="360" w:lineRule="auto"/>
              <w:ind w:left="0" w:firstLine="0"/>
            </w:pPr>
            <w:r w:rsidRPr="00195988">
              <w:t>Schematic drawing</w:t>
            </w:r>
          </w:p>
        </w:tc>
        <w:tc>
          <w:tcPr>
            <w:tcW w:w="1134" w:type="dxa"/>
            <w:tcBorders>
              <w:top w:val="nil"/>
              <w:left w:val="nil"/>
              <w:bottom w:val="single" w:sz="4" w:space="0" w:color="auto"/>
              <w:right w:val="single" w:sz="4" w:space="0" w:color="auto"/>
            </w:tcBorders>
            <w:shd w:val="clear" w:color="auto" w:fill="auto"/>
            <w:noWrap/>
            <w:hideMark/>
          </w:tcPr>
          <w:p w14:paraId="27E30F16" w14:textId="77777777" w:rsidR="006A5048" w:rsidRPr="00195988" w:rsidRDefault="006A5048" w:rsidP="00CF44D8">
            <w:pPr>
              <w:jc w:val="center"/>
              <w:rPr>
                <w:rFonts w:eastAsia="Times New Roman"/>
              </w:rPr>
            </w:pPr>
            <w:r w:rsidRPr="00195988">
              <w:rPr>
                <w:rFonts w:eastAsia="Times New Roman"/>
              </w:rPr>
              <w:t>4</w:t>
            </w:r>
          </w:p>
        </w:tc>
        <w:tc>
          <w:tcPr>
            <w:tcW w:w="851" w:type="dxa"/>
            <w:tcBorders>
              <w:top w:val="nil"/>
              <w:left w:val="nil"/>
              <w:bottom w:val="single" w:sz="4" w:space="0" w:color="auto"/>
              <w:right w:val="single" w:sz="4" w:space="0" w:color="auto"/>
            </w:tcBorders>
            <w:shd w:val="clear" w:color="auto" w:fill="auto"/>
            <w:noWrap/>
            <w:hideMark/>
          </w:tcPr>
          <w:p w14:paraId="4CC676E3"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74CBCFA2" w14:textId="77777777" w:rsidR="006A5048" w:rsidRPr="00195988" w:rsidRDefault="006A5048" w:rsidP="00CF44D8">
            <w:pPr>
              <w:jc w:val="center"/>
              <w:rPr>
                <w:rFonts w:eastAsia="Times New Roman"/>
              </w:rPr>
            </w:pPr>
            <w:r w:rsidRPr="00195988">
              <w:rPr>
                <w:rFonts w:eastAsia="Times New Roman"/>
              </w:rPr>
              <w:t>10</w:t>
            </w:r>
          </w:p>
        </w:tc>
        <w:tc>
          <w:tcPr>
            <w:tcW w:w="992" w:type="dxa"/>
            <w:tcBorders>
              <w:top w:val="nil"/>
              <w:left w:val="nil"/>
              <w:bottom w:val="single" w:sz="4" w:space="0" w:color="auto"/>
              <w:right w:val="nil"/>
            </w:tcBorders>
            <w:shd w:val="clear" w:color="auto" w:fill="auto"/>
            <w:noWrap/>
            <w:hideMark/>
          </w:tcPr>
          <w:p w14:paraId="49E96CA4" w14:textId="77777777" w:rsidR="006A5048" w:rsidRPr="00195988" w:rsidRDefault="006A5048" w:rsidP="00CF44D8">
            <w:pPr>
              <w:jc w:val="center"/>
              <w:rPr>
                <w:rFonts w:eastAsia="Times New Roman"/>
              </w:rPr>
            </w:pPr>
            <w:r w:rsidRPr="00195988">
              <w:rPr>
                <w:rFonts w:eastAsia="Times New Roman"/>
              </w:rPr>
              <w:t>40</w:t>
            </w:r>
          </w:p>
        </w:tc>
        <w:tc>
          <w:tcPr>
            <w:tcW w:w="851" w:type="dxa"/>
            <w:tcBorders>
              <w:top w:val="nil"/>
              <w:left w:val="single" w:sz="8" w:space="0" w:color="auto"/>
              <w:bottom w:val="single" w:sz="4" w:space="0" w:color="auto"/>
              <w:right w:val="single" w:sz="4" w:space="0" w:color="auto"/>
            </w:tcBorders>
            <w:shd w:val="clear" w:color="auto" w:fill="auto"/>
            <w:noWrap/>
            <w:hideMark/>
          </w:tcPr>
          <w:p w14:paraId="1AF9B3E9" w14:textId="77777777" w:rsidR="006A5048" w:rsidRPr="00195988" w:rsidRDefault="006A5048" w:rsidP="00CF44D8">
            <w:pPr>
              <w:jc w:val="center"/>
              <w:rPr>
                <w:rFonts w:eastAsia="Times New Roman"/>
              </w:rPr>
            </w:pPr>
            <w:r w:rsidRPr="00195988">
              <w:t>360</w:t>
            </w:r>
          </w:p>
        </w:tc>
        <w:tc>
          <w:tcPr>
            <w:tcW w:w="1134" w:type="dxa"/>
            <w:tcBorders>
              <w:top w:val="nil"/>
              <w:left w:val="nil"/>
              <w:bottom w:val="single" w:sz="4" w:space="0" w:color="auto"/>
              <w:right w:val="single" w:sz="8" w:space="0" w:color="auto"/>
            </w:tcBorders>
            <w:shd w:val="clear" w:color="auto" w:fill="auto"/>
            <w:noWrap/>
            <w:hideMark/>
          </w:tcPr>
          <w:p w14:paraId="7877AD6F" w14:textId="77777777" w:rsidR="006A5048" w:rsidRPr="00195988" w:rsidRDefault="006A5048" w:rsidP="00CF44D8">
            <w:pPr>
              <w:jc w:val="center"/>
              <w:rPr>
                <w:rFonts w:eastAsia="Times New Roman"/>
              </w:rPr>
            </w:pPr>
            <w:r w:rsidRPr="00195988">
              <w:t>14.06</w:t>
            </w:r>
          </w:p>
        </w:tc>
      </w:tr>
      <w:tr w:rsidR="006A5048" w:rsidRPr="00195988" w14:paraId="227B0609"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5E55FF27"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242A5396" w14:textId="77777777" w:rsidR="006A5048" w:rsidRPr="00195988" w:rsidRDefault="006A5048" w:rsidP="00195988">
            <w:pPr>
              <w:spacing w:line="360" w:lineRule="auto"/>
              <w:ind w:left="0" w:firstLine="0"/>
            </w:pPr>
            <w:r w:rsidRPr="00195988">
              <w:t>Layout drawing</w:t>
            </w:r>
          </w:p>
        </w:tc>
        <w:tc>
          <w:tcPr>
            <w:tcW w:w="1134" w:type="dxa"/>
            <w:tcBorders>
              <w:top w:val="nil"/>
              <w:left w:val="nil"/>
              <w:bottom w:val="single" w:sz="4" w:space="0" w:color="auto"/>
              <w:right w:val="single" w:sz="4" w:space="0" w:color="auto"/>
            </w:tcBorders>
            <w:shd w:val="clear" w:color="auto" w:fill="auto"/>
            <w:noWrap/>
            <w:hideMark/>
          </w:tcPr>
          <w:p w14:paraId="06D561DC" w14:textId="77777777" w:rsidR="006A5048" w:rsidRPr="00195988" w:rsidRDefault="006A5048" w:rsidP="00CF44D8">
            <w:pPr>
              <w:jc w:val="center"/>
              <w:rPr>
                <w:rFonts w:eastAsia="Times New Roman"/>
              </w:rPr>
            </w:pPr>
            <w:r w:rsidRPr="00195988">
              <w:rPr>
                <w:rFonts w:eastAsia="Times New Roman"/>
              </w:rPr>
              <w:t>4</w:t>
            </w:r>
          </w:p>
        </w:tc>
        <w:tc>
          <w:tcPr>
            <w:tcW w:w="851" w:type="dxa"/>
            <w:tcBorders>
              <w:top w:val="nil"/>
              <w:left w:val="nil"/>
              <w:bottom w:val="single" w:sz="4" w:space="0" w:color="auto"/>
              <w:right w:val="single" w:sz="4" w:space="0" w:color="auto"/>
            </w:tcBorders>
            <w:shd w:val="clear" w:color="auto" w:fill="auto"/>
            <w:noWrap/>
            <w:hideMark/>
          </w:tcPr>
          <w:p w14:paraId="4317E986"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076680CA" w14:textId="77777777" w:rsidR="006A5048" w:rsidRPr="00195988" w:rsidRDefault="006A5048" w:rsidP="00CF44D8">
            <w:pPr>
              <w:jc w:val="center"/>
              <w:rPr>
                <w:rFonts w:eastAsia="Times New Roman"/>
              </w:rPr>
            </w:pPr>
            <w:r w:rsidRPr="00195988">
              <w:rPr>
                <w:rFonts w:eastAsia="Times New Roman"/>
              </w:rPr>
              <w:t>50</w:t>
            </w:r>
          </w:p>
        </w:tc>
        <w:tc>
          <w:tcPr>
            <w:tcW w:w="992" w:type="dxa"/>
            <w:tcBorders>
              <w:top w:val="nil"/>
              <w:left w:val="nil"/>
              <w:bottom w:val="single" w:sz="4" w:space="0" w:color="auto"/>
              <w:right w:val="nil"/>
            </w:tcBorders>
            <w:shd w:val="clear" w:color="auto" w:fill="auto"/>
            <w:noWrap/>
            <w:hideMark/>
          </w:tcPr>
          <w:p w14:paraId="02678753" w14:textId="77777777" w:rsidR="006A5048" w:rsidRPr="00195988" w:rsidRDefault="006A5048" w:rsidP="00CF44D8">
            <w:pPr>
              <w:jc w:val="center"/>
              <w:rPr>
                <w:rFonts w:eastAsia="Times New Roman"/>
              </w:rPr>
            </w:pPr>
            <w:r w:rsidRPr="00195988">
              <w:rPr>
                <w:rFonts w:eastAsia="Times New Roman"/>
              </w:rPr>
              <w:t>200</w:t>
            </w:r>
          </w:p>
        </w:tc>
        <w:tc>
          <w:tcPr>
            <w:tcW w:w="851" w:type="dxa"/>
            <w:tcBorders>
              <w:top w:val="nil"/>
              <w:left w:val="single" w:sz="8" w:space="0" w:color="auto"/>
              <w:bottom w:val="single" w:sz="4" w:space="0" w:color="auto"/>
              <w:right w:val="single" w:sz="4" w:space="0" w:color="auto"/>
            </w:tcBorders>
            <w:shd w:val="clear" w:color="auto" w:fill="auto"/>
            <w:noWrap/>
            <w:hideMark/>
          </w:tcPr>
          <w:p w14:paraId="58BF28A2" w14:textId="77777777" w:rsidR="006A5048" w:rsidRPr="00195988" w:rsidRDefault="006A5048" w:rsidP="00CF44D8">
            <w:pPr>
              <w:jc w:val="center"/>
              <w:rPr>
                <w:rFonts w:eastAsia="Times New Roman"/>
              </w:rPr>
            </w:pPr>
            <w:r w:rsidRPr="00195988">
              <w:t>360</w:t>
            </w:r>
          </w:p>
        </w:tc>
        <w:tc>
          <w:tcPr>
            <w:tcW w:w="1134" w:type="dxa"/>
            <w:tcBorders>
              <w:top w:val="nil"/>
              <w:left w:val="nil"/>
              <w:bottom w:val="single" w:sz="4" w:space="0" w:color="auto"/>
              <w:right w:val="single" w:sz="8" w:space="0" w:color="auto"/>
            </w:tcBorders>
            <w:shd w:val="clear" w:color="auto" w:fill="auto"/>
            <w:noWrap/>
            <w:hideMark/>
          </w:tcPr>
          <w:p w14:paraId="3886B282" w14:textId="77777777" w:rsidR="006A5048" w:rsidRPr="00195988" w:rsidRDefault="006A5048" w:rsidP="00CF44D8">
            <w:pPr>
              <w:jc w:val="center"/>
              <w:rPr>
                <w:rFonts w:eastAsia="Times New Roman"/>
              </w:rPr>
            </w:pPr>
            <w:r w:rsidRPr="00195988">
              <w:t>70.31</w:t>
            </w:r>
          </w:p>
        </w:tc>
      </w:tr>
      <w:tr w:rsidR="006A5048" w:rsidRPr="00195988" w14:paraId="1DF34031"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64A354D2"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68F9D60D" w14:textId="77777777" w:rsidR="006A5048" w:rsidRPr="00195988" w:rsidRDefault="006A5048" w:rsidP="00195988">
            <w:pPr>
              <w:spacing w:line="360" w:lineRule="auto"/>
              <w:ind w:left="0" w:firstLine="0"/>
            </w:pPr>
            <w:r w:rsidRPr="00195988">
              <w:t>Relevant documentary proof of the owner holding the relevant building (e.g. Land Register or Certificate of Registration issued by Land Registry Department);</w:t>
            </w:r>
          </w:p>
        </w:tc>
        <w:tc>
          <w:tcPr>
            <w:tcW w:w="1134" w:type="dxa"/>
            <w:tcBorders>
              <w:top w:val="nil"/>
              <w:left w:val="nil"/>
              <w:bottom w:val="single" w:sz="4" w:space="0" w:color="auto"/>
              <w:right w:val="single" w:sz="4" w:space="0" w:color="auto"/>
            </w:tcBorders>
            <w:shd w:val="clear" w:color="auto" w:fill="auto"/>
            <w:noWrap/>
            <w:hideMark/>
          </w:tcPr>
          <w:p w14:paraId="5395A1CA"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2E6C9FE5"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183EE20B"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3F728F45"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28EF2AA7"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7A44014F" w14:textId="77777777" w:rsidR="006A5048" w:rsidRPr="00195988" w:rsidRDefault="006A5048" w:rsidP="00CF44D8">
            <w:pPr>
              <w:jc w:val="center"/>
              <w:rPr>
                <w:rFonts w:eastAsia="Times New Roman"/>
              </w:rPr>
            </w:pPr>
            <w:r w:rsidRPr="00195988">
              <w:t>1.17</w:t>
            </w:r>
          </w:p>
        </w:tc>
      </w:tr>
      <w:tr w:rsidR="006A5048" w:rsidRPr="00195988" w14:paraId="5D08B83C"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17F26175"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8918E2F" w14:textId="77777777" w:rsidR="006A5048" w:rsidRPr="00195988" w:rsidRDefault="006A5048" w:rsidP="00195988">
            <w:pPr>
              <w:spacing w:line="360" w:lineRule="auto"/>
              <w:ind w:left="0" w:firstLine="0"/>
            </w:pPr>
            <w:r w:rsidRPr="00195988">
              <w:t>Letter of authorization issued by the owner for the representative person;</w:t>
            </w:r>
          </w:p>
        </w:tc>
        <w:tc>
          <w:tcPr>
            <w:tcW w:w="1134" w:type="dxa"/>
            <w:tcBorders>
              <w:top w:val="nil"/>
              <w:left w:val="nil"/>
              <w:bottom w:val="single" w:sz="4" w:space="0" w:color="auto"/>
              <w:right w:val="single" w:sz="4" w:space="0" w:color="auto"/>
            </w:tcBorders>
            <w:shd w:val="clear" w:color="auto" w:fill="auto"/>
            <w:noWrap/>
            <w:hideMark/>
          </w:tcPr>
          <w:p w14:paraId="13088242"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4879E801"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07C659E4"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5F73260A"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5F873FE6"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62AB3478" w14:textId="77777777" w:rsidR="006A5048" w:rsidRPr="00195988" w:rsidRDefault="006A5048" w:rsidP="00CF44D8">
            <w:pPr>
              <w:jc w:val="center"/>
              <w:rPr>
                <w:rFonts w:eastAsia="Times New Roman"/>
              </w:rPr>
            </w:pPr>
            <w:r w:rsidRPr="00195988">
              <w:t>1.17</w:t>
            </w:r>
          </w:p>
        </w:tc>
      </w:tr>
      <w:tr w:rsidR="006A5048" w:rsidRPr="00195988" w14:paraId="5461607D" w14:textId="77777777" w:rsidTr="00CF44D8">
        <w:trPr>
          <w:cantSplit/>
          <w:trHeight w:val="360"/>
          <w:tblHeader/>
        </w:trPr>
        <w:tc>
          <w:tcPr>
            <w:tcW w:w="1021" w:type="dxa"/>
            <w:tcBorders>
              <w:top w:val="nil"/>
              <w:left w:val="single" w:sz="8" w:space="0" w:color="auto"/>
              <w:bottom w:val="single" w:sz="8" w:space="0" w:color="auto"/>
              <w:right w:val="single" w:sz="4" w:space="0" w:color="auto"/>
            </w:tcBorders>
            <w:shd w:val="clear" w:color="auto" w:fill="auto"/>
            <w:noWrap/>
            <w:hideMark/>
          </w:tcPr>
          <w:p w14:paraId="3290AB11" w14:textId="77777777" w:rsidR="006A5048" w:rsidRPr="00195988" w:rsidRDefault="006A5048" w:rsidP="00CF44D8">
            <w:pPr>
              <w:jc w:val="both"/>
              <w:rPr>
                <w:rFonts w:eastAsia="Times New Roman"/>
              </w:rPr>
            </w:pPr>
            <w:r w:rsidRPr="00195988">
              <w:rPr>
                <w:rFonts w:eastAsia="MingLiU"/>
              </w:rPr>
              <w:lastRenderedPageBreak/>
              <w:t xml:space="preserve">　</w:t>
            </w:r>
          </w:p>
        </w:tc>
        <w:tc>
          <w:tcPr>
            <w:tcW w:w="6945" w:type="dxa"/>
            <w:tcBorders>
              <w:top w:val="nil"/>
              <w:left w:val="nil"/>
              <w:bottom w:val="single" w:sz="8" w:space="0" w:color="auto"/>
              <w:right w:val="single" w:sz="4" w:space="0" w:color="auto"/>
            </w:tcBorders>
            <w:shd w:val="clear" w:color="auto" w:fill="auto"/>
            <w:hideMark/>
          </w:tcPr>
          <w:p w14:paraId="72FF79C6" w14:textId="77777777" w:rsidR="006A5048" w:rsidRPr="00195988" w:rsidRDefault="006A5048" w:rsidP="00195988">
            <w:pPr>
              <w:spacing w:line="360" w:lineRule="auto"/>
              <w:ind w:left="0" w:firstLine="0"/>
            </w:pPr>
            <w:r w:rsidRPr="00195988">
              <w:t>Occupation approval issued by Building Authority or other Authorities;</w:t>
            </w:r>
          </w:p>
        </w:tc>
        <w:tc>
          <w:tcPr>
            <w:tcW w:w="1134" w:type="dxa"/>
            <w:tcBorders>
              <w:top w:val="nil"/>
              <w:left w:val="nil"/>
              <w:bottom w:val="single" w:sz="8" w:space="0" w:color="auto"/>
              <w:right w:val="single" w:sz="4" w:space="0" w:color="auto"/>
            </w:tcBorders>
            <w:shd w:val="clear" w:color="auto" w:fill="auto"/>
            <w:noWrap/>
            <w:hideMark/>
          </w:tcPr>
          <w:p w14:paraId="4DEF8F86"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8" w:space="0" w:color="auto"/>
              <w:right w:val="single" w:sz="4" w:space="0" w:color="auto"/>
            </w:tcBorders>
            <w:shd w:val="clear" w:color="auto" w:fill="auto"/>
            <w:noWrap/>
            <w:hideMark/>
          </w:tcPr>
          <w:p w14:paraId="7A61E569"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8" w:space="0" w:color="auto"/>
              <w:right w:val="single" w:sz="4" w:space="0" w:color="auto"/>
            </w:tcBorders>
            <w:shd w:val="clear" w:color="auto" w:fill="auto"/>
            <w:noWrap/>
            <w:hideMark/>
          </w:tcPr>
          <w:p w14:paraId="18AAF644"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8" w:space="0" w:color="auto"/>
              <w:right w:val="nil"/>
            </w:tcBorders>
            <w:shd w:val="clear" w:color="auto" w:fill="auto"/>
            <w:noWrap/>
            <w:hideMark/>
          </w:tcPr>
          <w:p w14:paraId="71B651C3"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8" w:space="0" w:color="auto"/>
              <w:right w:val="single" w:sz="4" w:space="0" w:color="auto"/>
            </w:tcBorders>
            <w:shd w:val="clear" w:color="auto" w:fill="auto"/>
            <w:noWrap/>
            <w:hideMark/>
          </w:tcPr>
          <w:p w14:paraId="7A6B957B"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8" w:space="0" w:color="auto"/>
              <w:right w:val="single" w:sz="8" w:space="0" w:color="auto"/>
            </w:tcBorders>
            <w:shd w:val="clear" w:color="auto" w:fill="auto"/>
            <w:noWrap/>
            <w:hideMark/>
          </w:tcPr>
          <w:p w14:paraId="0C528267" w14:textId="77777777" w:rsidR="006A5048" w:rsidRPr="00195988" w:rsidRDefault="006A5048" w:rsidP="00CF44D8">
            <w:pPr>
              <w:jc w:val="center"/>
              <w:rPr>
                <w:rFonts w:eastAsia="Times New Roman"/>
              </w:rPr>
            </w:pPr>
            <w:r w:rsidRPr="00195988">
              <w:t>1.17</w:t>
            </w:r>
          </w:p>
        </w:tc>
      </w:tr>
      <w:tr w:rsidR="006A5048" w:rsidRPr="00195988" w14:paraId="1A8B26F6" w14:textId="77777777" w:rsidTr="00CF44D8">
        <w:trPr>
          <w:cantSplit/>
          <w:trHeight w:val="360"/>
          <w:tblHeader/>
        </w:trPr>
        <w:tc>
          <w:tcPr>
            <w:tcW w:w="1021" w:type="dxa"/>
            <w:tcBorders>
              <w:top w:val="single" w:sz="8" w:space="0" w:color="auto"/>
              <w:left w:val="single" w:sz="8" w:space="0" w:color="auto"/>
              <w:bottom w:val="single" w:sz="8" w:space="0" w:color="auto"/>
              <w:right w:val="single" w:sz="8" w:space="0" w:color="auto"/>
            </w:tcBorders>
            <w:shd w:val="clear" w:color="auto" w:fill="auto"/>
            <w:noWrap/>
            <w:hideMark/>
          </w:tcPr>
          <w:p w14:paraId="36BF88A8"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single" w:sz="8" w:space="0" w:color="auto"/>
              <w:left w:val="single" w:sz="8" w:space="0" w:color="auto"/>
              <w:bottom w:val="single" w:sz="8" w:space="0" w:color="auto"/>
              <w:right w:val="single" w:sz="8" w:space="0" w:color="auto"/>
            </w:tcBorders>
            <w:shd w:val="clear" w:color="auto" w:fill="auto"/>
            <w:hideMark/>
          </w:tcPr>
          <w:p w14:paraId="6CEA686D" w14:textId="797FC04D" w:rsidR="006A5048" w:rsidRPr="00195988" w:rsidRDefault="006A5048" w:rsidP="00195988">
            <w:pPr>
              <w:spacing w:line="360" w:lineRule="auto"/>
              <w:ind w:left="0" w:firstLine="0"/>
            </w:pPr>
            <w:r w:rsidRPr="00195988">
              <w:t>Outgoing correspondence (e.g. letter of outstanding information, confirmation, etc</w:t>
            </w:r>
            <w:r w:rsidR="00195988" w:rsidRPr="00195988">
              <w:t>.</w:t>
            </w:r>
            <w:r w:rsidRPr="00195988">
              <w:t>)</w:t>
            </w:r>
          </w:p>
        </w:tc>
        <w:tc>
          <w:tcPr>
            <w:tcW w:w="1134" w:type="dxa"/>
            <w:tcBorders>
              <w:top w:val="single" w:sz="8" w:space="0" w:color="auto"/>
              <w:left w:val="single" w:sz="8" w:space="0" w:color="auto"/>
              <w:bottom w:val="single" w:sz="8" w:space="0" w:color="auto"/>
              <w:right w:val="single" w:sz="8" w:space="0" w:color="auto"/>
            </w:tcBorders>
            <w:shd w:val="clear" w:color="auto" w:fill="auto"/>
            <w:noWrap/>
            <w:hideMark/>
          </w:tcPr>
          <w:p w14:paraId="77B4FDCD" w14:textId="77777777" w:rsidR="006A5048" w:rsidRPr="00195988" w:rsidRDefault="006A5048" w:rsidP="00CF44D8">
            <w:pPr>
              <w:jc w:val="center"/>
              <w:rPr>
                <w:rFonts w:eastAsia="Times New Roman"/>
              </w:rPr>
            </w:pPr>
            <w:r w:rsidRPr="00195988">
              <w:rPr>
                <w:rFonts w:eastAsia="Times New Roman"/>
              </w:rPr>
              <w:t>10</w:t>
            </w:r>
          </w:p>
        </w:tc>
        <w:tc>
          <w:tcPr>
            <w:tcW w:w="851" w:type="dxa"/>
            <w:tcBorders>
              <w:top w:val="single" w:sz="8" w:space="0" w:color="auto"/>
              <w:left w:val="single" w:sz="8" w:space="0" w:color="auto"/>
              <w:bottom w:val="single" w:sz="8" w:space="0" w:color="auto"/>
              <w:right w:val="single" w:sz="8" w:space="0" w:color="auto"/>
            </w:tcBorders>
            <w:shd w:val="clear" w:color="auto" w:fill="auto"/>
            <w:noWrap/>
            <w:hideMark/>
          </w:tcPr>
          <w:p w14:paraId="7579AA5D"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single" w:sz="8" w:space="0" w:color="auto"/>
              <w:left w:val="single" w:sz="8" w:space="0" w:color="auto"/>
              <w:bottom w:val="single" w:sz="8" w:space="0" w:color="auto"/>
              <w:right w:val="single" w:sz="8" w:space="0" w:color="auto"/>
            </w:tcBorders>
            <w:shd w:val="clear" w:color="auto" w:fill="auto"/>
            <w:noWrap/>
            <w:hideMark/>
          </w:tcPr>
          <w:p w14:paraId="5789AC97" w14:textId="77777777" w:rsidR="006A5048" w:rsidRPr="00195988" w:rsidRDefault="006A5048" w:rsidP="00CF44D8">
            <w:pPr>
              <w:jc w:val="center"/>
              <w:rPr>
                <w:rFonts w:eastAsia="Times New Roman"/>
              </w:rPr>
            </w:pPr>
            <w:r w:rsidRPr="00195988">
              <w:rPr>
                <w:rFonts w:eastAsia="Times New Roman"/>
              </w:rPr>
              <w:t>2</w:t>
            </w:r>
          </w:p>
        </w:tc>
        <w:tc>
          <w:tcPr>
            <w:tcW w:w="992" w:type="dxa"/>
            <w:tcBorders>
              <w:top w:val="single" w:sz="8" w:space="0" w:color="auto"/>
              <w:left w:val="single" w:sz="8" w:space="0" w:color="auto"/>
              <w:bottom w:val="single" w:sz="8" w:space="0" w:color="auto"/>
              <w:right w:val="single" w:sz="8" w:space="0" w:color="auto"/>
            </w:tcBorders>
            <w:shd w:val="clear" w:color="auto" w:fill="auto"/>
            <w:noWrap/>
            <w:hideMark/>
          </w:tcPr>
          <w:p w14:paraId="57AF11F8" w14:textId="77777777" w:rsidR="006A5048" w:rsidRPr="00195988" w:rsidRDefault="006A5048" w:rsidP="00CF44D8">
            <w:pPr>
              <w:jc w:val="center"/>
              <w:rPr>
                <w:rFonts w:eastAsia="Times New Roman"/>
              </w:rPr>
            </w:pPr>
            <w:r w:rsidRPr="00195988">
              <w:rPr>
                <w:rFonts w:eastAsia="Times New Roman"/>
              </w:rPr>
              <w:t>20</w:t>
            </w:r>
          </w:p>
        </w:tc>
        <w:tc>
          <w:tcPr>
            <w:tcW w:w="851" w:type="dxa"/>
            <w:tcBorders>
              <w:top w:val="single" w:sz="8" w:space="0" w:color="auto"/>
              <w:left w:val="single" w:sz="8" w:space="0" w:color="auto"/>
              <w:bottom w:val="single" w:sz="8" w:space="0" w:color="auto"/>
              <w:right w:val="single" w:sz="8" w:space="0" w:color="auto"/>
            </w:tcBorders>
            <w:shd w:val="clear" w:color="auto" w:fill="auto"/>
            <w:noWrap/>
            <w:hideMark/>
          </w:tcPr>
          <w:p w14:paraId="72512D42" w14:textId="77777777" w:rsidR="006A5048" w:rsidRPr="00195988" w:rsidRDefault="006A5048" w:rsidP="00CF44D8">
            <w:pPr>
              <w:jc w:val="center"/>
              <w:rPr>
                <w:rFonts w:eastAsia="Times New Roman"/>
              </w:rPr>
            </w:pPr>
            <w:r w:rsidRPr="00195988">
              <w:t>150</w:t>
            </w:r>
          </w:p>
        </w:tc>
        <w:tc>
          <w:tcPr>
            <w:tcW w:w="1134" w:type="dxa"/>
            <w:tcBorders>
              <w:top w:val="single" w:sz="8" w:space="0" w:color="auto"/>
              <w:left w:val="single" w:sz="8" w:space="0" w:color="auto"/>
              <w:bottom w:val="single" w:sz="8" w:space="0" w:color="auto"/>
              <w:right w:val="single" w:sz="8" w:space="0" w:color="auto"/>
            </w:tcBorders>
            <w:shd w:val="clear" w:color="auto" w:fill="auto"/>
            <w:noWrap/>
            <w:hideMark/>
          </w:tcPr>
          <w:p w14:paraId="2F4238D6" w14:textId="77777777" w:rsidR="006A5048" w:rsidRPr="00195988" w:rsidRDefault="006A5048" w:rsidP="00CF44D8">
            <w:pPr>
              <w:jc w:val="center"/>
              <w:rPr>
                <w:rFonts w:eastAsia="Times New Roman"/>
              </w:rPr>
            </w:pPr>
            <w:r w:rsidRPr="00195988">
              <w:t>2.93</w:t>
            </w:r>
          </w:p>
        </w:tc>
      </w:tr>
      <w:tr w:rsidR="006A5048" w:rsidRPr="00195988" w14:paraId="1D0B8632" w14:textId="77777777" w:rsidTr="00CF44D8">
        <w:trPr>
          <w:cantSplit/>
          <w:trHeight w:val="360"/>
          <w:tblHeader/>
        </w:trPr>
        <w:tc>
          <w:tcPr>
            <w:tcW w:w="1021" w:type="dxa"/>
            <w:tcBorders>
              <w:top w:val="single" w:sz="8" w:space="0" w:color="auto"/>
              <w:bottom w:val="nil"/>
              <w:right w:val="nil"/>
            </w:tcBorders>
            <w:shd w:val="clear" w:color="auto" w:fill="auto"/>
            <w:noWrap/>
            <w:hideMark/>
          </w:tcPr>
          <w:p w14:paraId="67626E33"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nil"/>
              <w:right w:val="nil"/>
            </w:tcBorders>
            <w:shd w:val="clear" w:color="auto" w:fill="auto"/>
            <w:noWrap/>
            <w:hideMark/>
          </w:tcPr>
          <w:p w14:paraId="462A9BA1" w14:textId="77777777" w:rsidR="006A5048" w:rsidRPr="00195988" w:rsidRDefault="006A5048" w:rsidP="00CF44D8">
            <w:pPr>
              <w:jc w:val="right"/>
              <w:rPr>
                <w:rFonts w:eastAsia="Times New Roman"/>
                <w:b/>
                <w:bCs/>
              </w:rPr>
            </w:pPr>
            <w:r w:rsidRPr="00195988">
              <w:rPr>
                <w:rFonts w:eastAsia="Times New Roman"/>
                <w:b/>
                <w:bCs/>
              </w:rPr>
              <w:t>Total:</w:t>
            </w:r>
          </w:p>
        </w:tc>
        <w:tc>
          <w:tcPr>
            <w:tcW w:w="1134" w:type="dxa"/>
            <w:tcBorders>
              <w:top w:val="nil"/>
              <w:left w:val="nil"/>
              <w:bottom w:val="double" w:sz="6" w:space="0" w:color="auto"/>
              <w:right w:val="nil"/>
            </w:tcBorders>
            <w:shd w:val="clear" w:color="auto" w:fill="auto"/>
            <w:noWrap/>
            <w:hideMark/>
          </w:tcPr>
          <w:p w14:paraId="6BA1480D" w14:textId="77777777" w:rsidR="006A5048" w:rsidRPr="00195988" w:rsidRDefault="006A5048" w:rsidP="00CF44D8">
            <w:pPr>
              <w:jc w:val="center"/>
              <w:rPr>
                <w:rFonts w:eastAsia="Times New Roman"/>
                <w:b/>
                <w:bCs/>
              </w:rPr>
            </w:pPr>
            <w:r w:rsidRPr="00195988">
              <w:rPr>
                <w:rFonts w:eastAsia="Times New Roman"/>
                <w:b/>
                <w:bCs/>
              </w:rPr>
              <w:t>31</w:t>
            </w:r>
          </w:p>
        </w:tc>
        <w:tc>
          <w:tcPr>
            <w:tcW w:w="851" w:type="dxa"/>
            <w:tcBorders>
              <w:top w:val="nil"/>
              <w:left w:val="nil"/>
              <w:bottom w:val="nil"/>
              <w:right w:val="nil"/>
            </w:tcBorders>
            <w:shd w:val="clear" w:color="auto" w:fill="auto"/>
            <w:noWrap/>
            <w:hideMark/>
          </w:tcPr>
          <w:p w14:paraId="25560F63" w14:textId="77777777" w:rsidR="006A5048" w:rsidRPr="00195988" w:rsidRDefault="006A5048" w:rsidP="00CF44D8">
            <w:pPr>
              <w:jc w:val="center"/>
              <w:rPr>
                <w:rFonts w:eastAsia="Times New Roman"/>
                <w:b/>
                <w:bCs/>
              </w:rPr>
            </w:pPr>
          </w:p>
        </w:tc>
        <w:tc>
          <w:tcPr>
            <w:tcW w:w="992" w:type="dxa"/>
            <w:tcBorders>
              <w:top w:val="nil"/>
              <w:left w:val="nil"/>
              <w:bottom w:val="nil"/>
              <w:right w:val="nil"/>
            </w:tcBorders>
            <w:shd w:val="clear" w:color="auto" w:fill="auto"/>
            <w:noWrap/>
            <w:hideMark/>
          </w:tcPr>
          <w:p w14:paraId="71991BC2" w14:textId="77777777" w:rsidR="006A5048" w:rsidRPr="00195988" w:rsidRDefault="006A5048" w:rsidP="00CF44D8">
            <w:pPr>
              <w:jc w:val="center"/>
              <w:rPr>
                <w:rFonts w:eastAsia="Times New Roman"/>
                <w:b/>
                <w:bCs/>
              </w:rPr>
            </w:pPr>
          </w:p>
        </w:tc>
        <w:tc>
          <w:tcPr>
            <w:tcW w:w="992" w:type="dxa"/>
            <w:tcBorders>
              <w:top w:val="single" w:sz="8" w:space="0" w:color="auto"/>
              <w:left w:val="nil"/>
              <w:bottom w:val="double" w:sz="4" w:space="0" w:color="auto"/>
            </w:tcBorders>
            <w:shd w:val="clear" w:color="auto" w:fill="auto"/>
            <w:noWrap/>
            <w:hideMark/>
          </w:tcPr>
          <w:p w14:paraId="19CAD6AB" w14:textId="77777777" w:rsidR="006A5048" w:rsidRPr="00195988" w:rsidRDefault="006A5048" w:rsidP="00CF44D8">
            <w:pPr>
              <w:jc w:val="center"/>
              <w:rPr>
                <w:rFonts w:eastAsia="Times New Roman"/>
                <w:b/>
                <w:bCs/>
              </w:rPr>
            </w:pPr>
            <w:r w:rsidRPr="00195988">
              <w:rPr>
                <w:rFonts w:eastAsia="Times New Roman"/>
                <w:b/>
                <w:bCs/>
              </w:rPr>
              <w:t>378</w:t>
            </w:r>
          </w:p>
        </w:tc>
        <w:tc>
          <w:tcPr>
            <w:tcW w:w="851" w:type="dxa"/>
            <w:tcBorders>
              <w:top w:val="nil"/>
              <w:left w:val="nil"/>
              <w:bottom w:val="nil"/>
              <w:right w:val="nil"/>
            </w:tcBorders>
            <w:shd w:val="clear" w:color="auto" w:fill="auto"/>
            <w:noWrap/>
            <w:hideMark/>
          </w:tcPr>
          <w:p w14:paraId="159A14E6" w14:textId="77777777" w:rsidR="006A5048" w:rsidRPr="00195988" w:rsidRDefault="006A5048" w:rsidP="00CF44D8">
            <w:pPr>
              <w:jc w:val="center"/>
              <w:rPr>
                <w:rFonts w:eastAsia="Times New Roman"/>
              </w:rPr>
            </w:pPr>
          </w:p>
        </w:tc>
        <w:tc>
          <w:tcPr>
            <w:tcW w:w="1134" w:type="dxa"/>
            <w:tcBorders>
              <w:top w:val="single" w:sz="8" w:space="0" w:color="auto"/>
              <w:left w:val="nil"/>
              <w:bottom w:val="double" w:sz="6" w:space="0" w:color="auto"/>
            </w:tcBorders>
            <w:shd w:val="clear" w:color="auto" w:fill="auto"/>
            <w:noWrap/>
            <w:hideMark/>
          </w:tcPr>
          <w:p w14:paraId="53206690" w14:textId="77777777" w:rsidR="006A5048" w:rsidRPr="00195988" w:rsidRDefault="006A5048" w:rsidP="00CF44D8">
            <w:pPr>
              <w:jc w:val="center"/>
              <w:rPr>
                <w:rFonts w:eastAsia="Times New Roman"/>
                <w:b/>
                <w:bCs/>
              </w:rPr>
            </w:pPr>
            <w:r w:rsidRPr="00195988">
              <w:rPr>
                <w:b/>
                <w:bCs/>
              </w:rPr>
              <w:t>105.21</w:t>
            </w:r>
          </w:p>
        </w:tc>
      </w:tr>
    </w:tbl>
    <w:p w14:paraId="5E27E482" w14:textId="77777777" w:rsidR="006A5048" w:rsidRPr="00195988" w:rsidRDefault="006A5048" w:rsidP="006A5048">
      <w:pPr>
        <w:pStyle w:val="BodyText2"/>
        <w:rPr>
          <w:lang w:eastAsia="zh-HK"/>
        </w:rPr>
      </w:pPr>
    </w:p>
    <w:tbl>
      <w:tblPr>
        <w:tblW w:w="13920" w:type="dxa"/>
        <w:tblLayout w:type="fixed"/>
        <w:tblCellMar>
          <w:left w:w="28" w:type="dxa"/>
          <w:right w:w="28" w:type="dxa"/>
        </w:tblCellMar>
        <w:tblLook w:val="04A0" w:firstRow="1" w:lastRow="0" w:firstColumn="1" w:lastColumn="0" w:noHBand="0" w:noVBand="1"/>
      </w:tblPr>
      <w:tblGrid>
        <w:gridCol w:w="1021"/>
        <w:gridCol w:w="6945"/>
        <w:gridCol w:w="1134"/>
        <w:gridCol w:w="851"/>
        <w:gridCol w:w="992"/>
        <w:gridCol w:w="992"/>
        <w:gridCol w:w="851"/>
        <w:gridCol w:w="1134"/>
      </w:tblGrid>
      <w:tr w:rsidR="006A5048" w:rsidRPr="004E752E" w14:paraId="4A3AD2A8" w14:textId="77777777" w:rsidTr="00CF44D8">
        <w:trPr>
          <w:cantSplit/>
          <w:trHeight w:val="915"/>
          <w:tblHeader/>
        </w:trPr>
        <w:tc>
          <w:tcPr>
            <w:tcW w:w="1021" w:type="dxa"/>
            <w:tcBorders>
              <w:top w:val="single" w:sz="8" w:space="0" w:color="auto"/>
              <w:left w:val="single" w:sz="8" w:space="0" w:color="auto"/>
              <w:bottom w:val="nil"/>
              <w:right w:val="single" w:sz="4" w:space="0" w:color="auto"/>
            </w:tcBorders>
            <w:shd w:val="clear" w:color="auto" w:fill="auto"/>
            <w:noWrap/>
            <w:hideMark/>
          </w:tcPr>
          <w:p w14:paraId="3B763FD8" w14:textId="77777777" w:rsidR="006A5048" w:rsidRPr="00195988" w:rsidRDefault="006A5048" w:rsidP="00195988">
            <w:pPr>
              <w:spacing w:line="360" w:lineRule="auto"/>
              <w:ind w:left="0" w:firstLine="0"/>
              <w:jc w:val="center"/>
              <w:rPr>
                <w:b/>
              </w:rPr>
            </w:pPr>
            <w:r w:rsidRPr="00195988">
              <w:rPr>
                <w:b/>
              </w:rPr>
              <w:lastRenderedPageBreak/>
              <w:t>Case Type</w:t>
            </w:r>
          </w:p>
        </w:tc>
        <w:tc>
          <w:tcPr>
            <w:tcW w:w="6945" w:type="dxa"/>
            <w:tcBorders>
              <w:top w:val="single" w:sz="8" w:space="0" w:color="auto"/>
              <w:left w:val="nil"/>
              <w:bottom w:val="nil"/>
              <w:right w:val="single" w:sz="4" w:space="0" w:color="auto"/>
            </w:tcBorders>
            <w:shd w:val="clear" w:color="auto" w:fill="auto"/>
            <w:noWrap/>
            <w:hideMark/>
          </w:tcPr>
          <w:p w14:paraId="427C1B88" w14:textId="77777777" w:rsidR="006A5048" w:rsidRPr="00195988" w:rsidRDefault="006A5048" w:rsidP="00195988">
            <w:pPr>
              <w:spacing w:line="360" w:lineRule="auto"/>
              <w:ind w:left="0" w:firstLine="0"/>
              <w:jc w:val="center"/>
              <w:rPr>
                <w:b/>
              </w:rPr>
            </w:pPr>
            <w:r w:rsidRPr="00195988">
              <w:rPr>
                <w:b/>
              </w:rPr>
              <w:t>Case Attachments per submission</w:t>
            </w:r>
          </w:p>
        </w:tc>
        <w:tc>
          <w:tcPr>
            <w:tcW w:w="1134" w:type="dxa"/>
            <w:tcBorders>
              <w:top w:val="single" w:sz="8" w:space="0" w:color="auto"/>
              <w:left w:val="nil"/>
              <w:bottom w:val="nil"/>
              <w:right w:val="single" w:sz="4" w:space="0" w:color="auto"/>
            </w:tcBorders>
            <w:shd w:val="clear" w:color="auto" w:fill="auto"/>
            <w:hideMark/>
          </w:tcPr>
          <w:p w14:paraId="2E3916FC" w14:textId="77777777" w:rsidR="006A5048" w:rsidRPr="00195988" w:rsidRDefault="006A5048" w:rsidP="00195988">
            <w:pPr>
              <w:spacing w:line="360" w:lineRule="auto"/>
              <w:ind w:left="0" w:firstLine="0"/>
              <w:jc w:val="center"/>
              <w:rPr>
                <w:b/>
              </w:rPr>
            </w:pPr>
            <w:r w:rsidRPr="00195988">
              <w:rPr>
                <w:b/>
              </w:rPr>
              <w:t>Est. no. of documents</w:t>
            </w:r>
          </w:p>
        </w:tc>
        <w:tc>
          <w:tcPr>
            <w:tcW w:w="851" w:type="dxa"/>
            <w:tcBorders>
              <w:top w:val="single" w:sz="8" w:space="0" w:color="auto"/>
              <w:left w:val="nil"/>
              <w:bottom w:val="nil"/>
              <w:right w:val="single" w:sz="4" w:space="0" w:color="auto"/>
            </w:tcBorders>
            <w:shd w:val="clear" w:color="auto" w:fill="auto"/>
            <w:hideMark/>
          </w:tcPr>
          <w:p w14:paraId="5F338E92" w14:textId="77777777" w:rsidR="006A5048" w:rsidRPr="00195988" w:rsidRDefault="006A5048" w:rsidP="00195988">
            <w:pPr>
              <w:spacing w:line="360" w:lineRule="auto"/>
              <w:ind w:left="0" w:firstLine="0"/>
              <w:jc w:val="center"/>
              <w:rPr>
                <w:b/>
              </w:rPr>
            </w:pPr>
            <w:r w:rsidRPr="00195988">
              <w:rPr>
                <w:b/>
              </w:rPr>
              <w:t>Actual no. of pages</w:t>
            </w:r>
          </w:p>
        </w:tc>
        <w:tc>
          <w:tcPr>
            <w:tcW w:w="992" w:type="dxa"/>
            <w:tcBorders>
              <w:top w:val="single" w:sz="8" w:space="0" w:color="auto"/>
              <w:left w:val="nil"/>
              <w:bottom w:val="nil"/>
              <w:right w:val="single" w:sz="4" w:space="0" w:color="auto"/>
            </w:tcBorders>
            <w:shd w:val="clear" w:color="auto" w:fill="auto"/>
            <w:hideMark/>
          </w:tcPr>
          <w:p w14:paraId="57F16CC0" w14:textId="77777777" w:rsidR="006A5048" w:rsidRPr="00195988" w:rsidRDefault="006A5048" w:rsidP="00195988">
            <w:pPr>
              <w:spacing w:line="360" w:lineRule="auto"/>
              <w:ind w:left="0" w:firstLine="0"/>
              <w:jc w:val="center"/>
              <w:rPr>
                <w:b/>
              </w:rPr>
            </w:pPr>
            <w:r w:rsidRPr="00195988">
              <w:rPr>
                <w:b/>
              </w:rPr>
              <w:t>Est. no. of pages per document</w:t>
            </w:r>
          </w:p>
        </w:tc>
        <w:tc>
          <w:tcPr>
            <w:tcW w:w="992" w:type="dxa"/>
            <w:tcBorders>
              <w:top w:val="single" w:sz="8" w:space="0" w:color="auto"/>
              <w:left w:val="nil"/>
              <w:bottom w:val="nil"/>
              <w:right w:val="nil"/>
            </w:tcBorders>
            <w:shd w:val="clear" w:color="auto" w:fill="auto"/>
            <w:hideMark/>
          </w:tcPr>
          <w:p w14:paraId="63E5E94D" w14:textId="77777777" w:rsidR="006A5048" w:rsidRPr="00195988" w:rsidRDefault="006A5048" w:rsidP="00195988">
            <w:pPr>
              <w:spacing w:line="360" w:lineRule="auto"/>
              <w:ind w:left="0" w:firstLine="0"/>
              <w:jc w:val="center"/>
              <w:rPr>
                <w:b/>
              </w:rPr>
            </w:pPr>
            <w:r w:rsidRPr="00195988">
              <w:rPr>
                <w:b/>
              </w:rPr>
              <w:t>Total est. no. of pages</w:t>
            </w:r>
          </w:p>
        </w:tc>
        <w:tc>
          <w:tcPr>
            <w:tcW w:w="851" w:type="dxa"/>
            <w:tcBorders>
              <w:top w:val="single" w:sz="8" w:space="0" w:color="auto"/>
              <w:left w:val="single" w:sz="8" w:space="0" w:color="auto"/>
              <w:bottom w:val="nil"/>
              <w:right w:val="single" w:sz="4" w:space="0" w:color="auto"/>
            </w:tcBorders>
            <w:shd w:val="clear" w:color="auto" w:fill="auto"/>
            <w:hideMark/>
          </w:tcPr>
          <w:p w14:paraId="063409DD" w14:textId="77777777" w:rsidR="006A5048" w:rsidRPr="00195988" w:rsidRDefault="006A5048" w:rsidP="00195988">
            <w:pPr>
              <w:spacing w:line="360" w:lineRule="auto"/>
              <w:ind w:left="0" w:firstLine="0"/>
              <w:jc w:val="center"/>
              <w:rPr>
                <w:b/>
              </w:rPr>
            </w:pPr>
            <w:r w:rsidRPr="00195988">
              <w:rPr>
                <w:b/>
              </w:rPr>
              <w:t>Size per page (KB)</w:t>
            </w:r>
          </w:p>
        </w:tc>
        <w:tc>
          <w:tcPr>
            <w:tcW w:w="1134" w:type="dxa"/>
            <w:tcBorders>
              <w:top w:val="single" w:sz="8" w:space="0" w:color="auto"/>
              <w:left w:val="nil"/>
              <w:bottom w:val="nil"/>
              <w:right w:val="single" w:sz="8" w:space="0" w:color="auto"/>
            </w:tcBorders>
            <w:shd w:val="clear" w:color="auto" w:fill="auto"/>
            <w:hideMark/>
          </w:tcPr>
          <w:p w14:paraId="156B236D" w14:textId="77777777" w:rsidR="006A5048" w:rsidRPr="00195988" w:rsidRDefault="006A5048" w:rsidP="00195988">
            <w:pPr>
              <w:spacing w:line="360" w:lineRule="auto"/>
              <w:ind w:left="0" w:firstLine="0"/>
              <w:jc w:val="center"/>
              <w:rPr>
                <w:b/>
              </w:rPr>
            </w:pPr>
            <w:r w:rsidRPr="00195988">
              <w:rPr>
                <w:b/>
              </w:rPr>
              <w:t>Total est. size of attachment (MB)</w:t>
            </w:r>
          </w:p>
        </w:tc>
      </w:tr>
      <w:tr w:rsidR="006A5048" w:rsidRPr="004E752E" w14:paraId="15D87BDC" w14:textId="77777777" w:rsidTr="00CF44D8">
        <w:trPr>
          <w:cantSplit/>
          <w:trHeight w:val="345"/>
          <w:tblHeader/>
        </w:trPr>
        <w:tc>
          <w:tcPr>
            <w:tcW w:w="1021" w:type="dxa"/>
            <w:tcBorders>
              <w:top w:val="single" w:sz="8" w:space="0" w:color="auto"/>
              <w:left w:val="single" w:sz="8" w:space="0" w:color="auto"/>
              <w:bottom w:val="single" w:sz="4" w:space="0" w:color="auto"/>
              <w:right w:val="single" w:sz="4" w:space="0" w:color="auto"/>
            </w:tcBorders>
            <w:shd w:val="clear" w:color="auto" w:fill="auto"/>
            <w:noWrap/>
            <w:hideMark/>
          </w:tcPr>
          <w:p w14:paraId="4DB04A80" w14:textId="77777777" w:rsidR="006A5048" w:rsidRPr="004E752E" w:rsidRDefault="006A5048" w:rsidP="00CF44D8">
            <w:pPr>
              <w:jc w:val="both"/>
              <w:rPr>
                <w:rFonts w:ascii="Frutiger Light" w:eastAsia="Times New Roman" w:hAnsi="Frutiger Light"/>
                <w:b/>
                <w:bCs/>
              </w:rPr>
            </w:pPr>
            <w:r w:rsidRPr="004E752E">
              <w:rPr>
                <w:rFonts w:ascii="Frutiger Light" w:eastAsia="Times New Roman" w:hAnsi="Frutiger Light"/>
                <w:b/>
                <w:bCs/>
              </w:rPr>
              <w:t>FOC</w:t>
            </w:r>
          </w:p>
        </w:tc>
        <w:tc>
          <w:tcPr>
            <w:tcW w:w="6945" w:type="dxa"/>
            <w:tcBorders>
              <w:top w:val="single" w:sz="8" w:space="0" w:color="auto"/>
              <w:left w:val="nil"/>
              <w:bottom w:val="single" w:sz="4" w:space="0" w:color="auto"/>
              <w:right w:val="single" w:sz="4" w:space="0" w:color="auto"/>
            </w:tcBorders>
            <w:shd w:val="clear" w:color="auto" w:fill="auto"/>
            <w:hideMark/>
          </w:tcPr>
          <w:p w14:paraId="7F26F7AC" w14:textId="77777777" w:rsidR="006A5048" w:rsidRPr="007A7D33" w:rsidRDefault="006A5048" w:rsidP="00CF44D8">
            <w:pPr>
              <w:rPr>
                <w:rFonts w:eastAsia="Times New Roman"/>
              </w:rPr>
            </w:pPr>
            <w:r w:rsidRPr="007A7D33">
              <w:rPr>
                <w:rFonts w:eastAsia="Times New Roman"/>
              </w:rPr>
              <w:t>Completed specified form EE4 (Form of Compliance);</w:t>
            </w:r>
          </w:p>
        </w:tc>
        <w:tc>
          <w:tcPr>
            <w:tcW w:w="1134" w:type="dxa"/>
            <w:tcBorders>
              <w:top w:val="single" w:sz="8" w:space="0" w:color="auto"/>
              <w:left w:val="nil"/>
              <w:bottom w:val="single" w:sz="4" w:space="0" w:color="auto"/>
              <w:right w:val="single" w:sz="4" w:space="0" w:color="auto"/>
            </w:tcBorders>
            <w:shd w:val="clear" w:color="auto" w:fill="auto"/>
            <w:noWrap/>
            <w:hideMark/>
          </w:tcPr>
          <w:p w14:paraId="14F88643" w14:textId="77777777" w:rsidR="006A5048" w:rsidRPr="007A7D33" w:rsidRDefault="006A5048" w:rsidP="00CF44D8">
            <w:pPr>
              <w:jc w:val="center"/>
              <w:rPr>
                <w:rFonts w:eastAsia="Times New Roman"/>
              </w:rPr>
            </w:pPr>
            <w:r w:rsidRPr="007A7D33">
              <w:rPr>
                <w:rFonts w:eastAsia="Times New Roman"/>
              </w:rPr>
              <w:t>1</w:t>
            </w:r>
          </w:p>
        </w:tc>
        <w:tc>
          <w:tcPr>
            <w:tcW w:w="851" w:type="dxa"/>
            <w:tcBorders>
              <w:top w:val="single" w:sz="8" w:space="0" w:color="auto"/>
              <w:left w:val="nil"/>
              <w:bottom w:val="single" w:sz="4" w:space="0" w:color="auto"/>
              <w:right w:val="single" w:sz="4" w:space="0" w:color="auto"/>
            </w:tcBorders>
            <w:shd w:val="clear" w:color="auto" w:fill="auto"/>
            <w:noWrap/>
            <w:hideMark/>
          </w:tcPr>
          <w:p w14:paraId="1D4366B9" w14:textId="77777777" w:rsidR="006A5048" w:rsidRPr="007A7D33" w:rsidRDefault="006A5048" w:rsidP="00CF44D8">
            <w:pPr>
              <w:jc w:val="center"/>
              <w:rPr>
                <w:rFonts w:eastAsia="Times New Roman"/>
              </w:rPr>
            </w:pPr>
            <w:r w:rsidRPr="007A7D33">
              <w:rPr>
                <w:rFonts w:eastAsia="Times New Roman"/>
              </w:rPr>
              <w:t>6</w:t>
            </w:r>
          </w:p>
        </w:tc>
        <w:tc>
          <w:tcPr>
            <w:tcW w:w="992" w:type="dxa"/>
            <w:tcBorders>
              <w:top w:val="single" w:sz="8" w:space="0" w:color="auto"/>
              <w:left w:val="nil"/>
              <w:bottom w:val="single" w:sz="4" w:space="0" w:color="auto"/>
              <w:right w:val="single" w:sz="4" w:space="0" w:color="auto"/>
            </w:tcBorders>
            <w:shd w:val="clear" w:color="auto" w:fill="auto"/>
            <w:noWrap/>
            <w:hideMark/>
          </w:tcPr>
          <w:p w14:paraId="3DC88B64" w14:textId="77777777" w:rsidR="006A5048" w:rsidRPr="007A7D33" w:rsidRDefault="006A5048" w:rsidP="00CF44D8">
            <w:pPr>
              <w:jc w:val="center"/>
              <w:rPr>
                <w:rFonts w:eastAsia="Times New Roman"/>
              </w:rPr>
            </w:pPr>
            <w:r w:rsidRPr="007A7D33">
              <w:rPr>
                <w:rFonts w:eastAsia="Times New Roman"/>
              </w:rPr>
              <w:t>8</w:t>
            </w:r>
          </w:p>
        </w:tc>
        <w:tc>
          <w:tcPr>
            <w:tcW w:w="992" w:type="dxa"/>
            <w:tcBorders>
              <w:top w:val="single" w:sz="8" w:space="0" w:color="auto"/>
              <w:left w:val="nil"/>
              <w:bottom w:val="single" w:sz="4" w:space="0" w:color="auto"/>
              <w:right w:val="nil"/>
            </w:tcBorders>
            <w:shd w:val="clear" w:color="auto" w:fill="auto"/>
            <w:noWrap/>
            <w:hideMark/>
          </w:tcPr>
          <w:p w14:paraId="51986068" w14:textId="77777777" w:rsidR="006A5048" w:rsidRPr="007A7D33" w:rsidRDefault="006A5048" w:rsidP="00CF44D8">
            <w:pPr>
              <w:jc w:val="center"/>
              <w:rPr>
                <w:rFonts w:eastAsia="Times New Roman"/>
              </w:rPr>
            </w:pPr>
            <w:r w:rsidRPr="007A7D33">
              <w:rPr>
                <w:rFonts w:eastAsia="Times New Roman"/>
              </w:rPr>
              <w:t>8</w:t>
            </w:r>
          </w:p>
        </w:tc>
        <w:tc>
          <w:tcPr>
            <w:tcW w:w="851" w:type="dxa"/>
            <w:tcBorders>
              <w:top w:val="single" w:sz="8" w:space="0" w:color="auto"/>
              <w:left w:val="single" w:sz="8" w:space="0" w:color="auto"/>
              <w:bottom w:val="single" w:sz="4" w:space="0" w:color="auto"/>
              <w:right w:val="single" w:sz="4" w:space="0" w:color="auto"/>
            </w:tcBorders>
            <w:shd w:val="clear" w:color="auto" w:fill="auto"/>
            <w:noWrap/>
            <w:hideMark/>
          </w:tcPr>
          <w:p w14:paraId="5DB750E4" w14:textId="77777777" w:rsidR="006A5048" w:rsidRPr="007A7D33" w:rsidRDefault="006A5048" w:rsidP="00CF44D8">
            <w:pPr>
              <w:jc w:val="center"/>
              <w:rPr>
                <w:rFonts w:eastAsia="Times New Roman"/>
              </w:rPr>
            </w:pPr>
            <w:r w:rsidRPr="007A7D33">
              <w:t>150</w:t>
            </w:r>
          </w:p>
        </w:tc>
        <w:tc>
          <w:tcPr>
            <w:tcW w:w="1134" w:type="dxa"/>
            <w:tcBorders>
              <w:top w:val="single" w:sz="8" w:space="0" w:color="auto"/>
              <w:left w:val="nil"/>
              <w:bottom w:val="single" w:sz="4" w:space="0" w:color="auto"/>
              <w:right w:val="single" w:sz="8" w:space="0" w:color="auto"/>
            </w:tcBorders>
            <w:shd w:val="clear" w:color="auto" w:fill="auto"/>
            <w:noWrap/>
            <w:hideMark/>
          </w:tcPr>
          <w:p w14:paraId="5CA7363C" w14:textId="77777777" w:rsidR="006A5048" w:rsidRPr="007A7D33" w:rsidRDefault="006A5048" w:rsidP="00CF44D8">
            <w:pPr>
              <w:jc w:val="center"/>
              <w:rPr>
                <w:rFonts w:eastAsia="Times New Roman"/>
              </w:rPr>
            </w:pPr>
            <w:r w:rsidRPr="007A7D33">
              <w:t>1.17</w:t>
            </w:r>
          </w:p>
        </w:tc>
      </w:tr>
      <w:tr w:rsidR="006A5048" w:rsidRPr="00195988" w14:paraId="44F8446A"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2D145527"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001395C9" w14:textId="77777777" w:rsidR="006A5048" w:rsidRPr="00195988" w:rsidRDefault="006A5048" w:rsidP="00CF44D8">
            <w:pPr>
              <w:rPr>
                <w:rFonts w:eastAsia="Times New Roman"/>
              </w:rPr>
            </w:pPr>
            <w:r w:rsidRPr="00195988">
              <w:rPr>
                <w:rFonts w:eastAsia="Times New Roman"/>
              </w:rPr>
              <w:t>Completed form EE-SU (Supplementary Information Form);</w:t>
            </w:r>
          </w:p>
        </w:tc>
        <w:tc>
          <w:tcPr>
            <w:tcW w:w="1134" w:type="dxa"/>
            <w:tcBorders>
              <w:top w:val="nil"/>
              <w:left w:val="nil"/>
              <w:bottom w:val="single" w:sz="4" w:space="0" w:color="auto"/>
              <w:right w:val="single" w:sz="4" w:space="0" w:color="auto"/>
            </w:tcBorders>
            <w:shd w:val="clear" w:color="auto" w:fill="auto"/>
            <w:noWrap/>
            <w:hideMark/>
          </w:tcPr>
          <w:p w14:paraId="0A65E09E"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0166C167" w14:textId="77777777" w:rsidR="006A5048" w:rsidRPr="00195988" w:rsidRDefault="006A5048" w:rsidP="00CF44D8">
            <w:pPr>
              <w:jc w:val="center"/>
              <w:rPr>
                <w:rFonts w:eastAsia="Times New Roman"/>
              </w:rPr>
            </w:pPr>
            <w:r w:rsidRPr="00195988">
              <w:rPr>
                <w:rFonts w:eastAsia="Times New Roman"/>
              </w:rPr>
              <w:t>7</w:t>
            </w:r>
          </w:p>
        </w:tc>
        <w:tc>
          <w:tcPr>
            <w:tcW w:w="992" w:type="dxa"/>
            <w:tcBorders>
              <w:top w:val="nil"/>
              <w:left w:val="nil"/>
              <w:bottom w:val="single" w:sz="4" w:space="0" w:color="auto"/>
              <w:right w:val="single" w:sz="4" w:space="0" w:color="auto"/>
            </w:tcBorders>
            <w:shd w:val="clear" w:color="auto" w:fill="auto"/>
            <w:noWrap/>
            <w:hideMark/>
          </w:tcPr>
          <w:p w14:paraId="5E164FCC"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1900226B"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35351F7D"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5205D63A" w14:textId="77777777" w:rsidR="006A5048" w:rsidRPr="00195988" w:rsidRDefault="006A5048" w:rsidP="00CF44D8">
            <w:pPr>
              <w:jc w:val="center"/>
              <w:rPr>
                <w:rFonts w:eastAsia="Times New Roman"/>
              </w:rPr>
            </w:pPr>
            <w:r w:rsidRPr="00195988">
              <w:t>1.17</w:t>
            </w:r>
          </w:p>
        </w:tc>
      </w:tr>
      <w:tr w:rsidR="006A5048" w:rsidRPr="00195988" w14:paraId="10E359ED"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03656C14"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64EFFF60" w14:textId="77777777" w:rsidR="006A5048" w:rsidRPr="00195988" w:rsidRDefault="006A5048" w:rsidP="00CF44D8">
            <w:pPr>
              <w:rPr>
                <w:rFonts w:eastAsia="Times New Roman"/>
              </w:rPr>
            </w:pPr>
            <w:r w:rsidRPr="00195988">
              <w:rPr>
                <w:rFonts w:eastAsia="Times New Roman"/>
              </w:rPr>
              <w:t>Completed forms for technical information sheet;</w:t>
            </w:r>
          </w:p>
        </w:tc>
        <w:tc>
          <w:tcPr>
            <w:tcW w:w="1134" w:type="dxa"/>
            <w:tcBorders>
              <w:top w:val="nil"/>
              <w:left w:val="nil"/>
              <w:bottom w:val="single" w:sz="4" w:space="0" w:color="auto"/>
              <w:right w:val="single" w:sz="4" w:space="0" w:color="auto"/>
            </w:tcBorders>
            <w:shd w:val="clear" w:color="auto" w:fill="auto"/>
            <w:noWrap/>
            <w:hideMark/>
          </w:tcPr>
          <w:p w14:paraId="6624E3FC"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304B19C8" w14:textId="77777777" w:rsidR="006A5048" w:rsidRPr="00195988" w:rsidRDefault="006A5048" w:rsidP="00CF44D8">
            <w:pPr>
              <w:jc w:val="center"/>
              <w:rPr>
                <w:rFonts w:eastAsia="Times New Roman"/>
              </w:rPr>
            </w:pPr>
            <w:r w:rsidRPr="00195988">
              <w:rPr>
                <w:rFonts w:eastAsia="Times New Roman"/>
              </w:rPr>
              <w:t>31</w:t>
            </w:r>
          </w:p>
        </w:tc>
        <w:tc>
          <w:tcPr>
            <w:tcW w:w="992" w:type="dxa"/>
            <w:tcBorders>
              <w:top w:val="nil"/>
              <w:left w:val="nil"/>
              <w:bottom w:val="single" w:sz="4" w:space="0" w:color="auto"/>
              <w:right w:val="single" w:sz="4" w:space="0" w:color="auto"/>
            </w:tcBorders>
            <w:shd w:val="clear" w:color="auto" w:fill="auto"/>
            <w:noWrap/>
            <w:hideMark/>
          </w:tcPr>
          <w:p w14:paraId="4C28E253" w14:textId="77777777" w:rsidR="006A5048" w:rsidRPr="00195988" w:rsidRDefault="006A5048" w:rsidP="00CF44D8">
            <w:pPr>
              <w:jc w:val="center"/>
              <w:rPr>
                <w:rFonts w:eastAsia="Times New Roman"/>
              </w:rPr>
            </w:pPr>
            <w:r w:rsidRPr="00195988">
              <w:rPr>
                <w:rFonts w:eastAsia="Times New Roman"/>
              </w:rPr>
              <w:t>31</w:t>
            </w:r>
          </w:p>
        </w:tc>
        <w:tc>
          <w:tcPr>
            <w:tcW w:w="992" w:type="dxa"/>
            <w:tcBorders>
              <w:top w:val="nil"/>
              <w:left w:val="nil"/>
              <w:bottom w:val="single" w:sz="4" w:space="0" w:color="auto"/>
              <w:right w:val="nil"/>
            </w:tcBorders>
            <w:shd w:val="clear" w:color="auto" w:fill="auto"/>
            <w:noWrap/>
            <w:hideMark/>
          </w:tcPr>
          <w:p w14:paraId="577F6DBB" w14:textId="77777777" w:rsidR="006A5048" w:rsidRPr="00195988" w:rsidRDefault="006A5048" w:rsidP="00CF44D8">
            <w:pPr>
              <w:jc w:val="center"/>
              <w:rPr>
                <w:rFonts w:eastAsia="Times New Roman"/>
              </w:rPr>
            </w:pPr>
            <w:r w:rsidRPr="00195988">
              <w:rPr>
                <w:rFonts w:eastAsia="Times New Roman"/>
              </w:rPr>
              <w:t>31</w:t>
            </w:r>
          </w:p>
        </w:tc>
        <w:tc>
          <w:tcPr>
            <w:tcW w:w="851" w:type="dxa"/>
            <w:tcBorders>
              <w:top w:val="nil"/>
              <w:left w:val="single" w:sz="8" w:space="0" w:color="auto"/>
              <w:bottom w:val="single" w:sz="4" w:space="0" w:color="auto"/>
              <w:right w:val="single" w:sz="4" w:space="0" w:color="auto"/>
            </w:tcBorders>
            <w:shd w:val="clear" w:color="auto" w:fill="auto"/>
            <w:noWrap/>
            <w:hideMark/>
          </w:tcPr>
          <w:p w14:paraId="4EA18822"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25F05B17" w14:textId="77777777" w:rsidR="006A5048" w:rsidRPr="00195988" w:rsidRDefault="006A5048" w:rsidP="00CF44D8">
            <w:pPr>
              <w:jc w:val="center"/>
              <w:rPr>
                <w:rFonts w:eastAsia="Times New Roman"/>
              </w:rPr>
            </w:pPr>
            <w:r w:rsidRPr="00195988">
              <w:t>4.54</w:t>
            </w:r>
          </w:p>
        </w:tc>
      </w:tr>
      <w:tr w:rsidR="006A5048" w:rsidRPr="00195988" w14:paraId="7C54F801"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7CFD8108"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244C08FE" w14:textId="77777777" w:rsidR="006A5048" w:rsidRPr="00195988" w:rsidRDefault="006A5048" w:rsidP="00CF44D8">
            <w:pPr>
              <w:rPr>
                <w:rFonts w:eastAsia="Times New Roman"/>
              </w:rPr>
            </w:pPr>
            <w:r w:rsidRPr="00195988">
              <w:rPr>
                <w:rFonts w:eastAsia="Times New Roman"/>
              </w:rPr>
              <w:t>Schematic drawing</w:t>
            </w:r>
          </w:p>
        </w:tc>
        <w:tc>
          <w:tcPr>
            <w:tcW w:w="1134" w:type="dxa"/>
            <w:tcBorders>
              <w:top w:val="nil"/>
              <w:left w:val="nil"/>
              <w:bottom w:val="single" w:sz="4" w:space="0" w:color="auto"/>
              <w:right w:val="single" w:sz="4" w:space="0" w:color="auto"/>
            </w:tcBorders>
            <w:shd w:val="clear" w:color="auto" w:fill="auto"/>
            <w:noWrap/>
            <w:hideMark/>
          </w:tcPr>
          <w:p w14:paraId="1401C022" w14:textId="77777777" w:rsidR="006A5048" w:rsidRPr="00195988" w:rsidRDefault="006A5048" w:rsidP="00CF44D8">
            <w:pPr>
              <w:jc w:val="center"/>
              <w:rPr>
                <w:rFonts w:eastAsia="Times New Roman"/>
              </w:rPr>
            </w:pPr>
            <w:r w:rsidRPr="00195988">
              <w:rPr>
                <w:rFonts w:eastAsia="Times New Roman"/>
              </w:rPr>
              <w:t>4</w:t>
            </w:r>
          </w:p>
        </w:tc>
        <w:tc>
          <w:tcPr>
            <w:tcW w:w="851" w:type="dxa"/>
            <w:tcBorders>
              <w:top w:val="nil"/>
              <w:left w:val="nil"/>
              <w:bottom w:val="single" w:sz="4" w:space="0" w:color="auto"/>
              <w:right w:val="single" w:sz="4" w:space="0" w:color="auto"/>
            </w:tcBorders>
            <w:shd w:val="clear" w:color="auto" w:fill="auto"/>
            <w:noWrap/>
            <w:hideMark/>
          </w:tcPr>
          <w:p w14:paraId="2234933F"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5601A8E2" w14:textId="77777777" w:rsidR="006A5048" w:rsidRPr="00195988" w:rsidRDefault="006A5048" w:rsidP="00CF44D8">
            <w:pPr>
              <w:jc w:val="center"/>
              <w:rPr>
                <w:rFonts w:eastAsia="Times New Roman"/>
              </w:rPr>
            </w:pPr>
            <w:r w:rsidRPr="00195988">
              <w:rPr>
                <w:rFonts w:eastAsia="Times New Roman"/>
              </w:rPr>
              <w:t>4</w:t>
            </w:r>
          </w:p>
        </w:tc>
        <w:tc>
          <w:tcPr>
            <w:tcW w:w="992" w:type="dxa"/>
            <w:tcBorders>
              <w:top w:val="nil"/>
              <w:left w:val="nil"/>
              <w:bottom w:val="single" w:sz="4" w:space="0" w:color="auto"/>
              <w:right w:val="nil"/>
            </w:tcBorders>
            <w:shd w:val="clear" w:color="auto" w:fill="auto"/>
            <w:noWrap/>
            <w:hideMark/>
          </w:tcPr>
          <w:p w14:paraId="18B8CD81" w14:textId="77777777" w:rsidR="006A5048" w:rsidRPr="00195988" w:rsidRDefault="006A5048" w:rsidP="00CF44D8">
            <w:pPr>
              <w:jc w:val="center"/>
              <w:rPr>
                <w:rFonts w:eastAsia="Times New Roman"/>
              </w:rPr>
            </w:pPr>
            <w:r w:rsidRPr="00195988">
              <w:rPr>
                <w:rFonts w:eastAsia="Times New Roman"/>
              </w:rPr>
              <w:t>16</w:t>
            </w:r>
          </w:p>
        </w:tc>
        <w:tc>
          <w:tcPr>
            <w:tcW w:w="851" w:type="dxa"/>
            <w:tcBorders>
              <w:top w:val="nil"/>
              <w:left w:val="single" w:sz="8" w:space="0" w:color="auto"/>
              <w:bottom w:val="single" w:sz="4" w:space="0" w:color="auto"/>
              <w:right w:val="single" w:sz="4" w:space="0" w:color="auto"/>
            </w:tcBorders>
            <w:shd w:val="clear" w:color="auto" w:fill="auto"/>
            <w:noWrap/>
            <w:hideMark/>
          </w:tcPr>
          <w:p w14:paraId="04B09AD2" w14:textId="77777777" w:rsidR="006A5048" w:rsidRPr="00195988" w:rsidRDefault="006A5048" w:rsidP="00CF44D8">
            <w:pPr>
              <w:jc w:val="center"/>
              <w:rPr>
                <w:rFonts w:eastAsia="Times New Roman"/>
              </w:rPr>
            </w:pPr>
            <w:r w:rsidRPr="00195988">
              <w:t>360</w:t>
            </w:r>
          </w:p>
        </w:tc>
        <w:tc>
          <w:tcPr>
            <w:tcW w:w="1134" w:type="dxa"/>
            <w:tcBorders>
              <w:top w:val="nil"/>
              <w:left w:val="nil"/>
              <w:bottom w:val="single" w:sz="4" w:space="0" w:color="auto"/>
              <w:right w:val="single" w:sz="8" w:space="0" w:color="auto"/>
            </w:tcBorders>
            <w:shd w:val="clear" w:color="auto" w:fill="auto"/>
            <w:noWrap/>
            <w:hideMark/>
          </w:tcPr>
          <w:p w14:paraId="06300C4F" w14:textId="77777777" w:rsidR="006A5048" w:rsidRPr="00195988" w:rsidRDefault="006A5048" w:rsidP="00CF44D8">
            <w:pPr>
              <w:jc w:val="center"/>
              <w:rPr>
                <w:rFonts w:eastAsia="Times New Roman"/>
              </w:rPr>
            </w:pPr>
            <w:r w:rsidRPr="00195988">
              <w:t>5.63</w:t>
            </w:r>
          </w:p>
        </w:tc>
      </w:tr>
      <w:tr w:rsidR="006A5048" w:rsidRPr="00195988" w14:paraId="33E5612B"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62BB3F3D"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475F12F" w14:textId="77777777" w:rsidR="006A5048" w:rsidRPr="00195988" w:rsidRDefault="006A5048" w:rsidP="00CF44D8">
            <w:pPr>
              <w:rPr>
                <w:rFonts w:eastAsia="Times New Roman"/>
              </w:rPr>
            </w:pPr>
            <w:r w:rsidRPr="00195988">
              <w:rPr>
                <w:rFonts w:eastAsia="Times New Roman"/>
              </w:rPr>
              <w:t>Layout drawing</w:t>
            </w:r>
          </w:p>
        </w:tc>
        <w:tc>
          <w:tcPr>
            <w:tcW w:w="1134" w:type="dxa"/>
            <w:tcBorders>
              <w:top w:val="nil"/>
              <w:left w:val="nil"/>
              <w:bottom w:val="single" w:sz="4" w:space="0" w:color="auto"/>
              <w:right w:val="single" w:sz="4" w:space="0" w:color="auto"/>
            </w:tcBorders>
            <w:shd w:val="clear" w:color="auto" w:fill="auto"/>
            <w:noWrap/>
            <w:hideMark/>
          </w:tcPr>
          <w:p w14:paraId="7BB272BC" w14:textId="77777777" w:rsidR="006A5048" w:rsidRPr="00195988" w:rsidRDefault="006A5048" w:rsidP="00CF44D8">
            <w:pPr>
              <w:jc w:val="center"/>
              <w:rPr>
                <w:rFonts w:eastAsia="Times New Roman"/>
              </w:rPr>
            </w:pPr>
            <w:r w:rsidRPr="00195988">
              <w:rPr>
                <w:rFonts w:eastAsia="Times New Roman"/>
              </w:rPr>
              <w:t>4</w:t>
            </w:r>
          </w:p>
        </w:tc>
        <w:tc>
          <w:tcPr>
            <w:tcW w:w="851" w:type="dxa"/>
            <w:tcBorders>
              <w:top w:val="nil"/>
              <w:left w:val="nil"/>
              <w:bottom w:val="single" w:sz="4" w:space="0" w:color="auto"/>
              <w:right w:val="single" w:sz="4" w:space="0" w:color="auto"/>
            </w:tcBorders>
            <w:shd w:val="clear" w:color="auto" w:fill="auto"/>
            <w:noWrap/>
            <w:hideMark/>
          </w:tcPr>
          <w:p w14:paraId="07E88E43"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7FA64C78" w14:textId="77777777" w:rsidR="006A5048" w:rsidRPr="00195988" w:rsidRDefault="006A5048" w:rsidP="00CF44D8">
            <w:pPr>
              <w:jc w:val="center"/>
              <w:rPr>
                <w:rFonts w:eastAsia="Times New Roman"/>
              </w:rPr>
            </w:pPr>
            <w:r w:rsidRPr="00195988">
              <w:rPr>
                <w:rFonts w:eastAsia="Times New Roman"/>
              </w:rPr>
              <w:t>4</w:t>
            </w:r>
          </w:p>
        </w:tc>
        <w:tc>
          <w:tcPr>
            <w:tcW w:w="992" w:type="dxa"/>
            <w:tcBorders>
              <w:top w:val="nil"/>
              <w:left w:val="nil"/>
              <w:bottom w:val="single" w:sz="4" w:space="0" w:color="auto"/>
              <w:right w:val="nil"/>
            </w:tcBorders>
            <w:shd w:val="clear" w:color="auto" w:fill="auto"/>
            <w:noWrap/>
            <w:hideMark/>
          </w:tcPr>
          <w:p w14:paraId="29D09746" w14:textId="77777777" w:rsidR="006A5048" w:rsidRPr="00195988" w:rsidRDefault="006A5048" w:rsidP="00CF44D8">
            <w:pPr>
              <w:jc w:val="center"/>
              <w:rPr>
                <w:rFonts w:eastAsia="Times New Roman"/>
              </w:rPr>
            </w:pPr>
            <w:r w:rsidRPr="00195988">
              <w:rPr>
                <w:rFonts w:eastAsia="Times New Roman"/>
              </w:rPr>
              <w:t>16</w:t>
            </w:r>
          </w:p>
        </w:tc>
        <w:tc>
          <w:tcPr>
            <w:tcW w:w="851" w:type="dxa"/>
            <w:tcBorders>
              <w:top w:val="nil"/>
              <w:left w:val="single" w:sz="8" w:space="0" w:color="auto"/>
              <w:bottom w:val="single" w:sz="4" w:space="0" w:color="auto"/>
              <w:right w:val="single" w:sz="4" w:space="0" w:color="auto"/>
            </w:tcBorders>
            <w:shd w:val="clear" w:color="auto" w:fill="auto"/>
            <w:noWrap/>
            <w:hideMark/>
          </w:tcPr>
          <w:p w14:paraId="42481FB0" w14:textId="77777777" w:rsidR="006A5048" w:rsidRPr="00195988" w:rsidRDefault="006A5048" w:rsidP="00CF44D8">
            <w:pPr>
              <w:jc w:val="center"/>
              <w:rPr>
                <w:rFonts w:eastAsia="Times New Roman"/>
              </w:rPr>
            </w:pPr>
            <w:r w:rsidRPr="00195988">
              <w:t>360</w:t>
            </w:r>
          </w:p>
        </w:tc>
        <w:tc>
          <w:tcPr>
            <w:tcW w:w="1134" w:type="dxa"/>
            <w:tcBorders>
              <w:top w:val="nil"/>
              <w:left w:val="nil"/>
              <w:bottom w:val="single" w:sz="4" w:space="0" w:color="auto"/>
              <w:right w:val="single" w:sz="8" w:space="0" w:color="auto"/>
            </w:tcBorders>
            <w:shd w:val="clear" w:color="auto" w:fill="auto"/>
            <w:noWrap/>
            <w:hideMark/>
          </w:tcPr>
          <w:p w14:paraId="63F472CF" w14:textId="77777777" w:rsidR="006A5048" w:rsidRPr="00195988" w:rsidRDefault="006A5048" w:rsidP="00CF44D8">
            <w:pPr>
              <w:jc w:val="center"/>
              <w:rPr>
                <w:rFonts w:eastAsia="Times New Roman"/>
              </w:rPr>
            </w:pPr>
            <w:r w:rsidRPr="00195988">
              <w:t>5.63</w:t>
            </w:r>
          </w:p>
        </w:tc>
      </w:tr>
      <w:tr w:rsidR="006A5048" w:rsidRPr="00195988" w14:paraId="3A786762"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01CD6CAA"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40CE7885" w14:textId="77777777" w:rsidR="006A5048" w:rsidRPr="00195988" w:rsidRDefault="006A5048" w:rsidP="00CF44D8">
            <w:pPr>
              <w:rPr>
                <w:rFonts w:eastAsia="Times New Roman"/>
              </w:rPr>
            </w:pPr>
            <w:r w:rsidRPr="00195988">
              <w:rPr>
                <w:rFonts w:eastAsia="Times New Roman"/>
              </w:rPr>
              <w:t>Owner’s HKID / company business registration certificate / Certificate of Registration issued by the Land Registry for the Incorporated Owners;</w:t>
            </w:r>
          </w:p>
        </w:tc>
        <w:tc>
          <w:tcPr>
            <w:tcW w:w="1134" w:type="dxa"/>
            <w:tcBorders>
              <w:top w:val="nil"/>
              <w:left w:val="nil"/>
              <w:bottom w:val="single" w:sz="4" w:space="0" w:color="auto"/>
              <w:right w:val="single" w:sz="4" w:space="0" w:color="auto"/>
            </w:tcBorders>
            <w:shd w:val="clear" w:color="auto" w:fill="auto"/>
            <w:noWrap/>
            <w:hideMark/>
          </w:tcPr>
          <w:p w14:paraId="4BF25A17"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2B76F1AF"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0D228B70"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014BF865"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5A84F0B7"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391374E6" w14:textId="77777777" w:rsidR="006A5048" w:rsidRPr="00195988" w:rsidRDefault="006A5048" w:rsidP="00CF44D8">
            <w:pPr>
              <w:jc w:val="center"/>
              <w:rPr>
                <w:rFonts w:eastAsia="Times New Roman"/>
              </w:rPr>
            </w:pPr>
            <w:r w:rsidRPr="00195988">
              <w:t>1.17</w:t>
            </w:r>
          </w:p>
        </w:tc>
      </w:tr>
      <w:tr w:rsidR="006A5048" w:rsidRPr="00195988" w14:paraId="269EBA64"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3822ED8C"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2EFFF09F" w14:textId="77777777" w:rsidR="006A5048" w:rsidRPr="00195988" w:rsidRDefault="006A5048" w:rsidP="00CF44D8">
            <w:pPr>
              <w:rPr>
                <w:rFonts w:eastAsia="Times New Roman"/>
              </w:rPr>
            </w:pPr>
            <w:r w:rsidRPr="00195988">
              <w:rPr>
                <w:rFonts w:eastAsia="Times New Roman"/>
              </w:rPr>
              <w:t>Relevant documentary proof of the owner holding the relevant building (e.g. Land Register or Certificate of Registration issued by Land Registry Department);</w:t>
            </w:r>
          </w:p>
        </w:tc>
        <w:tc>
          <w:tcPr>
            <w:tcW w:w="1134" w:type="dxa"/>
            <w:tcBorders>
              <w:top w:val="nil"/>
              <w:left w:val="nil"/>
              <w:bottom w:val="single" w:sz="4" w:space="0" w:color="auto"/>
              <w:right w:val="single" w:sz="4" w:space="0" w:color="auto"/>
            </w:tcBorders>
            <w:shd w:val="clear" w:color="auto" w:fill="auto"/>
            <w:noWrap/>
            <w:hideMark/>
          </w:tcPr>
          <w:p w14:paraId="2BBED8A8"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538A7727"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0209F002"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52493239"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5D18A912"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161B0BC1" w14:textId="77777777" w:rsidR="006A5048" w:rsidRPr="00195988" w:rsidRDefault="006A5048" w:rsidP="00CF44D8">
            <w:pPr>
              <w:jc w:val="center"/>
              <w:rPr>
                <w:rFonts w:eastAsia="Times New Roman"/>
              </w:rPr>
            </w:pPr>
            <w:r w:rsidRPr="00195988">
              <w:t>1.17</w:t>
            </w:r>
          </w:p>
        </w:tc>
      </w:tr>
      <w:tr w:rsidR="006A5048" w:rsidRPr="00195988" w14:paraId="1001C0C9"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3261488C"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592901DE" w14:textId="77777777" w:rsidR="006A5048" w:rsidRPr="00195988" w:rsidRDefault="006A5048" w:rsidP="00CF44D8">
            <w:pPr>
              <w:rPr>
                <w:rFonts w:eastAsia="Times New Roman"/>
              </w:rPr>
            </w:pPr>
            <w:r w:rsidRPr="00195988">
              <w:rPr>
                <w:rFonts w:eastAsia="Times New Roman"/>
              </w:rPr>
              <w:t>Letter of authorization issued by the owner for the representative person;</w:t>
            </w:r>
          </w:p>
        </w:tc>
        <w:tc>
          <w:tcPr>
            <w:tcW w:w="1134" w:type="dxa"/>
            <w:tcBorders>
              <w:top w:val="nil"/>
              <w:left w:val="nil"/>
              <w:bottom w:val="single" w:sz="4" w:space="0" w:color="auto"/>
              <w:right w:val="single" w:sz="4" w:space="0" w:color="auto"/>
            </w:tcBorders>
            <w:shd w:val="clear" w:color="auto" w:fill="auto"/>
            <w:noWrap/>
            <w:hideMark/>
          </w:tcPr>
          <w:p w14:paraId="153987C7"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5B1AA6DF"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2880A117"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69B0AE4B"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3A1B6344"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47BBF062" w14:textId="77777777" w:rsidR="006A5048" w:rsidRPr="00195988" w:rsidRDefault="006A5048" w:rsidP="00CF44D8">
            <w:pPr>
              <w:jc w:val="center"/>
              <w:rPr>
                <w:rFonts w:eastAsia="Times New Roman"/>
              </w:rPr>
            </w:pPr>
            <w:r w:rsidRPr="00195988">
              <w:t>1.17</w:t>
            </w:r>
          </w:p>
        </w:tc>
      </w:tr>
      <w:tr w:rsidR="006A5048" w:rsidRPr="00195988" w14:paraId="0C357121"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2E4DA90D"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745B1CE1" w14:textId="77777777" w:rsidR="006A5048" w:rsidRPr="00195988" w:rsidRDefault="006A5048" w:rsidP="00CF44D8">
            <w:pPr>
              <w:rPr>
                <w:rFonts w:eastAsia="Times New Roman"/>
              </w:rPr>
            </w:pPr>
            <w:r w:rsidRPr="00195988">
              <w:rPr>
                <w:rFonts w:eastAsia="Times New Roman"/>
              </w:rPr>
              <w:t>Responsible person’s HKID / company business registration certificate / Certificate of Registration issued by the Land Registry for the Incorporated Owners;</w:t>
            </w:r>
          </w:p>
        </w:tc>
        <w:tc>
          <w:tcPr>
            <w:tcW w:w="1134" w:type="dxa"/>
            <w:tcBorders>
              <w:top w:val="nil"/>
              <w:left w:val="nil"/>
              <w:bottom w:val="single" w:sz="4" w:space="0" w:color="auto"/>
              <w:right w:val="single" w:sz="4" w:space="0" w:color="auto"/>
            </w:tcBorders>
            <w:shd w:val="clear" w:color="auto" w:fill="auto"/>
            <w:noWrap/>
            <w:hideMark/>
          </w:tcPr>
          <w:p w14:paraId="666FD6AD"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6B8B9D43"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661CFB30"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00DD575A"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466CD549"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583F3732" w14:textId="77777777" w:rsidR="006A5048" w:rsidRPr="00195988" w:rsidRDefault="006A5048" w:rsidP="00CF44D8">
            <w:pPr>
              <w:jc w:val="center"/>
              <w:rPr>
                <w:rFonts w:eastAsia="Times New Roman"/>
              </w:rPr>
            </w:pPr>
            <w:r w:rsidRPr="00195988">
              <w:t>1.17</w:t>
            </w:r>
          </w:p>
        </w:tc>
      </w:tr>
      <w:tr w:rsidR="006A5048" w:rsidRPr="00195988" w14:paraId="25C39BA3" w14:textId="77777777" w:rsidTr="00CF44D8">
        <w:trPr>
          <w:cantSplit/>
          <w:trHeight w:val="63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7941AB0B"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674BBDB4" w14:textId="77777777" w:rsidR="006A5048" w:rsidRPr="00195988" w:rsidRDefault="006A5048" w:rsidP="00CF44D8">
            <w:pPr>
              <w:rPr>
                <w:rFonts w:eastAsia="Times New Roman"/>
              </w:rPr>
            </w:pPr>
            <w:r w:rsidRPr="00195988">
              <w:rPr>
                <w:rFonts w:eastAsia="Times New Roman"/>
              </w:rPr>
              <w:t>Documentary proof of the responsible person who occupies or is in possession or control of the relevant building or unit (e.g. Tenant agreement);</w:t>
            </w:r>
          </w:p>
        </w:tc>
        <w:tc>
          <w:tcPr>
            <w:tcW w:w="1134" w:type="dxa"/>
            <w:tcBorders>
              <w:top w:val="nil"/>
              <w:left w:val="nil"/>
              <w:bottom w:val="single" w:sz="4" w:space="0" w:color="auto"/>
              <w:right w:val="single" w:sz="4" w:space="0" w:color="auto"/>
            </w:tcBorders>
            <w:shd w:val="clear" w:color="auto" w:fill="auto"/>
            <w:noWrap/>
            <w:hideMark/>
          </w:tcPr>
          <w:p w14:paraId="5FB99435"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6D778BB8"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1E380336"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65E001B6"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5DAE8DD0"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0C835795" w14:textId="77777777" w:rsidR="006A5048" w:rsidRPr="00195988" w:rsidRDefault="006A5048" w:rsidP="00CF44D8">
            <w:pPr>
              <w:jc w:val="center"/>
              <w:rPr>
                <w:rFonts w:eastAsia="Times New Roman"/>
              </w:rPr>
            </w:pPr>
            <w:r w:rsidRPr="00195988">
              <w:t>1.17</w:t>
            </w:r>
          </w:p>
        </w:tc>
      </w:tr>
      <w:tr w:rsidR="006A5048" w:rsidRPr="00195988" w14:paraId="33750993" w14:textId="77777777" w:rsidTr="00CF44D8">
        <w:trPr>
          <w:cantSplit/>
          <w:trHeight w:val="36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5C369202"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348C2FBE" w14:textId="77777777" w:rsidR="006A5048" w:rsidRPr="00195988" w:rsidRDefault="006A5048" w:rsidP="00CF44D8">
            <w:pPr>
              <w:rPr>
                <w:rFonts w:eastAsia="Times New Roman"/>
              </w:rPr>
            </w:pPr>
            <w:r w:rsidRPr="00195988">
              <w:rPr>
                <w:rFonts w:eastAsia="Times New Roman"/>
              </w:rPr>
              <w:t>Letter of authorization issued by the owner for the representative person;</w:t>
            </w:r>
          </w:p>
        </w:tc>
        <w:tc>
          <w:tcPr>
            <w:tcW w:w="1134" w:type="dxa"/>
            <w:tcBorders>
              <w:top w:val="nil"/>
              <w:left w:val="nil"/>
              <w:bottom w:val="single" w:sz="4" w:space="0" w:color="auto"/>
              <w:right w:val="single" w:sz="4" w:space="0" w:color="auto"/>
            </w:tcBorders>
            <w:shd w:val="clear" w:color="auto" w:fill="auto"/>
            <w:noWrap/>
            <w:hideMark/>
          </w:tcPr>
          <w:p w14:paraId="01105DC6" w14:textId="77777777" w:rsidR="006A5048" w:rsidRPr="00195988" w:rsidRDefault="006A5048" w:rsidP="00CF44D8">
            <w:pPr>
              <w:jc w:val="center"/>
              <w:rPr>
                <w:rFonts w:eastAsia="Times New Roman"/>
              </w:rPr>
            </w:pPr>
            <w:r w:rsidRPr="00195988">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6BEA2EEC"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12170435" w14:textId="77777777" w:rsidR="006A5048" w:rsidRPr="00195988" w:rsidRDefault="006A5048" w:rsidP="00CF44D8">
            <w:pPr>
              <w:jc w:val="center"/>
              <w:rPr>
                <w:rFonts w:eastAsia="Times New Roman"/>
              </w:rPr>
            </w:pPr>
            <w:r w:rsidRPr="00195988">
              <w:rPr>
                <w:rFonts w:eastAsia="Times New Roman"/>
              </w:rPr>
              <w:t>8</w:t>
            </w:r>
          </w:p>
        </w:tc>
        <w:tc>
          <w:tcPr>
            <w:tcW w:w="992" w:type="dxa"/>
            <w:tcBorders>
              <w:top w:val="nil"/>
              <w:left w:val="nil"/>
              <w:bottom w:val="single" w:sz="4" w:space="0" w:color="auto"/>
              <w:right w:val="nil"/>
            </w:tcBorders>
            <w:shd w:val="clear" w:color="auto" w:fill="auto"/>
            <w:noWrap/>
            <w:hideMark/>
          </w:tcPr>
          <w:p w14:paraId="180916A2" w14:textId="77777777" w:rsidR="006A5048" w:rsidRPr="00195988" w:rsidRDefault="006A5048" w:rsidP="00CF44D8">
            <w:pPr>
              <w:jc w:val="center"/>
              <w:rPr>
                <w:rFonts w:eastAsia="Times New Roman"/>
              </w:rPr>
            </w:pPr>
            <w:r w:rsidRPr="00195988">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2FB6133A"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4" w:space="0" w:color="auto"/>
              <w:right w:val="single" w:sz="8" w:space="0" w:color="auto"/>
            </w:tcBorders>
            <w:shd w:val="clear" w:color="auto" w:fill="auto"/>
            <w:noWrap/>
            <w:hideMark/>
          </w:tcPr>
          <w:p w14:paraId="770C71C2" w14:textId="77777777" w:rsidR="006A5048" w:rsidRPr="00195988" w:rsidRDefault="006A5048" w:rsidP="00CF44D8">
            <w:pPr>
              <w:jc w:val="center"/>
              <w:rPr>
                <w:rFonts w:eastAsia="Times New Roman"/>
              </w:rPr>
            </w:pPr>
            <w:r w:rsidRPr="00195988">
              <w:t>1.17</w:t>
            </w:r>
          </w:p>
        </w:tc>
      </w:tr>
      <w:tr w:rsidR="006A5048" w:rsidRPr="00195988" w14:paraId="63CF7C64" w14:textId="77777777" w:rsidTr="00CF44D8">
        <w:trPr>
          <w:cantSplit/>
          <w:trHeight w:val="360"/>
          <w:tblHeader/>
        </w:trPr>
        <w:tc>
          <w:tcPr>
            <w:tcW w:w="1021" w:type="dxa"/>
            <w:tcBorders>
              <w:top w:val="nil"/>
              <w:left w:val="single" w:sz="8" w:space="0" w:color="auto"/>
              <w:bottom w:val="single" w:sz="8" w:space="0" w:color="auto"/>
              <w:right w:val="single" w:sz="4" w:space="0" w:color="auto"/>
            </w:tcBorders>
            <w:shd w:val="clear" w:color="auto" w:fill="auto"/>
            <w:noWrap/>
            <w:hideMark/>
          </w:tcPr>
          <w:p w14:paraId="2BFD2E09"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single" w:sz="8" w:space="0" w:color="auto"/>
              <w:right w:val="single" w:sz="4" w:space="0" w:color="auto"/>
            </w:tcBorders>
            <w:shd w:val="clear" w:color="auto" w:fill="auto"/>
            <w:hideMark/>
          </w:tcPr>
          <w:p w14:paraId="2ADBDCBF" w14:textId="2A244804" w:rsidR="006A5048" w:rsidRPr="00195988" w:rsidRDefault="006A5048" w:rsidP="00CF44D8">
            <w:pPr>
              <w:rPr>
                <w:rFonts w:eastAsia="Times New Roman"/>
              </w:rPr>
            </w:pPr>
            <w:r w:rsidRPr="00195988">
              <w:rPr>
                <w:rFonts w:eastAsia="Times New Roman"/>
              </w:rPr>
              <w:t>Outgoing correspondence (e.g. letter of outstanding information, confirmation, etc</w:t>
            </w:r>
            <w:r w:rsidR="00195988">
              <w:rPr>
                <w:rFonts w:eastAsia="Times New Roman"/>
              </w:rPr>
              <w:t>.</w:t>
            </w:r>
            <w:r w:rsidRPr="00195988">
              <w:rPr>
                <w:rFonts w:eastAsia="Times New Roman"/>
              </w:rPr>
              <w:t>)</w:t>
            </w:r>
          </w:p>
        </w:tc>
        <w:tc>
          <w:tcPr>
            <w:tcW w:w="1134" w:type="dxa"/>
            <w:tcBorders>
              <w:top w:val="nil"/>
              <w:left w:val="nil"/>
              <w:bottom w:val="single" w:sz="8" w:space="0" w:color="auto"/>
              <w:right w:val="single" w:sz="4" w:space="0" w:color="auto"/>
            </w:tcBorders>
            <w:shd w:val="clear" w:color="auto" w:fill="auto"/>
            <w:noWrap/>
            <w:hideMark/>
          </w:tcPr>
          <w:p w14:paraId="4FB05E2F" w14:textId="77777777" w:rsidR="006A5048" w:rsidRPr="00195988" w:rsidRDefault="006A5048" w:rsidP="00CF44D8">
            <w:pPr>
              <w:jc w:val="center"/>
              <w:rPr>
                <w:rFonts w:eastAsia="Times New Roman"/>
              </w:rPr>
            </w:pPr>
            <w:r w:rsidRPr="00195988">
              <w:rPr>
                <w:rFonts w:eastAsia="Times New Roman"/>
              </w:rPr>
              <w:t>10</w:t>
            </w:r>
          </w:p>
        </w:tc>
        <w:tc>
          <w:tcPr>
            <w:tcW w:w="851" w:type="dxa"/>
            <w:tcBorders>
              <w:top w:val="nil"/>
              <w:left w:val="nil"/>
              <w:bottom w:val="single" w:sz="8" w:space="0" w:color="auto"/>
              <w:right w:val="single" w:sz="4" w:space="0" w:color="auto"/>
            </w:tcBorders>
            <w:shd w:val="clear" w:color="auto" w:fill="auto"/>
            <w:noWrap/>
            <w:hideMark/>
          </w:tcPr>
          <w:p w14:paraId="3C19FFE6" w14:textId="77777777" w:rsidR="006A5048" w:rsidRPr="00195988" w:rsidRDefault="006A5048" w:rsidP="00CF44D8">
            <w:pPr>
              <w:jc w:val="center"/>
              <w:rPr>
                <w:rFonts w:eastAsia="Times New Roman"/>
              </w:rPr>
            </w:pPr>
            <w:r w:rsidRPr="00195988">
              <w:rPr>
                <w:rFonts w:eastAsia="Times New Roman"/>
              </w:rPr>
              <w:t>N/A</w:t>
            </w:r>
          </w:p>
        </w:tc>
        <w:tc>
          <w:tcPr>
            <w:tcW w:w="992" w:type="dxa"/>
            <w:tcBorders>
              <w:top w:val="nil"/>
              <w:left w:val="nil"/>
              <w:bottom w:val="single" w:sz="8" w:space="0" w:color="auto"/>
              <w:right w:val="single" w:sz="4" w:space="0" w:color="auto"/>
            </w:tcBorders>
            <w:shd w:val="clear" w:color="auto" w:fill="auto"/>
            <w:noWrap/>
            <w:hideMark/>
          </w:tcPr>
          <w:p w14:paraId="4C7AF7B1" w14:textId="77777777" w:rsidR="006A5048" w:rsidRPr="00195988" w:rsidRDefault="006A5048" w:rsidP="00CF44D8">
            <w:pPr>
              <w:jc w:val="center"/>
              <w:rPr>
                <w:rFonts w:eastAsia="Times New Roman"/>
              </w:rPr>
            </w:pPr>
            <w:r w:rsidRPr="00195988">
              <w:rPr>
                <w:rFonts w:eastAsia="Times New Roman"/>
              </w:rPr>
              <w:t>2</w:t>
            </w:r>
          </w:p>
        </w:tc>
        <w:tc>
          <w:tcPr>
            <w:tcW w:w="992" w:type="dxa"/>
            <w:tcBorders>
              <w:top w:val="nil"/>
              <w:left w:val="nil"/>
              <w:bottom w:val="single" w:sz="8" w:space="0" w:color="auto"/>
              <w:right w:val="nil"/>
            </w:tcBorders>
            <w:shd w:val="clear" w:color="auto" w:fill="auto"/>
            <w:noWrap/>
            <w:hideMark/>
          </w:tcPr>
          <w:p w14:paraId="247D12AD" w14:textId="77777777" w:rsidR="006A5048" w:rsidRPr="00195988" w:rsidRDefault="006A5048" w:rsidP="00CF44D8">
            <w:pPr>
              <w:jc w:val="center"/>
              <w:rPr>
                <w:rFonts w:eastAsia="Times New Roman"/>
              </w:rPr>
            </w:pPr>
            <w:r w:rsidRPr="00195988">
              <w:rPr>
                <w:rFonts w:eastAsia="Times New Roman"/>
              </w:rPr>
              <w:t>20</w:t>
            </w:r>
          </w:p>
        </w:tc>
        <w:tc>
          <w:tcPr>
            <w:tcW w:w="851" w:type="dxa"/>
            <w:tcBorders>
              <w:top w:val="nil"/>
              <w:left w:val="single" w:sz="8" w:space="0" w:color="auto"/>
              <w:bottom w:val="single" w:sz="8" w:space="0" w:color="auto"/>
              <w:right w:val="single" w:sz="4" w:space="0" w:color="auto"/>
            </w:tcBorders>
            <w:shd w:val="clear" w:color="auto" w:fill="auto"/>
            <w:noWrap/>
            <w:hideMark/>
          </w:tcPr>
          <w:p w14:paraId="6D42345D" w14:textId="77777777" w:rsidR="006A5048" w:rsidRPr="00195988" w:rsidRDefault="006A5048" w:rsidP="00CF44D8">
            <w:pPr>
              <w:jc w:val="center"/>
              <w:rPr>
                <w:rFonts w:eastAsia="Times New Roman"/>
              </w:rPr>
            </w:pPr>
            <w:r w:rsidRPr="00195988">
              <w:t>150</w:t>
            </w:r>
          </w:p>
        </w:tc>
        <w:tc>
          <w:tcPr>
            <w:tcW w:w="1134" w:type="dxa"/>
            <w:tcBorders>
              <w:top w:val="nil"/>
              <w:left w:val="nil"/>
              <w:bottom w:val="single" w:sz="8" w:space="0" w:color="auto"/>
              <w:right w:val="single" w:sz="8" w:space="0" w:color="auto"/>
            </w:tcBorders>
            <w:shd w:val="clear" w:color="auto" w:fill="auto"/>
            <w:noWrap/>
            <w:hideMark/>
          </w:tcPr>
          <w:p w14:paraId="1FDFB27F" w14:textId="77777777" w:rsidR="006A5048" w:rsidRPr="00195988" w:rsidRDefault="006A5048" w:rsidP="00CF44D8">
            <w:pPr>
              <w:jc w:val="center"/>
              <w:rPr>
                <w:rFonts w:eastAsia="Times New Roman"/>
              </w:rPr>
            </w:pPr>
            <w:r w:rsidRPr="00195988">
              <w:t>2.93</w:t>
            </w:r>
          </w:p>
        </w:tc>
      </w:tr>
      <w:tr w:rsidR="006A5048" w:rsidRPr="00195988" w14:paraId="1A8344A0" w14:textId="77777777" w:rsidTr="00CF44D8">
        <w:trPr>
          <w:cantSplit/>
          <w:trHeight w:val="360"/>
          <w:tblHeader/>
        </w:trPr>
        <w:tc>
          <w:tcPr>
            <w:tcW w:w="1021" w:type="dxa"/>
            <w:tcBorders>
              <w:top w:val="single" w:sz="8" w:space="0" w:color="auto"/>
              <w:bottom w:val="nil"/>
              <w:right w:val="nil"/>
            </w:tcBorders>
            <w:shd w:val="clear" w:color="auto" w:fill="auto"/>
            <w:noWrap/>
            <w:hideMark/>
          </w:tcPr>
          <w:p w14:paraId="29E3E265" w14:textId="77777777" w:rsidR="006A5048" w:rsidRPr="00195988" w:rsidRDefault="006A5048" w:rsidP="00CF44D8">
            <w:pPr>
              <w:jc w:val="both"/>
              <w:rPr>
                <w:rFonts w:eastAsia="Times New Roman"/>
              </w:rPr>
            </w:pPr>
            <w:r w:rsidRPr="00195988">
              <w:rPr>
                <w:rFonts w:eastAsia="MingLiU"/>
              </w:rPr>
              <w:t xml:space="preserve">　</w:t>
            </w:r>
          </w:p>
        </w:tc>
        <w:tc>
          <w:tcPr>
            <w:tcW w:w="6945" w:type="dxa"/>
            <w:tcBorders>
              <w:top w:val="nil"/>
              <w:left w:val="nil"/>
              <w:bottom w:val="nil"/>
              <w:right w:val="nil"/>
            </w:tcBorders>
            <w:shd w:val="clear" w:color="auto" w:fill="auto"/>
            <w:noWrap/>
            <w:hideMark/>
          </w:tcPr>
          <w:p w14:paraId="2670FCE8" w14:textId="77777777" w:rsidR="006A5048" w:rsidRPr="00195988" w:rsidRDefault="006A5048" w:rsidP="00CF44D8">
            <w:pPr>
              <w:jc w:val="right"/>
              <w:rPr>
                <w:rFonts w:eastAsia="Times New Roman"/>
                <w:b/>
                <w:bCs/>
              </w:rPr>
            </w:pPr>
            <w:r w:rsidRPr="00195988">
              <w:rPr>
                <w:rFonts w:eastAsia="Times New Roman"/>
                <w:b/>
                <w:bCs/>
              </w:rPr>
              <w:t>Total:</w:t>
            </w:r>
          </w:p>
        </w:tc>
        <w:tc>
          <w:tcPr>
            <w:tcW w:w="1134" w:type="dxa"/>
            <w:tcBorders>
              <w:top w:val="nil"/>
              <w:left w:val="nil"/>
              <w:bottom w:val="double" w:sz="6" w:space="0" w:color="auto"/>
              <w:right w:val="nil"/>
            </w:tcBorders>
            <w:shd w:val="clear" w:color="auto" w:fill="auto"/>
            <w:noWrap/>
            <w:hideMark/>
          </w:tcPr>
          <w:p w14:paraId="57A31D4E" w14:textId="77777777" w:rsidR="006A5048" w:rsidRPr="00195988" w:rsidRDefault="006A5048" w:rsidP="00CF44D8">
            <w:pPr>
              <w:jc w:val="center"/>
              <w:rPr>
                <w:rFonts w:eastAsia="Times New Roman"/>
                <w:b/>
                <w:bCs/>
              </w:rPr>
            </w:pPr>
            <w:r w:rsidRPr="00195988">
              <w:rPr>
                <w:rFonts w:eastAsia="Times New Roman"/>
                <w:b/>
                <w:bCs/>
              </w:rPr>
              <w:t>27</w:t>
            </w:r>
          </w:p>
        </w:tc>
        <w:tc>
          <w:tcPr>
            <w:tcW w:w="851" w:type="dxa"/>
            <w:tcBorders>
              <w:top w:val="nil"/>
              <w:left w:val="nil"/>
              <w:bottom w:val="nil"/>
              <w:right w:val="nil"/>
            </w:tcBorders>
            <w:shd w:val="clear" w:color="auto" w:fill="auto"/>
            <w:noWrap/>
            <w:hideMark/>
          </w:tcPr>
          <w:p w14:paraId="27A82F0D" w14:textId="77777777" w:rsidR="006A5048" w:rsidRPr="00195988" w:rsidRDefault="006A5048" w:rsidP="00CF44D8">
            <w:pPr>
              <w:jc w:val="center"/>
              <w:rPr>
                <w:rFonts w:eastAsia="Times New Roman"/>
                <w:b/>
                <w:bCs/>
              </w:rPr>
            </w:pPr>
          </w:p>
        </w:tc>
        <w:tc>
          <w:tcPr>
            <w:tcW w:w="992" w:type="dxa"/>
            <w:tcBorders>
              <w:top w:val="nil"/>
              <w:left w:val="nil"/>
              <w:bottom w:val="nil"/>
              <w:right w:val="nil"/>
            </w:tcBorders>
            <w:shd w:val="clear" w:color="auto" w:fill="auto"/>
            <w:noWrap/>
            <w:hideMark/>
          </w:tcPr>
          <w:p w14:paraId="7A21C6E8" w14:textId="77777777" w:rsidR="006A5048" w:rsidRPr="00195988" w:rsidRDefault="006A5048" w:rsidP="00CF44D8">
            <w:pPr>
              <w:jc w:val="center"/>
              <w:rPr>
                <w:rFonts w:eastAsia="Times New Roman"/>
                <w:b/>
                <w:bCs/>
              </w:rPr>
            </w:pPr>
          </w:p>
        </w:tc>
        <w:tc>
          <w:tcPr>
            <w:tcW w:w="992" w:type="dxa"/>
            <w:tcBorders>
              <w:top w:val="single" w:sz="8" w:space="0" w:color="auto"/>
              <w:left w:val="nil"/>
              <w:bottom w:val="double" w:sz="6" w:space="0" w:color="auto"/>
            </w:tcBorders>
            <w:shd w:val="clear" w:color="auto" w:fill="auto"/>
            <w:noWrap/>
            <w:hideMark/>
          </w:tcPr>
          <w:p w14:paraId="7CD8B387" w14:textId="77777777" w:rsidR="006A5048" w:rsidRPr="00195988" w:rsidRDefault="006A5048" w:rsidP="00CF44D8">
            <w:pPr>
              <w:jc w:val="center"/>
              <w:rPr>
                <w:rFonts w:eastAsia="Times New Roman"/>
                <w:b/>
                <w:bCs/>
              </w:rPr>
            </w:pPr>
            <w:r w:rsidRPr="00195988">
              <w:rPr>
                <w:rFonts w:eastAsia="Times New Roman"/>
                <w:b/>
                <w:bCs/>
              </w:rPr>
              <w:t>147</w:t>
            </w:r>
          </w:p>
        </w:tc>
        <w:tc>
          <w:tcPr>
            <w:tcW w:w="851" w:type="dxa"/>
            <w:tcBorders>
              <w:top w:val="nil"/>
              <w:left w:val="nil"/>
              <w:bottom w:val="nil"/>
              <w:right w:val="nil"/>
            </w:tcBorders>
            <w:shd w:val="clear" w:color="auto" w:fill="auto"/>
            <w:noWrap/>
            <w:hideMark/>
          </w:tcPr>
          <w:p w14:paraId="206C4EFC" w14:textId="77777777" w:rsidR="006A5048" w:rsidRPr="00195988" w:rsidRDefault="006A5048" w:rsidP="00CF44D8">
            <w:pPr>
              <w:jc w:val="center"/>
              <w:rPr>
                <w:rFonts w:eastAsia="Times New Roman"/>
              </w:rPr>
            </w:pPr>
          </w:p>
        </w:tc>
        <w:tc>
          <w:tcPr>
            <w:tcW w:w="1134" w:type="dxa"/>
            <w:tcBorders>
              <w:top w:val="single" w:sz="8" w:space="0" w:color="auto"/>
              <w:left w:val="nil"/>
              <w:bottom w:val="double" w:sz="6" w:space="0" w:color="auto"/>
            </w:tcBorders>
            <w:shd w:val="clear" w:color="auto" w:fill="auto"/>
            <w:noWrap/>
            <w:hideMark/>
          </w:tcPr>
          <w:p w14:paraId="761EE6A5" w14:textId="77777777" w:rsidR="006A5048" w:rsidRPr="00195988" w:rsidRDefault="006A5048" w:rsidP="00CF44D8">
            <w:pPr>
              <w:jc w:val="center"/>
              <w:rPr>
                <w:rFonts w:eastAsia="Times New Roman"/>
                <w:b/>
                <w:bCs/>
              </w:rPr>
            </w:pPr>
            <w:r w:rsidRPr="00195988">
              <w:rPr>
                <w:b/>
                <w:bCs/>
              </w:rPr>
              <w:t>28.10</w:t>
            </w:r>
          </w:p>
        </w:tc>
      </w:tr>
    </w:tbl>
    <w:p w14:paraId="38EC6B31" w14:textId="77777777" w:rsidR="006A5048" w:rsidRPr="00195988" w:rsidRDefault="006A5048" w:rsidP="006A5048">
      <w:pPr>
        <w:pStyle w:val="BodyText2"/>
        <w:rPr>
          <w:lang w:eastAsia="zh-HK"/>
        </w:rPr>
      </w:pPr>
    </w:p>
    <w:tbl>
      <w:tblPr>
        <w:tblW w:w="13920" w:type="dxa"/>
        <w:tblLayout w:type="fixed"/>
        <w:tblCellMar>
          <w:left w:w="28" w:type="dxa"/>
          <w:right w:w="28" w:type="dxa"/>
        </w:tblCellMar>
        <w:tblLook w:val="04A0" w:firstRow="1" w:lastRow="0" w:firstColumn="1" w:lastColumn="0" w:noHBand="0" w:noVBand="1"/>
      </w:tblPr>
      <w:tblGrid>
        <w:gridCol w:w="1021"/>
        <w:gridCol w:w="6945"/>
        <w:gridCol w:w="1134"/>
        <w:gridCol w:w="851"/>
        <w:gridCol w:w="992"/>
        <w:gridCol w:w="992"/>
        <w:gridCol w:w="851"/>
        <w:gridCol w:w="1134"/>
      </w:tblGrid>
      <w:tr w:rsidR="006A5048" w:rsidRPr="007A7D33" w14:paraId="66B04035" w14:textId="77777777" w:rsidTr="00CF44D8">
        <w:trPr>
          <w:cantSplit/>
          <w:trHeight w:val="915"/>
          <w:tblHeader/>
        </w:trPr>
        <w:tc>
          <w:tcPr>
            <w:tcW w:w="1021" w:type="dxa"/>
            <w:tcBorders>
              <w:top w:val="single" w:sz="8" w:space="0" w:color="auto"/>
              <w:left w:val="single" w:sz="8" w:space="0" w:color="auto"/>
              <w:bottom w:val="nil"/>
              <w:right w:val="single" w:sz="4" w:space="0" w:color="auto"/>
            </w:tcBorders>
            <w:shd w:val="clear" w:color="auto" w:fill="auto"/>
            <w:noWrap/>
            <w:hideMark/>
          </w:tcPr>
          <w:p w14:paraId="60D91210" w14:textId="77777777" w:rsidR="006A5048" w:rsidRPr="007A7D33" w:rsidRDefault="006A5048" w:rsidP="007A7D33">
            <w:pPr>
              <w:spacing w:line="360" w:lineRule="auto"/>
              <w:ind w:left="0" w:firstLine="0"/>
              <w:jc w:val="center"/>
              <w:rPr>
                <w:b/>
              </w:rPr>
            </w:pPr>
            <w:r w:rsidRPr="007A7D33">
              <w:rPr>
                <w:b/>
              </w:rPr>
              <w:lastRenderedPageBreak/>
              <w:t>Case Type</w:t>
            </w:r>
          </w:p>
        </w:tc>
        <w:tc>
          <w:tcPr>
            <w:tcW w:w="6945" w:type="dxa"/>
            <w:tcBorders>
              <w:top w:val="single" w:sz="8" w:space="0" w:color="auto"/>
              <w:left w:val="nil"/>
              <w:bottom w:val="nil"/>
              <w:right w:val="single" w:sz="4" w:space="0" w:color="auto"/>
            </w:tcBorders>
            <w:shd w:val="clear" w:color="auto" w:fill="auto"/>
            <w:noWrap/>
            <w:hideMark/>
          </w:tcPr>
          <w:p w14:paraId="0296D2CC" w14:textId="77777777" w:rsidR="006A5048" w:rsidRPr="007A7D33" w:rsidRDefault="006A5048" w:rsidP="007A7D33">
            <w:pPr>
              <w:spacing w:line="360" w:lineRule="auto"/>
              <w:ind w:left="0" w:firstLine="0"/>
              <w:jc w:val="center"/>
              <w:rPr>
                <w:b/>
              </w:rPr>
            </w:pPr>
            <w:r w:rsidRPr="007A7D33">
              <w:rPr>
                <w:b/>
              </w:rPr>
              <w:t>Case Attachments per submission</w:t>
            </w:r>
          </w:p>
        </w:tc>
        <w:tc>
          <w:tcPr>
            <w:tcW w:w="1134" w:type="dxa"/>
            <w:tcBorders>
              <w:top w:val="single" w:sz="8" w:space="0" w:color="auto"/>
              <w:left w:val="nil"/>
              <w:bottom w:val="nil"/>
              <w:right w:val="single" w:sz="4" w:space="0" w:color="auto"/>
            </w:tcBorders>
            <w:shd w:val="clear" w:color="auto" w:fill="auto"/>
            <w:hideMark/>
          </w:tcPr>
          <w:p w14:paraId="6F218D8F" w14:textId="77777777" w:rsidR="006A5048" w:rsidRPr="007A7D33" w:rsidRDefault="006A5048" w:rsidP="007A7D33">
            <w:pPr>
              <w:spacing w:line="360" w:lineRule="auto"/>
              <w:ind w:left="0" w:firstLine="0"/>
              <w:jc w:val="center"/>
              <w:rPr>
                <w:b/>
              </w:rPr>
            </w:pPr>
            <w:r w:rsidRPr="007A7D33">
              <w:rPr>
                <w:b/>
              </w:rPr>
              <w:t>Est. no. of documents</w:t>
            </w:r>
          </w:p>
        </w:tc>
        <w:tc>
          <w:tcPr>
            <w:tcW w:w="851" w:type="dxa"/>
            <w:tcBorders>
              <w:top w:val="single" w:sz="8" w:space="0" w:color="auto"/>
              <w:left w:val="nil"/>
              <w:bottom w:val="nil"/>
              <w:right w:val="single" w:sz="4" w:space="0" w:color="auto"/>
            </w:tcBorders>
            <w:shd w:val="clear" w:color="auto" w:fill="auto"/>
            <w:hideMark/>
          </w:tcPr>
          <w:p w14:paraId="7540A2A8" w14:textId="77777777" w:rsidR="006A5048" w:rsidRPr="007A7D33" w:rsidRDefault="006A5048" w:rsidP="007A7D33">
            <w:pPr>
              <w:spacing w:line="360" w:lineRule="auto"/>
              <w:ind w:left="0" w:firstLine="0"/>
              <w:jc w:val="center"/>
              <w:rPr>
                <w:b/>
              </w:rPr>
            </w:pPr>
            <w:r w:rsidRPr="007A7D33">
              <w:rPr>
                <w:b/>
              </w:rPr>
              <w:t>Actual no. of pages</w:t>
            </w:r>
          </w:p>
        </w:tc>
        <w:tc>
          <w:tcPr>
            <w:tcW w:w="992" w:type="dxa"/>
            <w:tcBorders>
              <w:top w:val="single" w:sz="8" w:space="0" w:color="auto"/>
              <w:left w:val="nil"/>
              <w:bottom w:val="nil"/>
              <w:right w:val="single" w:sz="4" w:space="0" w:color="auto"/>
            </w:tcBorders>
            <w:shd w:val="clear" w:color="auto" w:fill="auto"/>
            <w:hideMark/>
          </w:tcPr>
          <w:p w14:paraId="4BACF39A" w14:textId="77777777" w:rsidR="006A5048" w:rsidRPr="007A7D33" w:rsidRDefault="006A5048" w:rsidP="007A7D33">
            <w:pPr>
              <w:spacing w:line="360" w:lineRule="auto"/>
              <w:ind w:left="0" w:firstLine="0"/>
              <w:jc w:val="center"/>
              <w:rPr>
                <w:b/>
              </w:rPr>
            </w:pPr>
            <w:r w:rsidRPr="007A7D33">
              <w:rPr>
                <w:b/>
              </w:rPr>
              <w:t>Est. no. of pages per document</w:t>
            </w:r>
          </w:p>
        </w:tc>
        <w:tc>
          <w:tcPr>
            <w:tcW w:w="992" w:type="dxa"/>
            <w:tcBorders>
              <w:top w:val="single" w:sz="8" w:space="0" w:color="auto"/>
              <w:left w:val="nil"/>
              <w:bottom w:val="nil"/>
              <w:right w:val="nil"/>
            </w:tcBorders>
            <w:shd w:val="clear" w:color="auto" w:fill="auto"/>
            <w:hideMark/>
          </w:tcPr>
          <w:p w14:paraId="450A3C6D" w14:textId="77777777" w:rsidR="006A5048" w:rsidRPr="007A7D33" w:rsidRDefault="006A5048" w:rsidP="007A7D33">
            <w:pPr>
              <w:spacing w:line="360" w:lineRule="auto"/>
              <w:ind w:left="0" w:firstLine="0"/>
              <w:jc w:val="center"/>
              <w:rPr>
                <w:b/>
              </w:rPr>
            </w:pPr>
            <w:r w:rsidRPr="007A7D33">
              <w:rPr>
                <w:b/>
              </w:rPr>
              <w:t>Total est. no. of pages</w:t>
            </w:r>
          </w:p>
        </w:tc>
        <w:tc>
          <w:tcPr>
            <w:tcW w:w="851" w:type="dxa"/>
            <w:tcBorders>
              <w:top w:val="single" w:sz="8" w:space="0" w:color="auto"/>
              <w:left w:val="single" w:sz="8" w:space="0" w:color="auto"/>
              <w:bottom w:val="nil"/>
              <w:right w:val="single" w:sz="4" w:space="0" w:color="auto"/>
            </w:tcBorders>
            <w:shd w:val="clear" w:color="auto" w:fill="auto"/>
            <w:hideMark/>
          </w:tcPr>
          <w:p w14:paraId="34BD0780" w14:textId="77777777" w:rsidR="006A5048" w:rsidRPr="007A7D33" w:rsidRDefault="006A5048" w:rsidP="007A7D33">
            <w:pPr>
              <w:spacing w:line="360" w:lineRule="auto"/>
              <w:ind w:left="0" w:firstLine="0"/>
              <w:jc w:val="center"/>
              <w:rPr>
                <w:b/>
              </w:rPr>
            </w:pPr>
            <w:r w:rsidRPr="007A7D33">
              <w:rPr>
                <w:b/>
              </w:rPr>
              <w:t>Size per page (KB)</w:t>
            </w:r>
          </w:p>
        </w:tc>
        <w:tc>
          <w:tcPr>
            <w:tcW w:w="1134" w:type="dxa"/>
            <w:tcBorders>
              <w:top w:val="single" w:sz="8" w:space="0" w:color="auto"/>
              <w:left w:val="nil"/>
              <w:bottom w:val="nil"/>
              <w:right w:val="single" w:sz="8" w:space="0" w:color="auto"/>
            </w:tcBorders>
            <w:shd w:val="clear" w:color="auto" w:fill="auto"/>
            <w:hideMark/>
          </w:tcPr>
          <w:p w14:paraId="52D59489" w14:textId="77777777" w:rsidR="006A5048" w:rsidRPr="007A7D33" w:rsidRDefault="006A5048" w:rsidP="007A7D33">
            <w:pPr>
              <w:spacing w:line="360" w:lineRule="auto"/>
              <w:ind w:left="0" w:firstLine="0"/>
              <w:jc w:val="center"/>
              <w:rPr>
                <w:b/>
              </w:rPr>
            </w:pPr>
            <w:r w:rsidRPr="007A7D33">
              <w:rPr>
                <w:b/>
              </w:rPr>
              <w:t>Total est. size of attachment (MB)</w:t>
            </w:r>
          </w:p>
        </w:tc>
      </w:tr>
      <w:tr w:rsidR="006A5048" w:rsidRPr="007A7D33" w14:paraId="30F5DE9F" w14:textId="77777777" w:rsidTr="00CF44D8">
        <w:trPr>
          <w:cantSplit/>
          <w:trHeight w:val="345"/>
          <w:tblHeader/>
        </w:trPr>
        <w:tc>
          <w:tcPr>
            <w:tcW w:w="1021" w:type="dxa"/>
            <w:tcBorders>
              <w:top w:val="single" w:sz="8" w:space="0" w:color="auto"/>
              <w:left w:val="single" w:sz="8" w:space="0" w:color="auto"/>
              <w:bottom w:val="single" w:sz="4" w:space="0" w:color="auto"/>
              <w:right w:val="single" w:sz="4" w:space="0" w:color="auto"/>
            </w:tcBorders>
            <w:shd w:val="clear" w:color="auto" w:fill="auto"/>
            <w:noWrap/>
            <w:hideMark/>
          </w:tcPr>
          <w:p w14:paraId="129C1570" w14:textId="77777777" w:rsidR="006A5048" w:rsidRPr="007A7D33" w:rsidRDefault="006A5048" w:rsidP="007A7D33">
            <w:pPr>
              <w:spacing w:line="360" w:lineRule="auto"/>
              <w:ind w:left="0" w:firstLine="0"/>
              <w:jc w:val="center"/>
              <w:rPr>
                <w:rFonts w:eastAsia="Times New Roman"/>
                <w:b/>
                <w:bCs/>
              </w:rPr>
            </w:pPr>
            <w:r w:rsidRPr="007A7D33">
              <w:rPr>
                <w:b/>
              </w:rPr>
              <w:t>Energy Audit</w:t>
            </w:r>
          </w:p>
        </w:tc>
        <w:tc>
          <w:tcPr>
            <w:tcW w:w="6945" w:type="dxa"/>
            <w:tcBorders>
              <w:top w:val="single" w:sz="8" w:space="0" w:color="auto"/>
              <w:left w:val="nil"/>
              <w:bottom w:val="single" w:sz="4" w:space="0" w:color="auto"/>
              <w:right w:val="single" w:sz="4" w:space="0" w:color="auto"/>
            </w:tcBorders>
            <w:shd w:val="clear" w:color="auto" w:fill="auto"/>
            <w:hideMark/>
          </w:tcPr>
          <w:p w14:paraId="08EF178C" w14:textId="77777777" w:rsidR="006A5048" w:rsidRPr="007A7D33" w:rsidRDefault="006A5048" w:rsidP="00CF44D8">
            <w:pPr>
              <w:rPr>
                <w:rFonts w:eastAsia="Times New Roman"/>
              </w:rPr>
            </w:pPr>
            <w:r w:rsidRPr="007A7D33">
              <w:rPr>
                <w:rFonts w:eastAsia="Times New Roman"/>
              </w:rPr>
              <w:t>Completed specified form EE5 (Energy Audit Form);</w:t>
            </w:r>
          </w:p>
        </w:tc>
        <w:tc>
          <w:tcPr>
            <w:tcW w:w="1134" w:type="dxa"/>
            <w:tcBorders>
              <w:top w:val="single" w:sz="8" w:space="0" w:color="auto"/>
              <w:left w:val="nil"/>
              <w:bottom w:val="single" w:sz="4" w:space="0" w:color="auto"/>
              <w:right w:val="single" w:sz="4" w:space="0" w:color="auto"/>
            </w:tcBorders>
            <w:shd w:val="clear" w:color="auto" w:fill="auto"/>
            <w:noWrap/>
            <w:hideMark/>
          </w:tcPr>
          <w:p w14:paraId="57670FA1" w14:textId="77777777" w:rsidR="006A5048" w:rsidRPr="007A7D33" w:rsidRDefault="006A5048" w:rsidP="00CF44D8">
            <w:pPr>
              <w:jc w:val="center"/>
              <w:rPr>
                <w:rFonts w:eastAsia="Times New Roman"/>
              </w:rPr>
            </w:pPr>
            <w:r w:rsidRPr="007A7D33">
              <w:rPr>
                <w:rFonts w:eastAsia="Times New Roman"/>
              </w:rPr>
              <w:t>1</w:t>
            </w:r>
          </w:p>
        </w:tc>
        <w:tc>
          <w:tcPr>
            <w:tcW w:w="851" w:type="dxa"/>
            <w:tcBorders>
              <w:top w:val="single" w:sz="8" w:space="0" w:color="auto"/>
              <w:left w:val="nil"/>
              <w:bottom w:val="single" w:sz="4" w:space="0" w:color="auto"/>
              <w:right w:val="single" w:sz="4" w:space="0" w:color="auto"/>
            </w:tcBorders>
            <w:shd w:val="clear" w:color="auto" w:fill="auto"/>
            <w:noWrap/>
            <w:hideMark/>
          </w:tcPr>
          <w:p w14:paraId="27CF6F0D" w14:textId="77777777" w:rsidR="006A5048" w:rsidRPr="007A7D33" w:rsidRDefault="006A5048" w:rsidP="00CF44D8">
            <w:pPr>
              <w:jc w:val="center"/>
              <w:rPr>
                <w:rFonts w:eastAsia="Times New Roman"/>
              </w:rPr>
            </w:pPr>
            <w:r w:rsidRPr="007A7D33">
              <w:rPr>
                <w:rFonts w:eastAsia="Times New Roman"/>
              </w:rPr>
              <w:t>3</w:t>
            </w:r>
          </w:p>
        </w:tc>
        <w:tc>
          <w:tcPr>
            <w:tcW w:w="992" w:type="dxa"/>
            <w:tcBorders>
              <w:top w:val="single" w:sz="8" w:space="0" w:color="auto"/>
              <w:left w:val="nil"/>
              <w:bottom w:val="single" w:sz="4" w:space="0" w:color="auto"/>
              <w:right w:val="single" w:sz="4" w:space="0" w:color="auto"/>
            </w:tcBorders>
            <w:shd w:val="clear" w:color="auto" w:fill="auto"/>
            <w:noWrap/>
            <w:hideMark/>
          </w:tcPr>
          <w:p w14:paraId="5BE41E36" w14:textId="77777777" w:rsidR="006A5048" w:rsidRPr="007A7D33" w:rsidRDefault="006A5048" w:rsidP="00CF44D8">
            <w:pPr>
              <w:jc w:val="center"/>
              <w:rPr>
                <w:rFonts w:eastAsia="Times New Roman"/>
              </w:rPr>
            </w:pPr>
            <w:r w:rsidRPr="007A7D33">
              <w:rPr>
                <w:rFonts w:eastAsia="Times New Roman"/>
              </w:rPr>
              <w:t>8</w:t>
            </w:r>
          </w:p>
        </w:tc>
        <w:tc>
          <w:tcPr>
            <w:tcW w:w="992" w:type="dxa"/>
            <w:tcBorders>
              <w:top w:val="single" w:sz="8" w:space="0" w:color="auto"/>
              <w:left w:val="nil"/>
              <w:bottom w:val="single" w:sz="4" w:space="0" w:color="auto"/>
              <w:right w:val="nil"/>
            </w:tcBorders>
            <w:shd w:val="clear" w:color="auto" w:fill="auto"/>
            <w:noWrap/>
            <w:hideMark/>
          </w:tcPr>
          <w:p w14:paraId="5967EB50" w14:textId="77777777" w:rsidR="006A5048" w:rsidRPr="007A7D33" w:rsidRDefault="006A5048" w:rsidP="00CF44D8">
            <w:pPr>
              <w:jc w:val="center"/>
              <w:rPr>
                <w:rFonts w:eastAsia="Times New Roman"/>
              </w:rPr>
            </w:pPr>
            <w:r w:rsidRPr="007A7D33">
              <w:rPr>
                <w:rFonts w:eastAsia="Times New Roman"/>
              </w:rPr>
              <w:t>8</w:t>
            </w:r>
          </w:p>
        </w:tc>
        <w:tc>
          <w:tcPr>
            <w:tcW w:w="851" w:type="dxa"/>
            <w:tcBorders>
              <w:top w:val="single" w:sz="8" w:space="0" w:color="auto"/>
              <w:left w:val="single" w:sz="8" w:space="0" w:color="auto"/>
              <w:bottom w:val="single" w:sz="4" w:space="0" w:color="auto"/>
              <w:right w:val="single" w:sz="4" w:space="0" w:color="auto"/>
            </w:tcBorders>
            <w:shd w:val="clear" w:color="auto" w:fill="auto"/>
            <w:noWrap/>
            <w:hideMark/>
          </w:tcPr>
          <w:p w14:paraId="02BB32E9" w14:textId="77777777" w:rsidR="006A5048" w:rsidRPr="007A7D33" w:rsidRDefault="006A5048" w:rsidP="00CF44D8">
            <w:pPr>
              <w:jc w:val="center"/>
              <w:rPr>
                <w:rFonts w:eastAsia="Times New Roman"/>
              </w:rPr>
            </w:pPr>
            <w:r w:rsidRPr="007A7D33">
              <w:t>150</w:t>
            </w:r>
          </w:p>
        </w:tc>
        <w:tc>
          <w:tcPr>
            <w:tcW w:w="1134" w:type="dxa"/>
            <w:tcBorders>
              <w:top w:val="single" w:sz="8" w:space="0" w:color="auto"/>
              <w:left w:val="nil"/>
              <w:bottom w:val="single" w:sz="4" w:space="0" w:color="auto"/>
              <w:right w:val="single" w:sz="8" w:space="0" w:color="auto"/>
            </w:tcBorders>
            <w:shd w:val="clear" w:color="auto" w:fill="auto"/>
            <w:noWrap/>
            <w:hideMark/>
          </w:tcPr>
          <w:p w14:paraId="629CB5C3" w14:textId="77777777" w:rsidR="006A5048" w:rsidRPr="007A7D33" w:rsidRDefault="006A5048" w:rsidP="00CF44D8">
            <w:pPr>
              <w:jc w:val="center"/>
              <w:rPr>
                <w:rFonts w:eastAsia="Times New Roman"/>
              </w:rPr>
            </w:pPr>
            <w:r w:rsidRPr="007A7D33">
              <w:t>1.17</w:t>
            </w:r>
          </w:p>
        </w:tc>
      </w:tr>
      <w:tr w:rsidR="006A5048" w:rsidRPr="007A7D33" w14:paraId="0AA97D3A"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636A5001"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008C12D4" w14:textId="77777777" w:rsidR="006A5048" w:rsidRPr="007A7D33" w:rsidRDefault="006A5048" w:rsidP="00CF44D8">
            <w:pPr>
              <w:rPr>
                <w:rFonts w:eastAsia="Times New Roman"/>
              </w:rPr>
            </w:pPr>
            <w:r w:rsidRPr="007A7D33">
              <w:rPr>
                <w:rFonts w:eastAsia="Times New Roman"/>
              </w:rPr>
              <w:t>Completed form EE-EA (Energy Audit Checklist);</w:t>
            </w:r>
          </w:p>
        </w:tc>
        <w:tc>
          <w:tcPr>
            <w:tcW w:w="1134" w:type="dxa"/>
            <w:tcBorders>
              <w:top w:val="nil"/>
              <w:left w:val="nil"/>
              <w:bottom w:val="single" w:sz="4" w:space="0" w:color="auto"/>
              <w:right w:val="single" w:sz="4" w:space="0" w:color="auto"/>
            </w:tcBorders>
            <w:shd w:val="clear" w:color="auto" w:fill="auto"/>
            <w:noWrap/>
            <w:hideMark/>
          </w:tcPr>
          <w:p w14:paraId="18BB080A" w14:textId="77777777" w:rsidR="006A5048" w:rsidRPr="007A7D33" w:rsidRDefault="006A5048" w:rsidP="00CF44D8">
            <w:pPr>
              <w:jc w:val="center"/>
              <w:rPr>
                <w:rFonts w:eastAsia="Times New Roman"/>
              </w:rPr>
            </w:pPr>
            <w:r w:rsidRPr="007A7D33">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5A3023E0" w14:textId="77777777" w:rsidR="006A5048" w:rsidRPr="007A7D33" w:rsidRDefault="006A5048" w:rsidP="00CF44D8">
            <w:pPr>
              <w:jc w:val="center"/>
              <w:rPr>
                <w:rFonts w:eastAsia="Times New Roman"/>
              </w:rPr>
            </w:pPr>
            <w:r w:rsidRPr="007A7D33">
              <w:rPr>
                <w:rFonts w:eastAsia="Times New Roman"/>
              </w:rPr>
              <w:t>6</w:t>
            </w:r>
          </w:p>
        </w:tc>
        <w:tc>
          <w:tcPr>
            <w:tcW w:w="992" w:type="dxa"/>
            <w:tcBorders>
              <w:top w:val="nil"/>
              <w:left w:val="nil"/>
              <w:bottom w:val="single" w:sz="4" w:space="0" w:color="auto"/>
              <w:right w:val="single" w:sz="4" w:space="0" w:color="auto"/>
            </w:tcBorders>
            <w:shd w:val="clear" w:color="auto" w:fill="auto"/>
            <w:noWrap/>
            <w:hideMark/>
          </w:tcPr>
          <w:p w14:paraId="03DD2F38" w14:textId="77777777" w:rsidR="006A5048" w:rsidRPr="007A7D33" w:rsidRDefault="006A5048" w:rsidP="00CF44D8">
            <w:pPr>
              <w:jc w:val="center"/>
              <w:rPr>
                <w:rFonts w:eastAsia="Times New Roman"/>
              </w:rPr>
            </w:pPr>
            <w:r w:rsidRPr="007A7D33">
              <w:rPr>
                <w:rFonts w:eastAsia="Times New Roman"/>
              </w:rPr>
              <w:t>8</w:t>
            </w:r>
          </w:p>
        </w:tc>
        <w:tc>
          <w:tcPr>
            <w:tcW w:w="992" w:type="dxa"/>
            <w:tcBorders>
              <w:top w:val="nil"/>
              <w:left w:val="nil"/>
              <w:bottom w:val="single" w:sz="4" w:space="0" w:color="auto"/>
              <w:right w:val="nil"/>
            </w:tcBorders>
            <w:shd w:val="clear" w:color="auto" w:fill="auto"/>
            <w:noWrap/>
            <w:hideMark/>
          </w:tcPr>
          <w:p w14:paraId="57692340" w14:textId="77777777" w:rsidR="006A5048" w:rsidRPr="007A7D33" w:rsidRDefault="006A5048" w:rsidP="00CF44D8">
            <w:pPr>
              <w:jc w:val="center"/>
              <w:rPr>
                <w:rFonts w:eastAsia="Times New Roman"/>
              </w:rPr>
            </w:pPr>
            <w:r w:rsidRPr="007A7D33">
              <w:rPr>
                <w:rFonts w:eastAsia="Times New Roman"/>
              </w:rPr>
              <w:t>8</w:t>
            </w:r>
          </w:p>
        </w:tc>
        <w:tc>
          <w:tcPr>
            <w:tcW w:w="851" w:type="dxa"/>
            <w:tcBorders>
              <w:top w:val="nil"/>
              <w:left w:val="single" w:sz="8" w:space="0" w:color="auto"/>
              <w:bottom w:val="single" w:sz="4" w:space="0" w:color="auto"/>
              <w:right w:val="single" w:sz="4" w:space="0" w:color="auto"/>
            </w:tcBorders>
            <w:shd w:val="clear" w:color="auto" w:fill="auto"/>
            <w:noWrap/>
            <w:hideMark/>
          </w:tcPr>
          <w:p w14:paraId="777A3905" w14:textId="77777777" w:rsidR="006A5048" w:rsidRPr="007A7D33" w:rsidRDefault="006A5048" w:rsidP="00CF44D8">
            <w:pPr>
              <w:jc w:val="center"/>
              <w:rPr>
                <w:rFonts w:eastAsia="Times New Roman"/>
              </w:rPr>
            </w:pPr>
            <w:r w:rsidRPr="007A7D33">
              <w:t>150</w:t>
            </w:r>
          </w:p>
        </w:tc>
        <w:tc>
          <w:tcPr>
            <w:tcW w:w="1134" w:type="dxa"/>
            <w:tcBorders>
              <w:top w:val="nil"/>
              <w:left w:val="nil"/>
              <w:bottom w:val="single" w:sz="4" w:space="0" w:color="auto"/>
              <w:right w:val="single" w:sz="8" w:space="0" w:color="auto"/>
            </w:tcBorders>
            <w:shd w:val="clear" w:color="auto" w:fill="auto"/>
            <w:noWrap/>
            <w:hideMark/>
          </w:tcPr>
          <w:p w14:paraId="26EA6ECD" w14:textId="77777777" w:rsidR="006A5048" w:rsidRPr="007A7D33" w:rsidRDefault="006A5048" w:rsidP="00CF44D8">
            <w:pPr>
              <w:jc w:val="center"/>
              <w:rPr>
                <w:rFonts w:eastAsia="Times New Roman"/>
              </w:rPr>
            </w:pPr>
            <w:r w:rsidRPr="007A7D33">
              <w:t>1.17</w:t>
            </w:r>
          </w:p>
        </w:tc>
      </w:tr>
      <w:tr w:rsidR="006A5048" w:rsidRPr="007A7D33" w14:paraId="38332D61"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2335C9E0"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618E6BDE" w14:textId="77777777" w:rsidR="006A5048" w:rsidRPr="007A7D33" w:rsidRDefault="006A5048" w:rsidP="00CF44D8">
            <w:pPr>
              <w:rPr>
                <w:rFonts w:eastAsia="Times New Roman"/>
              </w:rPr>
            </w:pPr>
            <w:r w:rsidRPr="007A7D33">
              <w:rPr>
                <w:rFonts w:eastAsia="Times New Roman"/>
              </w:rPr>
              <w:t>Schematic drawing</w:t>
            </w:r>
          </w:p>
        </w:tc>
        <w:tc>
          <w:tcPr>
            <w:tcW w:w="1134" w:type="dxa"/>
            <w:tcBorders>
              <w:top w:val="nil"/>
              <w:left w:val="nil"/>
              <w:bottom w:val="single" w:sz="4" w:space="0" w:color="auto"/>
              <w:right w:val="single" w:sz="4" w:space="0" w:color="auto"/>
            </w:tcBorders>
            <w:shd w:val="clear" w:color="auto" w:fill="auto"/>
            <w:noWrap/>
            <w:hideMark/>
          </w:tcPr>
          <w:p w14:paraId="2FCD0728" w14:textId="77777777" w:rsidR="006A5048" w:rsidRPr="007A7D33" w:rsidRDefault="006A5048" w:rsidP="00CF44D8">
            <w:pPr>
              <w:jc w:val="center"/>
              <w:rPr>
                <w:rFonts w:eastAsia="Times New Roman"/>
              </w:rPr>
            </w:pPr>
            <w:r w:rsidRPr="007A7D33">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67984566" w14:textId="77777777" w:rsidR="006A5048" w:rsidRPr="007A7D33" w:rsidRDefault="006A5048" w:rsidP="00CF44D8">
            <w:pPr>
              <w:jc w:val="center"/>
              <w:rPr>
                <w:rFonts w:eastAsia="Times New Roman"/>
              </w:rPr>
            </w:pPr>
            <w:r w:rsidRPr="007A7D33">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57AB38EA" w14:textId="77777777" w:rsidR="006A5048" w:rsidRPr="007A7D33" w:rsidRDefault="006A5048" w:rsidP="00CF44D8">
            <w:pPr>
              <w:jc w:val="center"/>
              <w:rPr>
                <w:rFonts w:eastAsia="Times New Roman"/>
              </w:rPr>
            </w:pPr>
            <w:r w:rsidRPr="007A7D33">
              <w:rPr>
                <w:rFonts w:eastAsia="Times New Roman"/>
              </w:rPr>
              <w:t>10</w:t>
            </w:r>
          </w:p>
        </w:tc>
        <w:tc>
          <w:tcPr>
            <w:tcW w:w="992" w:type="dxa"/>
            <w:tcBorders>
              <w:top w:val="nil"/>
              <w:left w:val="nil"/>
              <w:bottom w:val="single" w:sz="4" w:space="0" w:color="auto"/>
              <w:right w:val="nil"/>
            </w:tcBorders>
            <w:shd w:val="clear" w:color="auto" w:fill="auto"/>
            <w:noWrap/>
            <w:hideMark/>
          </w:tcPr>
          <w:p w14:paraId="5EB34132" w14:textId="77777777" w:rsidR="006A5048" w:rsidRPr="007A7D33" w:rsidRDefault="006A5048" w:rsidP="00CF44D8">
            <w:pPr>
              <w:jc w:val="center"/>
              <w:rPr>
                <w:rFonts w:eastAsia="Times New Roman"/>
              </w:rPr>
            </w:pPr>
            <w:r w:rsidRPr="007A7D33">
              <w:rPr>
                <w:rFonts w:eastAsia="Times New Roman"/>
              </w:rPr>
              <w:t>10</w:t>
            </w:r>
          </w:p>
        </w:tc>
        <w:tc>
          <w:tcPr>
            <w:tcW w:w="851" w:type="dxa"/>
            <w:tcBorders>
              <w:top w:val="nil"/>
              <w:left w:val="single" w:sz="8" w:space="0" w:color="auto"/>
              <w:bottom w:val="single" w:sz="4" w:space="0" w:color="auto"/>
              <w:right w:val="single" w:sz="4" w:space="0" w:color="auto"/>
            </w:tcBorders>
            <w:shd w:val="clear" w:color="auto" w:fill="auto"/>
            <w:noWrap/>
            <w:hideMark/>
          </w:tcPr>
          <w:p w14:paraId="1DD9135A" w14:textId="77777777" w:rsidR="006A5048" w:rsidRPr="007A7D33" w:rsidRDefault="006A5048" w:rsidP="00CF44D8">
            <w:pPr>
              <w:jc w:val="center"/>
              <w:rPr>
                <w:rFonts w:eastAsia="Times New Roman"/>
              </w:rPr>
            </w:pPr>
            <w:r w:rsidRPr="007A7D33">
              <w:t>360</w:t>
            </w:r>
          </w:p>
        </w:tc>
        <w:tc>
          <w:tcPr>
            <w:tcW w:w="1134" w:type="dxa"/>
            <w:tcBorders>
              <w:top w:val="nil"/>
              <w:left w:val="nil"/>
              <w:bottom w:val="single" w:sz="4" w:space="0" w:color="auto"/>
              <w:right w:val="single" w:sz="8" w:space="0" w:color="auto"/>
            </w:tcBorders>
            <w:shd w:val="clear" w:color="auto" w:fill="auto"/>
            <w:noWrap/>
            <w:hideMark/>
          </w:tcPr>
          <w:p w14:paraId="2BC824A9" w14:textId="77777777" w:rsidR="006A5048" w:rsidRPr="007A7D33" w:rsidRDefault="006A5048" w:rsidP="00CF44D8">
            <w:pPr>
              <w:jc w:val="center"/>
              <w:rPr>
                <w:rFonts w:eastAsia="Times New Roman"/>
              </w:rPr>
            </w:pPr>
            <w:r w:rsidRPr="007A7D33">
              <w:t>3.52</w:t>
            </w:r>
          </w:p>
        </w:tc>
      </w:tr>
      <w:tr w:rsidR="006A5048" w:rsidRPr="007A7D33" w14:paraId="4E5467E5" w14:textId="77777777" w:rsidTr="00CF44D8">
        <w:trPr>
          <w:cantSplit/>
          <w:trHeight w:val="345"/>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1E60AEBE"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7E1C73F4" w14:textId="77777777" w:rsidR="006A5048" w:rsidRPr="007A7D33" w:rsidRDefault="006A5048" w:rsidP="00CF44D8">
            <w:pPr>
              <w:rPr>
                <w:rFonts w:eastAsia="Times New Roman"/>
              </w:rPr>
            </w:pPr>
            <w:r w:rsidRPr="007A7D33">
              <w:rPr>
                <w:rFonts w:eastAsia="Times New Roman"/>
              </w:rPr>
              <w:t>Layout drawing</w:t>
            </w:r>
          </w:p>
        </w:tc>
        <w:tc>
          <w:tcPr>
            <w:tcW w:w="1134" w:type="dxa"/>
            <w:tcBorders>
              <w:top w:val="nil"/>
              <w:left w:val="nil"/>
              <w:bottom w:val="single" w:sz="4" w:space="0" w:color="auto"/>
              <w:right w:val="single" w:sz="4" w:space="0" w:color="auto"/>
            </w:tcBorders>
            <w:shd w:val="clear" w:color="auto" w:fill="auto"/>
            <w:noWrap/>
            <w:hideMark/>
          </w:tcPr>
          <w:p w14:paraId="24995C0A" w14:textId="77777777" w:rsidR="006A5048" w:rsidRPr="007A7D33" w:rsidRDefault="006A5048" w:rsidP="00CF44D8">
            <w:pPr>
              <w:jc w:val="center"/>
              <w:rPr>
                <w:rFonts w:eastAsia="Times New Roman"/>
              </w:rPr>
            </w:pPr>
            <w:r w:rsidRPr="007A7D33">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2A6CC3FA" w14:textId="77777777" w:rsidR="006A5048" w:rsidRPr="007A7D33" w:rsidRDefault="006A5048" w:rsidP="00CF44D8">
            <w:pPr>
              <w:jc w:val="center"/>
              <w:rPr>
                <w:rFonts w:eastAsia="Times New Roman"/>
              </w:rPr>
            </w:pPr>
            <w:r w:rsidRPr="007A7D33">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29A70738" w14:textId="77777777" w:rsidR="006A5048" w:rsidRPr="007A7D33" w:rsidRDefault="006A5048" w:rsidP="00CF44D8">
            <w:pPr>
              <w:jc w:val="center"/>
              <w:rPr>
                <w:rFonts w:eastAsia="Times New Roman"/>
              </w:rPr>
            </w:pPr>
            <w:r w:rsidRPr="007A7D33">
              <w:rPr>
                <w:rFonts w:eastAsia="Times New Roman"/>
              </w:rPr>
              <w:t>10</w:t>
            </w:r>
          </w:p>
        </w:tc>
        <w:tc>
          <w:tcPr>
            <w:tcW w:w="992" w:type="dxa"/>
            <w:tcBorders>
              <w:top w:val="nil"/>
              <w:left w:val="nil"/>
              <w:bottom w:val="single" w:sz="4" w:space="0" w:color="auto"/>
              <w:right w:val="nil"/>
            </w:tcBorders>
            <w:shd w:val="clear" w:color="auto" w:fill="auto"/>
            <w:noWrap/>
            <w:hideMark/>
          </w:tcPr>
          <w:p w14:paraId="07CCA811" w14:textId="77777777" w:rsidR="006A5048" w:rsidRPr="007A7D33" w:rsidRDefault="006A5048" w:rsidP="00CF44D8">
            <w:pPr>
              <w:jc w:val="center"/>
              <w:rPr>
                <w:rFonts w:eastAsia="Times New Roman"/>
              </w:rPr>
            </w:pPr>
            <w:r w:rsidRPr="007A7D33">
              <w:rPr>
                <w:rFonts w:eastAsia="Times New Roman"/>
              </w:rPr>
              <w:t>10</w:t>
            </w:r>
          </w:p>
        </w:tc>
        <w:tc>
          <w:tcPr>
            <w:tcW w:w="851" w:type="dxa"/>
            <w:tcBorders>
              <w:top w:val="nil"/>
              <w:left w:val="single" w:sz="8" w:space="0" w:color="auto"/>
              <w:bottom w:val="single" w:sz="4" w:space="0" w:color="auto"/>
              <w:right w:val="single" w:sz="4" w:space="0" w:color="auto"/>
            </w:tcBorders>
            <w:shd w:val="clear" w:color="auto" w:fill="auto"/>
            <w:noWrap/>
            <w:hideMark/>
          </w:tcPr>
          <w:p w14:paraId="51585AE8" w14:textId="77777777" w:rsidR="006A5048" w:rsidRPr="007A7D33" w:rsidRDefault="006A5048" w:rsidP="00CF44D8">
            <w:pPr>
              <w:jc w:val="center"/>
              <w:rPr>
                <w:rFonts w:eastAsia="Times New Roman"/>
              </w:rPr>
            </w:pPr>
            <w:r w:rsidRPr="007A7D33">
              <w:t>360</w:t>
            </w:r>
          </w:p>
        </w:tc>
        <w:tc>
          <w:tcPr>
            <w:tcW w:w="1134" w:type="dxa"/>
            <w:tcBorders>
              <w:top w:val="nil"/>
              <w:left w:val="nil"/>
              <w:bottom w:val="single" w:sz="4" w:space="0" w:color="auto"/>
              <w:right w:val="single" w:sz="8" w:space="0" w:color="auto"/>
            </w:tcBorders>
            <w:shd w:val="clear" w:color="auto" w:fill="auto"/>
            <w:noWrap/>
            <w:hideMark/>
          </w:tcPr>
          <w:p w14:paraId="45A4621A" w14:textId="77777777" w:rsidR="006A5048" w:rsidRPr="007A7D33" w:rsidRDefault="006A5048" w:rsidP="00CF44D8">
            <w:pPr>
              <w:jc w:val="center"/>
              <w:rPr>
                <w:rFonts w:eastAsia="Times New Roman"/>
              </w:rPr>
            </w:pPr>
            <w:r w:rsidRPr="007A7D33">
              <w:t>3.52</w:t>
            </w:r>
          </w:p>
        </w:tc>
      </w:tr>
      <w:tr w:rsidR="006A5048" w:rsidRPr="007A7D33" w14:paraId="60A10606" w14:textId="77777777" w:rsidTr="00CF44D8">
        <w:trPr>
          <w:cantSplit/>
          <w:trHeight w:val="360"/>
          <w:tblHeader/>
        </w:trPr>
        <w:tc>
          <w:tcPr>
            <w:tcW w:w="1021" w:type="dxa"/>
            <w:tcBorders>
              <w:top w:val="nil"/>
              <w:left w:val="single" w:sz="8" w:space="0" w:color="auto"/>
              <w:bottom w:val="single" w:sz="4" w:space="0" w:color="auto"/>
              <w:right w:val="single" w:sz="4" w:space="0" w:color="auto"/>
            </w:tcBorders>
            <w:shd w:val="clear" w:color="auto" w:fill="auto"/>
            <w:noWrap/>
            <w:hideMark/>
          </w:tcPr>
          <w:p w14:paraId="17229DFA"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single" w:sz="4" w:space="0" w:color="auto"/>
              <w:right w:val="single" w:sz="4" w:space="0" w:color="auto"/>
            </w:tcBorders>
            <w:shd w:val="clear" w:color="auto" w:fill="auto"/>
            <w:hideMark/>
          </w:tcPr>
          <w:p w14:paraId="261334DF" w14:textId="77777777" w:rsidR="006A5048" w:rsidRPr="007A7D33" w:rsidRDefault="006A5048" w:rsidP="00CF44D8">
            <w:pPr>
              <w:rPr>
                <w:rFonts w:eastAsia="Times New Roman"/>
              </w:rPr>
            </w:pPr>
            <w:r w:rsidRPr="007A7D33">
              <w:rPr>
                <w:rFonts w:eastAsia="Times New Roman"/>
              </w:rPr>
              <w:t>Energy Audit Report issued by Registered Energy Assessor;</w:t>
            </w:r>
          </w:p>
        </w:tc>
        <w:tc>
          <w:tcPr>
            <w:tcW w:w="1134" w:type="dxa"/>
            <w:tcBorders>
              <w:top w:val="nil"/>
              <w:left w:val="nil"/>
              <w:bottom w:val="single" w:sz="4" w:space="0" w:color="auto"/>
              <w:right w:val="single" w:sz="4" w:space="0" w:color="auto"/>
            </w:tcBorders>
            <w:shd w:val="clear" w:color="auto" w:fill="auto"/>
            <w:noWrap/>
            <w:hideMark/>
          </w:tcPr>
          <w:p w14:paraId="49E01991" w14:textId="77777777" w:rsidR="006A5048" w:rsidRPr="007A7D33" w:rsidRDefault="006A5048" w:rsidP="00CF44D8">
            <w:pPr>
              <w:jc w:val="center"/>
              <w:rPr>
                <w:rFonts w:eastAsia="Times New Roman"/>
              </w:rPr>
            </w:pPr>
            <w:r w:rsidRPr="007A7D33">
              <w:rPr>
                <w:rFonts w:eastAsia="Times New Roman"/>
              </w:rPr>
              <w:t>1</w:t>
            </w:r>
          </w:p>
        </w:tc>
        <w:tc>
          <w:tcPr>
            <w:tcW w:w="851" w:type="dxa"/>
            <w:tcBorders>
              <w:top w:val="nil"/>
              <w:left w:val="nil"/>
              <w:bottom w:val="single" w:sz="4" w:space="0" w:color="auto"/>
              <w:right w:val="single" w:sz="4" w:space="0" w:color="auto"/>
            </w:tcBorders>
            <w:shd w:val="clear" w:color="auto" w:fill="auto"/>
            <w:noWrap/>
            <w:hideMark/>
          </w:tcPr>
          <w:p w14:paraId="35419F40" w14:textId="77777777" w:rsidR="006A5048" w:rsidRPr="007A7D33" w:rsidRDefault="006A5048" w:rsidP="00CF44D8">
            <w:pPr>
              <w:jc w:val="center"/>
              <w:rPr>
                <w:rFonts w:eastAsia="Times New Roman"/>
              </w:rPr>
            </w:pPr>
            <w:r w:rsidRPr="007A7D33">
              <w:rPr>
                <w:rFonts w:eastAsia="Times New Roman"/>
              </w:rPr>
              <w:t>N/A</w:t>
            </w:r>
          </w:p>
        </w:tc>
        <w:tc>
          <w:tcPr>
            <w:tcW w:w="992" w:type="dxa"/>
            <w:tcBorders>
              <w:top w:val="nil"/>
              <w:left w:val="nil"/>
              <w:bottom w:val="single" w:sz="4" w:space="0" w:color="auto"/>
              <w:right w:val="single" w:sz="4" w:space="0" w:color="auto"/>
            </w:tcBorders>
            <w:shd w:val="clear" w:color="auto" w:fill="auto"/>
            <w:noWrap/>
            <w:hideMark/>
          </w:tcPr>
          <w:p w14:paraId="31873058" w14:textId="77777777" w:rsidR="006A5048" w:rsidRPr="007A7D33" w:rsidRDefault="006A5048" w:rsidP="00CF44D8">
            <w:pPr>
              <w:jc w:val="center"/>
              <w:rPr>
                <w:rFonts w:eastAsia="Times New Roman"/>
              </w:rPr>
            </w:pPr>
            <w:r w:rsidRPr="007A7D33">
              <w:rPr>
                <w:rFonts w:eastAsia="Times New Roman"/>
              </w:rPr>
              <w:t>100</w:t>
            </w:r>
          </w:p>
        </w:tc>
        <w:tc>
          <w:tcPr>
            <w:tcW w:w="992" w:type="dxa"/>
            <w:tcBorders>
              <w:top w:val="nil"/>
              <w:left w:val="nil"/>
              <w:bottom w:val="single" w:sz="4" w:space="0" w:color="auto"/>
              <w:right w:val="nil"/>
            </w:tcBorders>
            <w:shd w:val="clear" w:color="auto" w:fill="auto"/>
            <w:noWrap/>
            <w:hideMark/>
          </w:tcPr>
          <w:p w14:paraId="2A566E7F" w14:textId="77777777" w:rsidR="006A5048" w:rsidRPr="007A7D33" w:rsidRDefault="006A5048" w:rsidP="00CF44D8">
            <w:pPr>
              <w:jc w:val="center"/>
              <w:rPr>
                <w:rFonts w:eastAsia="Times New Roman"/>
              </w:rPr>
            </w:pPr>
            <w:r w:rsidRPr="007A7D33">
              <w:rPr>
                <w:rFonts w:eastAsia="Times New Roman"/>
              </w:rPr>
              <w:t>100</w:t>
            </w:r>
          </w:p>
        </w:tc>
        <w:tc>
          <w:tcPr>
            <w:tcW w:w="851" w:type="dxa"/>
            <w:tcBorders>
              <w:top w:val="nil"/>
              <w:left w:val="single" w:sz="8" w:space="0" w:color="auto"/>
              <w:bottom w:val="single" w:sz="4" w:space="0" w:color="auto"/>
              <w:right w:val="single" w:sz="4" w:space="0" w:color="auto"/>
            </w:tcBorders>
            <w:shd w:val="clear" w:color="auto" w:fill="auto"/>
            <w:noWrap/>
            <w:hideMark/>
          </w:tcPr>
          <w:p w14:paraId="50D9BF66" w14:textId="77777777" w:rsidR="006A5048" w:rsidRPr="007A7D33" w:rsidRDefault="006A5048" w:rsidP="00CF44D8">
            <w:pPr>
              <w:jc w:val="center"/>
              <w:rPr>
                <w:rFonts w:eastAsia="Times New Roman"/>
              </w:rPr>
            </w:pPr>
            <w:r w:rsidRPr="007A7D33">
              <w:t>150</w:t>
            </w:r>
          </w:p>
        </w:tc>
        <w:tc>
          <w:tcPr>
            <w:tcW w:w="1134" w:type="dxa"/>
            <w:tcBorders>
              <w:top w:val="nil"/>
              <w:left w:val="nil"/>
              <w:bottom w:val="single" w:sz="4" w:space="0" w:color="auto"/>
              <w:right w:val="single" w:sz="8" w:space="0" w:color="auto"/>
            </w:tcBorders>
            <w:shd w:val="clear" w:color="auto" w:fill="auto"/>
            <w:noWrap/>
            <w:hideMark/>
          </w:tcPr>
          <w:p w14:paraId="4C908DE9" w14:textId="77777777" w:rsidR="006A5048" w:rsidRPr="007A7D33" w:rsidRDefault="006A5048" w:rsidP="00CF44D8">
            <w:pPr>
              <w:jc w:val="center"/>
              <w:rPr>
                <w:rFonts w:eastAsia="Times New Roman"/>
              </w:rPr>
            </w:pPr>
            <w:r w:rsidRPr="007A7D33">
              <w:t>14.65</w:t>
            </w:r>
          </w:p>
        </w:tc>
      </w:tr>
      <w:tr w:rsidR="006A5048" w:rsidRPr="007A7D33" w14:paraId="0870C880" w14:textId="77777777" w:rsidTr="00CF44D8">
        <w:trPr>
          <w:cantSplit/>
          <w:trHeight w:val="360"/>
          <w:tblHeader/>
        </w:trPr>
        <w:tc>
          <w:tcPr>
            <w:tcW w:w="1021" w:type="dxa"/>
            <w:tcBorders>
              <w:top w:val="nil"/>
              <w:left w:val="single" w:sz="8" w:space="0" w:color="auto"/>
              <w:bottom w:val="single" w:sz="8" w:space="0" w:color="auto"/>
              <w:right w:val="single" w:sz="4" w:space="0" w:color="auto"/>
            </w:tcBorders>
            <w:shd w:val="clear" w:color="auto" w:fill="auto"/>
            <w:noWrap/>
            <w:hideMark/>
          </w:tcPr>
          <w:p w14:paraId="1C7100FA"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single" w:sz="8" w:space="0" w:color="auto"/>
              <w:right w:val="single" w:sz="4" w:space="0" w:color="auto"/>
            </w:tcBorders>
            <w:shd w:val="clear" w:color="auto" w:fill="auto"/>
            <w:hideMark/>
          </w:tcPr>
          <w:p w14:paraId="363F46C5" w14:textId="089D7D9F" w:rsidR="006A5048" w:rsidRPr="007A7D33" w:rsidRDefault="006A5048" w:rsidP="00CF44D8">
            <w:pPr>
              <w:rPr>
                <w:rFonts w:eastAsia="Times New Roman"/>
              </w:rPr>
            </w:pPr>
            <w:r w:rsidRPr="007A7D33">
              <w:rPr>
                <w:rFonts w:eastAsia="Times New Roman"/>
              </w:rPr>
              <w:t>Outgoing correspondence (e.g. letter of outstanding information, confirmation, etc</w:t>
            </w:r>
            <w:r w:rsidR="007A7D33">
              <w:rPr>
                <w:rFonts w:eastAsia="Times New Roman"/>
              </w:rPr>
              <w:t>.</w:t>
            </w:r>
            <w:r w:rsidRPr="007A7D33">
              <w:rPr>
                <w:rFonts w:eastAsia="Times New Roman"/>
              </w:rPr>
              <w:t>)</w:t>
            </w:r>
          </w:p>
        </w:tc>
        <w:tc>
          <w:tcPr>
            <w:tcW w:w="1134" w:type="dxa"/>
            <w:tcBorders>
              <w:top w:val="nil"/>
              <w:left w:val="nil"/>
              <w:bottom w:val="single" w:sz="8" w:space="0" w:color="auto"/>
              <w:right w:val="single" w:sz="4" w:space="0" w:color="auto"/>
            </w:tcBorders>
            <w:shd w:val="clear" w:color="auto" w:fill="auto"/>
            <w:noWrap/>
            <w:hideMark/>
          </w:tcPr>
          <w:p w14:paraId="348AC623" w14:textId="77777777" w:rsidR="006A5048" w:rsidRPr="007A7D33" w:rsidRDefault="006A5048" w:rsidP="00CF44D8">
            <w:pPr>
              <w:jc w:val="center"/>
              <w:rPr>
                <w:rFonts w:eastAsia="Times New Roman"/>
              </w:rPr>
            </w:pPr>
            <w:r w:rsidRPr="007A7D33">
              <w:rPr>
                <w:rFonts w:eastAsia="Times New Roman"/>
              </w:rPr>
              <w:t>10</w:t>
            </w:r>
          </w:p>
        </w:tc>
        <w:tc>
          <w:tcPr>
            <w:tcW w:w="851" w:type="dxa"/>
            <w:tcBorders>
              <w:top w:val="nil"/>
              <w:left w:val="nil"/>
              <w:bottom w:val="single" w:sz="8" w:space="0" w:color="auto"/>
              <w:right w:val="single" w:sz="4" w:space="0" w:color="auto"/>
            </w:tcBorders>
            <w:shd w:val="clear" w:color="auto" w:fill="auto"/>
            <w:noWrap/>
            <w:hideMark/>
          </w:tcPr>
          <w:p w14:paraId="4AE00CFF" w14:textId="77777777" w:rsidR="006A5048" w:rsidRPr="007A7D33" w:rsidRDefault="006A5048" w:rsidP="00CF44D8">
            <w:pPr>
              <w:jc w:val="center"/>
              <w:rPr>
                <w:rFonts w:eastAsia="Times New Roman"/>
              </w:rPr>
            </w:pPr>
            <w:r w:rsidRPr="007A7D33">
              <w:rPr>
                <w:rFonts w:eastAsia="Times New Roman"/>
              </w:rPr>
              <w:t>N/A</w:t>
            </w:r>
          </w:p>
        </w:tc>
        <w:tc>
          <w:tcPr>
            <w:tcW w:w="992" w:type="dxa"/>
            <w:tcBorders>
              <w:top w:val="nil"/>
              <w:left w:val="nil"/>
              <w:bottom w:val="single" w:sz="8" w:space="0" w:color="auto"/>
              <w:right w:val="single" w:sz="4" w:space="0" w:color="auto"/>
            </w:tcBorders>
            <w:shd w:val="clear" w:color="auto" w:fill="auto"/>
            <w:noWrap/>
            <w:hideMark/>
          </w:tcPr>
          <w:p w14:paraId="105F7C24" w14:textId="77777777" w:rsidR="006A5048" w:rsidRPr="007A7D33" w:rsidRDefault="006A5048" w:rsidP="00CF44D8">
            <w:pPr>
              <w:jc w:val="center"/>
              <w:rPr>
                <w:rFonts w:eastAsia="Times New Roman"/>
              </w:rPr>
            </w:pPr>
            <w:r w:rsidRPr="007A7D33">
              <w:rPr>
                <w:rFonts w:eastAsia="Times New Roman"/>
              </w:rPr>
              <w:t>2</w:t>
            </w:r>
          </w:p>
        </w:tc>
        <w:tc>
          <w:tcPr>
            <w:tcW w:w="992" w:type="dxa"/>
            <w:tcBorders>
              <w:top w:val="nil"/>
              <w:left w:val="nil"/>
              <w:bottom w:val="single" w:sz="8" w:space="0" w:color="auto"/>
              <w:right w:val="nil"/>
            </w:tcBorders>
            <w:shd w:val="clear" w:color="auto" w:fill="auto"/>
            <w:noWrap/>
            <w:hideMark/>
          </w:tcPr>
          <w:p w14:paraId="3A2A1AF7" w14:textId="77777777" w:rsidR="006A5048" w:rsidRPr="007A7D33" w:rsidRDefault="006A5048" w:rsidP="00CF44D8">
            <w:pPr>
              <w:jc w:val="center"/>
              <w:rPr>
                <w:rFonts w:eastAsia="Times New Roman"/>
              </w:rPr>
            </w:pPr>
            <w:r w:rsidRPr="007A7D33">
              <w:rPr>
                <w:rFonts w:eastAsia="Times New Roman"/>
              </w:rPr>
              <w:t>20</w:t>
            </w:r>
          </w:p>
        </w:tc>
        <w:tc>
          <w:tcPr>
            <w:tcW w:w="851" w:type="dxa"/>
            <w:tcBorders>
              <w:top w:val="nil"/>
              <w:left w:val="single" w:sz="8" w:space="0" w:color="auto"/>
              <w:bottom w:val="single" w:sz="8" w:space="0" w:color="auto"/>
              <w:right w:val="single" w:sz="4" w:space="0" w:color="auto"/>
            </w:tcBorders>
            <w:shd w:val="clear" w:color="auto" w:fill="auto"/>
            <w:noWrap/>
            <w:hideMark/>
          </w:tcPr>
          <w:p w14:paraId="7C593DCF" w14:textId="77777777" w:rsidR="006A5048" w:rsidRPr="007A7D33" w:rsidRDefault="006A5048" w:rsidP="00CF44D8">
            <w:pPr>
              <w:jc w:val="center"/>
              <w:rPr>
                <w:rFonts w:eastAsia="Times New Roman"/>
              </w:rPr>
            </w:pPr>
            <w:r w:rsidRPr="007A7D33">
              <w:t>150</w:t>
            </w:r>
          </w:p>
        </w:tc>
        <w:tc>
          <w:tcPr>
            <w:tcW w:w="1134" w:type="dxa"/>
            <w:tcBorders>
              <w:top w:val="nil"/>
              <w:left w:val="nil"/>
              <w:bottom w:val="single" w:sz="8" w:space="0" w:color="auto"/>
              <w:right w:val="single" w:sz="8" w:space="0" w:color="auto"/>
            </w:tcBorders>
            <w:shd w:val="clear" w:color="auto" w:fill="auto"/>
            <w:noWrap/>
            <w:hideMark/>
          </w:tcPr>
          <w:p w14:paraId="06A5245D" w14:textId="77777777" w:rsidR="006A5048" w:rsidRPr="007A7D33" w:rsidRDefault="006A5048" w:rsidP="00CF44D8">
            <w:pPr>
              <w:jc w:val="center"/>
              <w:rPr>
                <w:rFonts w:eastAsia="Times New Roman"/>
              </w:rPr>
            </w:pPr>
            <w:r w:rsidRPr="007A7D33">
              <w:t>2.93</w:t>
            </w:r>
          </w:p>
        </w:tc>
      </w:tr>
      <w:tr w:rsidR="006A5048" w:rsidRPr="007A7D33" w14:paraId="2E924DBD" w14:textId="77777777" w:rsidTr="00CF44D8">
        <w:trPr>
          <w:cantSplit/>
          <w:trHeight w:val="360"/>
          <w:tblHeader/>
        </w:trPr>
        <w:tc>
          <w:tcPr>
            <w:tcW w:w="1021" w:type="dxa"/>
            <w:tcBorders>
              <w:top w:val="single" w:sz="8" w:space="0" w:color="auto"/>
              <w:bottom w:val="nil"/>
              <w:right w:val="nil"/>
            </w:tcBorders>
            <w:shd w:val="clear" w:color="auto" w:fill="auto"/>
            <w:noWrap/>
            <w:hideMark/>
          </w:tcPr>
          <w:p w14:paraId="69C87944"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nil"/>
              <w:right w:val="nil"/>
            </w:tcBorders>
            <w:shd w:val="clear" w:color="auto" w:fill="auto"/>
            <w:noWrap/>
            <w:hideMark/>
          </w:tcPr>
          <w:p w14:paraId="4AE10A55" w14:textId="77777777" w:rsidR="006A5048" w:rsidRPr="007A7D33" w:rsidRDefault="006A5048" w:rsidP="00CF44D8">
            <w:pPr>
              <w:jc w:val="right"/>
              <w:rPr>
                <w:rFonts w:eastAsia="Times New Roman"/>
                <w:b/>
                <w:bCs/>
              </w:rPr>
            </w:pPr>
            <w:r w:rsidRPr="007A7D33">
              <w:rPr>
                <w:rFonts w:eastAsia="Times New Roman"/>
                <w:b/>
                <w:bCs/>
              </w:rPr>
              <w:t>Total:</w:t>
            </w:r>
          </w:p>
        </w:tc>
        <w:tc>
          <w:tcPr>
            <w:tcW w:w="1134" w:type="dxa"/>
            <w:tcBorders>
              <w:top w:val="nil"/>
              <w:left w:val="nil"/>
              <w:bottom w:val="double" w:sz="6" w:space="0" w:color="auto"/>
              <w:right w:val="nil"/>
            </w:tcBorders>
            <w:shd w:val="clear" w:color="auto" w:fill="auto"/>
            <w:noWrap/>
            <w:hideMark/>
          </w:tcPr>
          <w:p w14:paraId="3656368C" w14:textId="77777777" w:rsidR="006A5048" w:rsidRPr="007A7D33" w:rsidRDefault="006A5048" w:rsidP="00CF44D8">
            <w:pPr>
              <w:jc w:val="center"/>
              <w:rPr>
                <w:rFonts w:eastAsia="Times New Roman"/>
                <w:b/>
                <w:bCs/>
              </w:rPr>
            </w:pPr>
            <w:r w:rsidRPr="007A7D33">
              <w:rPr>
                <w:rFonts w:eastAsia="Times New Roman"/>
                <w:b/>
                <w:bCs/>
              </w:rPr>
              <w:t>15</w:t>
            </w:r>
          </w:p>
        </w:tc>
        <w:tc>
          <w:tcPr>
            <w:tcW w:w="851" w:type="dxa"/>
            <w:tcBorders>
              <w:top w:val="nil"/>
              <w:left w:val="nil"/>
              <w:bottom w:val="nil"/>
              <w:right w:val="nil"/>
            </w:tcBorders>
            <w:shd w:val="clear" w:color="auto" w:fill="auto"/>
            <w:noWrap/>
            <w:hideMark/>
          </w:tcPr>
          <w:p w14:paraId="24776045" w14:textId="77777777" w:rsidR="006A5048" w:rsidRPr="007A7D33" w:rsidRDefault="006A5048" w:rsidP="00CF44D8">
            <w:pPr>
              <w:jc w:val="center"/>
              <w:rPr>
                <w:rFonts w:eastAsia="Times New Roman"/>
                <w:b/>
                <w:bCs/>
              </w:rPr>
            </w:pPr>
          </w:p>
        </w:tc>
        <w:tc>
          <w:tcPr>
            <w:tcW w:w="992" w:type="dxa"/>
            <w:tcBorders>
              <w:top w:val="nil"/>
              <w:left w:val="nil"/>
              <w:bottom w:val="nil"/>
            </w:tcBorders>
            <w:shd w:val="clear" w:color="auto" w:fill="auto"/>
            <w:noWrap/>
            <w:hideMark/>
          </w:tcPr>
          <w:p w14:paraId="12B4EE84" w14:textId="77777777" w:rsidR="006A5048" w:rsidRPr="007A7D33" w:rsidRDefault="006A5048" w:rsidP="00CF44D8">
            <w:pPr>
              <w:jc w:val="center"/>
              <w:rPr>
                <w:rFonts w:eastAsia="Times New Roman"/>
                <w:b/>
                <w:bCs/>
              </w:rPr>
            </w:pPr>
          </w:p>
        </w:tc>
        <w:tc>
          <w:tcPr>
            <w:tcW w:w="992" w:type="dxa"/>
            <w:tcBorders>
              <w:top w:val="single" w:sz="8" w:space="0" w:color="auto"/>
              <w:bottom w:val="double" w:sz="6" w:space="0" w:color="auto"/>
            </w:tcBorders>
            <w:shd w:val="clear" w:color="auto" w:fill="auto"/>
            <w:noWrap/>
            <w:hideMark/>
          </w:tcPr>
          <w:p w14:paraId="422F0150" w14:textId="77777777" w:rsidR="006A5048" w:rsidRPr="007A7D33" w:rsidRDefault="006A5048" w:rsidP="00CF44D8">
            <w:pPr>
              <w:jc w:val="center"/>
              <w:rPr>
                <w:rFonts w:eastAsia="Times New Roman"/>
                <w:b/>
                <w:bCs/>
              </w:rPr>
            </w:pPr>
            <w:r w:rsidRPr="007A7D33">
              <w:rPr>
                <w:rFonts w:eastAsia="Times New Roman"/>
                <w:b/>
                <w:bCs/>
              </w:rPr>
              <w:t>156</w:t>
            </w:r>
          </w:p>
        </w:tc>
        <w:tc>
          <w:tcPr>
            <w:tcW w:w="851" w:type="dxa"/>
            <w:tcBorders>
              <w:top w:val="nil"/>
              <w:left w:val="nil"/>
              <w:bottom w:val="nil"/>
              <w:right w:val="nil"/>
            </w:tcBorders>
            <w:shd w:val="clear" w:color="auto" w:fill="auto"/>
            <w:noWrap/>
            <w:hideMark/>
          </w:tcPr>
          <w:p w14:paraId="20523F38" w14:textId="77777777" w:rsidR="006A5048" w:rsidRPr="007A7D33" w:rsidRDefault="006A5048" w:rsidP="00CF44D8">
            <w:pPr>
              <w:jc w:val="center"/>
              <w:rPr>
                <w:rFonts w:eastAsia="Times New Roman"/>
              </w:rPr>
            </w:pPr>
          </w:p>
        </w:tc>
        <w:tc>
          <w:tcPr>
            <w:tcW w:w="1134" w:type="dxa"/>
            <w:tcBorders>
              <w:top w:val="single" w:sz="8" w:space="0" w:color="auto"/>
              <w:left w:val="nil"/>
              <w:bottom w:val="double" w:sz="6" w:space="0" w:color="auto"/>
            </w:tcBorders>
            <w:shd w:val="clear" w:color="auto" w:fill="auto"/>
            <w:noWrap/>
            <w:hideMark/>
          </w:tcPr>
          <w:p w14:paraId="0E500311" w14:textId="77777777" w:rsidR="006A5048" w:rsidRPr="007A7D33" w:rsidRDefault="006A5048" w:rsidP="00CF44D8">
            <w:pPr>
              <w:jc w:val="center"/>
              <w:rPr>
                <w:rFonts w:eastAsia="Times New Roman"/>
                <w:b/>
                <w:bCs/>
              </w:rPr>
            </w:pPr>
            <w:r w:rsidRPr="007A7D33">
              <w:rPr>
                <w:b/>
                <w:bCs/>
              </w:rPr>
              <w:t>26.95</w:t>
            </w:r>
          </w:p>
        </w:tc>
      </w:tr>
    </w:tbl>
    <w:p w14:paraId="3DBD05BB" w14:textId="77777777" w:rsidR="006A5048" w:rsidRPr="007A7D33" w:rsidRDefault="006A5048" w:rsidP="006A5048">
      <w:pPr>
        <w:pStyle w:val="BodyText2"/>
        <w:rPr>
          <w:lang w:eastAsia="zh-HK"/>
        </w:rPr>
      </w:pPr>
    </w:p>
    <w:tbl>
      <w:tblPr>
        <w:tblW w:w="13920" w:type="dxa"/>
        <w:tblLayout w:type="fixed"/>
        <w:tblCellMar>
          <w:left w:w="28" w:type="dxa"/>
          <w:right w:w="28" w:type="dxa"/>
        </w:tblCellMar>
        <w:tblLook w:val="04A0" w:firstRow="1" w:lastRow="0" w:firstColumn="1" w:lastColumn="0" w:noHBand="0" w:noVBand="1"/>
      </w:tblPr>
      <w:tblGrid>
        <w:gridCol w:w="1021"/>
        <w:gridCol w:w="6945"/>
        <w:gridCol w:w="1134"/>
        <w:gridCol w:w="851"/>
        <w:gridCol w:w="992"/>
        <w:gridCol w:w="992"/>
        <w:gridCol w:w="851"/>
        <w:gridCol w:w="1134"/>
      </w:tblGrid>
      <w:tr w:rsidR="006A5048" w:rsidRPr="007A7D33" w14:paraId="7BEC1FC8" w14:textId="77777777" w:rsidTr="00CF44D8">
        <w:trPr>
          <w:cantSplit/>
          <w:trHeight w:val="915"/>
          <w:tblHeader/>
        </w:trPr>
        <w:tc>
          <w:tcPr>
            <w:tcW w:w="1021" w:type="dxa"/>
            <w:tcBorders>
              <w:top w:val="single" w:sz="8" w:space="0" w:color="auto"/>
              <w:left w:val="single" w:sz="8" w:space="0" w:color="auto"/>
              <w:bottom w:val="nil"/>
              <w:right w:val="single" w:sz="4" w:space="0" w:color="auto"/>
            </w:tcBorders>
            <w:shd w:val="clear" w:color="auto" w:fill="auto"/>
            <w:noWrap/>
            <w:hideMark/>
          </w:tcPr>
          <w:p w14:paraId="1791A802" w14:textId="77777777" w:rsidR="006A5048" w:rsidRPr="007A7D33" w:rsidRDefault="006A5048" w:rsidP="007A7D33">
            <w:pPr>
              <w:spacing w:line="360" w:lineRule="auto"/>
              <w:ind w:left="0" w:firstLine="0"/>
              <w:jc w:val="center"/>
              <w:rPr>
                <w:b/>
              </w:rPr>
            </w:pPr>
            <w:r w:rsidRPr="007A7D33">
              <w:rPr>
                <w:b/>
              </w:rPr>
              <w:t>Case Type</w:t>
            </w:r>
          </w:p>
        </w:tc>
        <w:tc>
          <w:tcPr>
            <w:tcW w:w="6945" w:type="dxa"/>
            <w:tcBorders>
              <w:top w:val="single" w:sz="8" w:space="0" w:color="auto"/>
              <w:left w:val="nil"/>
              <w:bottom w:val="nil"/>
              <w:right w:val="single" w:sz="4" w:space="0" w:color="auto"/>
            </w:tcBorders>
            <w:shd w:val="clear" w:color="auto" w:fill="auto"/>
            <w:noWrap/>
            <w:hideMark/>
          </w:tcPr>
          <w:p w14:paraId="49E71CBB" w14:textId="77777777" w:rsidR="006A5048" w:rsidRPr="007A7D33" w:rsidRDefault="006A5048" w:rsidP="007A7D33">
            <w:pPr>
              <w:spacing w:line="360" w:lineRule="auto"/>
              <w:ind w:left="0" w:firstLine="0"/>
              <w:jc w:val="center"/>
              <w:rPr>
                <w:b/>
              </w:rPr>
            </w:pPr>
            <w:r w:rsidRPr="007A7D33">
              <w:rPr>
                <w:b/>
              </w:rPr>
              <w:t>Case Attachments per submission</w:t>
            </w:r>
          </w:p>
        </w:tc>
        <w:tc>
          <w:tcPr>
            <w:tcW w:w="1134" w:type="dxa"/>
            <w:tcBorders>
              <w:top w:val="single" w:sz="8" w:space="0" w:color="auto"/>
              <w:left w:val="nil"/>
              <w:bottom w:val="nil"/>
              <w:right w:val="single" w:sz="4" w:space="0" w:color="auto"/>
            </w:tcBorders>
            <w:shd w:val="clear" w:color="auto" w:fill="auto"/>
            <w:hideMark/>
          </w:tcPr>
          <w:p w14:paraId="42462121" w14:textId="77777777" w:rsidR="006A5048" w:rsidRPr="007A7D33" w:rsidRDefault="006A5048" w:rsidP="007A7D33">
            <w:pPr>
              <w:spacing w:line="360" w:lineRule="auto"/>
              <w:ind w:left="0" w:firstLine="0"/>
              <w:jc w:val="center"/>
              <w:rPr>
                <w:b/>
              </w:rPr>
            </w:pPr>
            <w:r w:rsidRPr="007A7D33">
              <w:rPr>
                <w:b/>
              </w:rPr>
              <w:t>Est. no. of documents</w:t>
            </w:r>
          </w:p>
        </w:tc>
        <w:tc>
          <w:tcPr>
            <w:tcW w:w="851" w:type="dxa"/>
            <w:tcBorders>
              <w:top w:val="single" w:sz="8" w:space="0" w:color="auto"/>
              <w:left w:val="nil"/>
              <w:bottom w:val="nil"/>
              <w:right w:val="single" w:sz="4" w:space="0" w:color="auto"/>
            </w:tcBorders>
            <w:shd w:val="clear" w:color="auto" w:fill="auto"/>
            <w:hideMark/>
          </w:tcPr>
          <w:p w14:paraId="1771B7BF" w14:textId="77777777" w:rsidR="006A5048" w:rsidRPr="007A7D33" w:rsidRDefault="006A5048" w:rsidP="007A7D33">
            <w:pPr>
              <w:spacing w:line="360" w:lineRule="auto"/>
              <w:ind w:left="0" w:firstLine="0"/>
              <w:jc w:val="center"/>
              <w:rPr>
                <w:b/>
              </w:rPr>
            </w:pPr>
            <w:r w:rsidRPr="007A7D33">
              <w:rPr>
                <w:b/>
              </w:rPr>
              <w:t>Actual no. of pages</w:t>
            </w:r>
          </w:p>
        </w:tc>
        <w:tc>
          <w:tcPr>
            <w:tcW w:w="992" w:type="dxa"/>
            <w:tcBorders>
              <w:top w:val="single" w:sz="8" w:space="0" w:color="auto"/>
              <w:left w:val="nil"/>
              <w:bottom w:val="nil"/>
              <w:right w:val="single" w:sz="4" w:space="0" w:color="auto"/>
            </w:tcBorders>
            <w:shd w:val="clear" w:color="auto" w:fill="auto"/>
            <w:hideMark/>
          </w:tcPr>
          <w:p w14:paraId="00A2DC2E" w14:textId="77777777" w:rsidR="006A5048" w:rsidRPr="007A7D33" w:rsidRDefault="006A5048" w:rsidP="007A7D33">
            <w:pPr>
              <w:spacing w:line="360" w:lineRule="auto"/>
              <w:ind w:left="0" w:firstLine="0"/>
              <w:jc w:val="center"/>
              <w:rPr>
                <w:b/>
              </w:rPr>
            </w:pPr>
            <w:r w:rsidRPr="007A7D33">
              <w:rPr>
                <w:b/>
              </w:rPr>
              <w:t>Est. no. of pages per document</w:t>
            </w:r>
          </w:p>
        </w:tc>
        <w:tc>
          <w:tcPr>
            <w:tcW w:w="992" w:type="dxa"/>
            <w:tcBorders>
              <w:top w:val="single" w:sz="8" w:space="0" w:color="auto"/>
              <w:left w:val="nil"/>
              <w:bottom w:val="nil"/>
              <w:right w:val="nil"/>
            </w:tcBorders>
            <w:shd w:val="clear" w:color="auto" w:fill="auto"/>
            <w:hideMark/>
          </w:tcPr>
          <w:p w14:paraId="02E57043" w14:textId="77777777" w:rsidR="006A5048" w:rsidRPr="007A7D33" w:rsidRDefault="006A5048" w:rsidP="007A7D33">
            <w:pPr>
              <w:spacing w:line="360" w:lineRule="auto"/>
              <w:ind w:left="0" w:firstLine="0"/>
              <w:jc w:val="center"/>
              <w:rPr>
                <w:b/>
              </w:rPr>
            </w:pPr>
            <w:r w:rsidRPr="007A7D33">
              <w:rPr>
                <w:b/>
              </w:rPr>
              <w:t>Total est. no. of pages</w:t>
            </w:r>
          </w:p>
        </w:tc>
        <w:tc>
          <w:tcPr>
            <w:tcW w:w="851" w:type="dxa"/>
            <w:tcBorders>
              <w:top w:val="single" w:sz="8" w:space="0" w:color="auto"/>
              <w:left w:val="single" w:sz="8" w:space="0" w:color="auto"/>
              <w:bottom w:val="nil"/>
              <w:right w:val="single" w:sz="4" w:space="0" w:color="auto"/>
            </w:tcBorders>
            <w:shd w:val="clear" w:color="auto" w:fill="auto"/>
            <w:hideMark/>
          </w:tcPr>
          <w:p w14:paraId="37105983" w14:textId="77777777" w:rsidR="006A5048" w:rsidRPr="007A7D33" w:rsidRDefault="006A5048" w:rsidP="007A7D33">
            <w:pPr>
              <w:spacing w:line="360" w:lineRule="auto"/>
              <w:ind w:left="0" w:firstLine="0"/>
              <w:jc w:val="center"/>
              <w:rPr>
                <w:b/>
              </w:rPr>
            </w:pPr>
            <w:r w:rsidRPr="007A7D33">
              <w:rPr>
                <w:b/>
              </w:rPr>
              <w:t>Size per page (KB)</w:t>
            </w:r>
          </w:p>
        </w:tc>
        <w:tc>
          <w:tcPr>
            <w:tcW w:w="1134" w:type="dxa"/>
            <w:tcBorders>
              <w:top w:val="single" w:sz="8" w:space="0" w:color="auto"/>
              <w:left w:val="nil"/>
              <w:bottom w:val="nil"/>
              <w:right w:val="single" w:sz="8" w:space="0" w:color="auto"/>
            </w:tcBorders>
            <w:shd w:val="clear" w:color="auto" w:fill="auto"/>
            <w:hideMark/>
          </w:tcPr>
          <w:p w14:paraId="0946CB26" w14:textId="77777777" w:rsidR="006A5048" w:rsidRPr="007A7D33" w:rsidRDefault="006A5048" w:rsidP="007A7D33">
            <w:pPr>
              <w:spacing w:line="360" w:lineRule="auto"/>
              <w:ind w:left="0" w:firstLine="0"/>
              <w:jc w:val="center"/>
              <w:rPr>
                <w:b/>
              </w:rPr>
            </w:pPr>
            <w:r w:rsidRPr="007A7D33">
              <w:rPr>
                <w:b/>
              </w:rPr>
              <w:t>Total est. size of attachment (MB)</w:t>
            </w:r>
          </w:p>
        </w:tc>
      </w:tr>
      <w:tr w:rsidR="006A5048" w:rsidRPr="007A7D33" w14:paraId="6363754D" w14:textId="77777777" w:rsidTr="00CF44D8">
        <w:trPr>
          <w:cantSplit/>
          <w:trHeight w:val="375"/>
          <w:tblHeader/>
        </w:trPr>
        <w:tc>
          <w:tcPr>
            <w:tcW w:w="1021" w:type="dxa"/>
            <w:tcBorders>
              <w:top w:val="single" w:sz="8" w:space="0" w:color="auto"/>
              <w:left w:val="single" w:sz="8" w:space="0" w:color="auto"/>
              <w:bottom w:val="single" w:sz="4" w:space="0" w:color="auto"/>
              <w:right w:val="single" w:sz="4" w:space="0" w:color="auto"/>
            </w:tcBorders>
            <w:shd w:val="clear" w:color="auto" w:fill="auto"/>
            <w:noWrap/>
            <w:hideMark/>
          </w:tcPr>
          <w:p w14:paraId="2C8C3797" w14:textId="16D0B26C" w:rsidR="006A5048" w:rsidRPr="007A7D33" w:rsidRDefault="006A5048" w:rsidP="00CF44D8">
            <w:pPr>
              <w:jc w:val="both"/>
              <w:rPr>
                <w:rFonts w:eastAsia="Times New Roman"/>
                <w:b/>
                <w:bCs/>
              </w:rPr>
            </w:pPr>
            <w:r w:rsidRPr="007A7D33">
              <w:rPr>
                <w:rFonts w:eastAsia="Times New Roman"/>
                <w:b/>
                <w:bCs/>
              </w:rPr>
              <w:t>Ins</w:t>
            </w:r>
            <w:r w:rsidRPr="007A7D33">
              <w:rPr>
                <w:b/>
              </w:rPr>
              <w:t>pection</w:t>
            </w:r>
          </w:p>
        </w:tc>
        <w:tc>
          <w:tcPr>
            <w:tcW w:w="6945" w:type="dxa"/>
            <w:tcBorders>
              <w:top w:val="single" w:sz="8" w:space="0" w:color="auto"/>
              <w:left w:val="nil"/>
              <w:bottom w:val="single" w:sz="4" w:space="0" w:color="auto"/>
              <w:right w:val="single" w:sz="4" w:space="0" w:color="auto"/>
            </w:tcBorders>
            <w:shd w:val="clear" w:color="auto" w:fill="auto"/>
            <w:hideMark/>
          </w:tcPr>
          <w:p w14:paraId="1A3D601E" w14:textId="77777777" w:rsidR="006A5048" w:rsidRPr="007A7D33" w:rsidRDefault="006A5048" w:rsidP="00CF44D8">
            <w:pPr>
              <w:rPr>
                <w:rFonts w:eastAsia="Times New Roman"/>
              </w:rPr>
            </w:pPr>
            <w:r w:rsidRPr="007A7D33">
              <w:rPr>
                <w:rFonts w:eastAsia="Times New Roman"/>
              </w:rPr>
              <w:t>Supporting documents for inspection results</w:t>
            </w:r>
          </w:p>
        </w:tc>
        <w:tc>
          <w:tcPr>
            <w:tcW w:w="1134" w:type="dxa"/>
            <w:tcBorders>
              <w:top w:val="single" w:sz="8" w:space="0" w:color="auto"/>
              <w:left w:val="nil"/>
              <w:bottom w:val="single" w:sz="4" w:space="0" w:color="auto"/>
              <w:right w:val="single" w:sz="4" w:space="0" w:color="auto"/>
            </w:tcBorders>
            <w:shd w:val="clear" w:color="auto" w:fill="auto"/>
            <w:noWrap/>
            <w:hideMark/>
          </w:tcPr>
          <w:p w14:paraId="3F9D2495" w14:textId="77777777" w:rsidR="006A5048" w:rsidRPr="007A7D33" w:rsidRDefault="006A5048" w:rsidP="00CF44D8">
            <w:pPr>
              <w:jc w:val="center"/>
              <w:rPr>
                <w:rFonts w:eastAsia="Times New Roman"/>
              </w:rPr>
            </w:pPr>
            <w:r w:rsidRPr="007A7D33">
              <w:rPr>
                <w:rFonts w:eastAsia="Times New Roman"/>
              </w:rPr>
              <w:t>15</w:t>
            </w:r>
          </w:p>
        </w:tc>
        <w:tc>
          <w:tcPr>
            <w:tcW w:w="851" w:type="dxa"/>
            <w:tcBorders>
              <w:top w:val="single" w:sz="8" w:space="0" w:color="auto"/>
              <w:left w:val="nil"/>
              <w:bottom w:val="single" w:sz="4" w:space="0" w:color="auto"/>
              <w:right w:val="single" w:sz="4" w:space="0" w:color="auto"/>
            </w:tcBorders>
            <w:shd w:val="clear" w:color="auto" w:fill="auto"/>
            <w:noWrap/>
            <w:hideMark/>
          </w:tcPr>
          <w:p w14:paraId="0A913F20" w14:textId="77777777" w:rsidR="006A5048" w:rsidRPr="007A7D33" w:rsidRDefault="006A5048" w:rsidP="00CF44D8">
            <w:pPr>
              <w:jc w:val="center"/>
              <w:rPr>
                <w:rFonts w:eastAsia="Times New Roman"/>
              </w:rPr>
            </w:pPr>
            <w:r w:rsidRPr="007A7D33">
              <w:rPr>
                <w:rFonts w:eastAsia="Times New Roman"/>
              </w:rPr>
              <w:t>N/A</w:t>
            </w:r>
          </w:p>
        </w:tc>
        <w:tc>
          <w:tcPr>
            <w:tcW w:w="992" w:type="dxa"/>
            <w:tcBorders>
              <w:top w:val="single" w:sz="8" w:space="0" w:color="auto"/>
              <w:left w:val="nil"/>
              <w:bottom w:val="single" w:sz="4" w:space="0" w:color="auto"/>
              <w:right w:val="single" w:sz="4" w:space="0" w:color="auto"/>
            </w:tcBorders>
            <w:shd w:val="clear" w:color="auto" w:fill="auto"/>
            <w:noWrap/>
            <w:hideMark/>
          </w:tcPr>
          <w:p w14:paraId="012F5DAF" w14:textId="77777777" w:rsidR="006A5048" w:rsidRPr="007A7D33" w:rsidRDefault="006A5048" w:rsidP="00CF44D8">
            <w:pPr>
              <w:jc w:val="center"/>
              <w:rPr>
                <w:rFonts w:eastAsia="Times New Roman"/>
              </w:rPr>
            </w:pPr>
            <w:r w:rsidRPr="007A7D33">
              <w:rPr>
                <w:rFonts w:eastAsia="Times New Roman"/>
              </w:rPr>
              <w:t>8</w:t>
            </w:r>
          </w:p>
        </w:tc>
        <w:tc>
          <w:tcPr>
            <w:tcW w:w="992" w:type="dxa"/>
            <w:tcBorders>
              <w:top w:val="single" w:sz="8" w:space="0" w:color="auto"/>
              <w:left w:val="nil"/>
              <w:bottom w:val="single" w:sz="4" w:space="0" w:color="auto"/>
              <w:right w:val="nil"/>
            </w:tcBorders>
            <w:shd w:val="clear" w:color="auto" w:fill="auto"/>
            <w:noWrap/>
            <w:hideMark/>
          </w:tcPr>
          <w:p w14:paraId="1129B8C0" w14:textId="77777777" w:rsidR="006A5048" w:rsidRPr="007A7D33" w:rsidRDefault="006A5048" w:rsidP="00CF44D8">
            <w:pPr>
              <w:jc w:val="center"/>
              <w:rPr>
                <w:rFonts w:eastAsia="Times New Roman"/>
              </w:rPr>
            </w:pPr>
            <w:r w:rsidRPr="007A7D33">
              <w:rPr>
                <w:rFonts w:eastAsia="Times New Roman"/>
              </w:rPr>
              <w:t>120</w:t>
            </w:r>
          </w:p>
        </w:tc>
        <w:tc>
          <w:tcPr>
            <w:tcW w:w="851" w:type="dxa"/>
            <w:tcBorders>
              <w:top w:val="single" w:sz="8" w:space="0" w:color="auto"/>
              <w:left w:val="single" w:sz="8" w:space="0" w:color="auto"/>
              <w:bottom w:val="single" w:sz="4" w:space="0" w:color="auto"/>
              <w:right w:val="single" w:sz="4" w:space="0" w:color="auto"/>
            </w:tcBorders>
            <w:shd w:val="clear" w:color="auto" w:fill="auto"/>
            <w:noWrap/>
            <w:hideMark/>
          </w:tcPr>
          <w:p w14:paraId="08A15DBE" w14:textId="77777777" w:rsidR="006A5048" w:rsidRPr="007A7D33" w:rsidRDefault="006A5048" w:rsidP="00CF44D8">
            <w:pPr>
              <w:jc w:val="center"/>
              <w:rPr>
                <w:rFonts w:eastAsia="Times New Roman"/>
              </w:rPr>
            </w:pPr>
            <w:r w:rsidRPr="007A7D33">
              <w:t>150</w:t>
            </w:r>
          </w:p>
        </w:tc>
        <w:tc>
          <w:tcPr>
            <w:tcW w:w="1134" w:type="dxa"/>
            <w:tcBorders>
              <w:top w:val="single" w:sz="8" w:space="0" w:color="auto"/>
              <w:left w:val="nil"/>
              <w:bottom w:val="single" w:sz="4" w:space="0" w:color="auto"/>
              <w:right w:val="single" w:sz="8" w:space="0" w:color="auto"/>
            </w:tcBorders>
            <w:shd w:val="clear" w:color="auto" w:fill="auto"/>
            <w:noWrap/>
            <w:hideMark/>
          </w:tcPr>
          <w:p w14:paraId="319605A6" w14:textId="77777777" w:rsidR="006A5048" w:rsidRPr="007A7D33" w:rsidRDefault="006A5048" w:rsidP="00CF44D8">
            <w:pPr>
              <w:jc w:val="center"/>
              <w:rPr>
                <w:rFonts w:eastAsia="Times New Roman"/>
              </w:rPr>
            </w:pPr>
            <w:r w:rsidRPr="007A7D33">
              <w:t>17.58</w:t>
            </w:r>
          </w:p>
        </w:tc>
      </w:tr>
      <w:tr w:rsidR="006A5048" w:rsidRPr="007A7D33" w14:paraId="3B2BFE9D" w14:textId="77777777" w:rsidTr="00CF44D8">
        <w:trPr>
          <w:cantSplit/>
          <w:trHeight w:val="360"/>
          <w:tblHeader/>
        </w:trPr>
        <w:tc>
          <w:tcPr>
            <w:tcW w:w="1021" w:type="dxa"/>
            <w:tcBorders>
              <w:top w:val="nil"/>
              <w:left w:val="single" w:sz="8" w:space="0" w:color="auto"/>
              <w:bottom w:val="single" w:sz="8" w:space="0" w:color="auto"/>
              <w:right w:val="single" w:sz="4" w:space="0" w:color="auto"/>
            </w:tcBorders>
            <w:shd w:val="clear" w:color="auto" w:fill="auto"/>
            <w:noWrap/>
            <w:hideMark/>
          </w:tcPr>
          <w:p w14:paraId="7997F1CF"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single" w:sz="8" w:space="0" w:color="auto"/>
              <w:right w:val="single" w:sz="4" w:space="0" w:color="auto"/>
            </w:tcBorders>
            <w:shd w:val="clear" w:color="auto" w:fill="auto"/>
            <w:hideMark/>
          </w:tcPr>
          <w:p w14:paraId="55248AD5" w14:textId="5F598704" w:rsidR="006A5048" w:rsidRPr="007A7D33" w:rsidRDefault="006A5048" w:rsidP="00CF44D8">
            <w:pPr>
              <w:rPr>
                <w:rFonts w:eastAsia="Times New Roman"/>
              </w:rPr>
            </w:pPr>
            <w:r w:rsidRPr="007A7D33">
              <w:rPr>
                <w:rFonts w:eastAsia="Times New Roman"/>
              </w:rPr>
              <w:t>Outgoing correspondence (e.g. letter of outstanding information, confirmation, etc</w:t>
            </w:r>
            <w:r w:rsidR="007A7D33">
              <w:rPr>
                <w:rFonts w:eastAsia="Times New Roman"/>
              </w:rPr>
              <w:t>.</w:t>
            </w:r>
            <w:r w:rsidRPr="007A7D33">
              <w:rPr>
                <w:rFonts w:eastAsia="Times New Roman"/>
              </w:rPr>
              <w:t>)</w:t>
            </w:r>
          </w:p>
        </w:tc>
        <w:tc>
          <w:tcPr>
            <w:tcW w:w="1134" w:type="dxa"/>
            <w:tcBorders>
              <w:top w:val="nil"/>
              <w:left w:val="nil"/>
              <w:bottom w:val="single" w:sz="8" w:space="0" w:color="auto"/>
              <w:right w:val="single" w:sz="4" w:space="0" w:color="auto"/>
            </w:tcBorders>
            <w:shd w:val="clear" w:color="auto" w:fill="auto"/>
            <w:noWrap/>
            <w:hideMark/>
          </w:tcPr>
          <w:p w14:paraId="75EEF84C" w14:textId="77777777" w:rsidR="006A5048" w:rsidRPr="007A7D33" w:rsidRDefault="006A5048" w:rsidP="00CF44D8">
            <w:pPr>
              <w:jc w:val="center"/>
              <w:rPr>
                <w:rFonts w:eastAsia="Times New Roman"/>
              </w:rPr>
            </w:pPr>
            <w:r w:rsidRPr="007A7D33">
              <w:rPr>
                <w:rFonts w:eastAsia="Times New Roman"/>
              </w:rPr>
              <w:t>10</w:t>
            </w:r>
          </w:p>
        </w:tc>
        <w:tc>
          <w:tcPr>
            <w:tcW w:w="851" w:type="dxa"/>
            <w:tcBorders>
              <w:top w:val="nil"/>
              <w:left w:val="nil"/>
              <w:bottom w:val="single" w:sz="8" w:space="0" w:color="auto"/>
              <w:right w:val="single" w:sz="4" w:space="0" w:color="auto"/>
            </w:tcBorders>
            <w:shd w:val="clear" w:color="auto" w:fill="auto"/>
            <w:noWrap/>
            <w:hideMark/>
          </w:tcPr>
          <w:p w14:paraId="6BB88387" w14:textId="77777777" w:rsidR="006A5048" w:rsidRPr="007A7D33" w:rsidRDefault="006A5048" w:rsidP="00CF44D8">
            <w:pPr>
              <w:jc w:val="center"/>
              <w:rPr>
                <w:rFonts w:eastAsia="Times New Roman"/>
              </w:rPr>
            </w:pPr>
            <w:r w:rsidRPr="007A7D33">
              <w:rPr>
                <w:rFonts w:eastAsia="Times New Roman"/>
              </w:rPr>
              <w:t>N/A</w:t>
            </w:r>
          </w:p>
        </w:tc>
        <w:tc>
          <w:tcPr>
            <w:tcW w:w="992" w:type="dxa"/>
            <w:tcBorders>
              <w:top w:val="nil"/>
              <w:left w:val="nil"/>
              <w:bottom w:val="single" w:sz="8" w:space="0" w:color="auto"/>
              <w:right w:val="single" w:sz="4" w:space="0" w:color="auto"/>
            </w:tcBorders>
            <w:shd w:val="clear" w:color="auto" w:fill="auto"/>
            <w:noWrap/>
            <w:hideMark/>
          </w:tcPr>
          <w:p w14:paraId="209ABF11" w14:textId="77777777" w:rsidR="006A5048" w:rsidRPr="007A7D33" w:rsidRDefault="006A5048" w:rsidP="00CF44D8">
            <w:pPr>
              <w:jc w:val="center"/>
              <w:rPr>
                <w:rFonts w:eastAsia="Times New Roman"/>
              </w:rPr>
            </w:pPr>
            <w:r w:rsidRPr="007A7D33">
              <w:rPr>
                <w:rFonts w:eastAsia="Times New Roman"/>
              </w:rPr>
              <w:t>2</w:t>
            </w:r>
          </w:p>
        </w:tc>
        <w:tc>
          <w:tcPr>
            <w:tcW w:w="992" w:type="dxa"/>
            <w:tcBorders>
              <w:top w:val="nil"/>
              <w:left w:val="nil"/>
              <w:bottom w:val="single" w:sz="8" w:space="0" w:color="auto"/>
              <w:right w:val="nil"/>
            </w:tcBorders>
            <w:shd w:val="clear" w:color="auto" w:fill="auto"/>
            <w:noWrap/>
            <w:hideMark/>
          </w:tcPr>
          <w:p w14:paraId="6BA0ADBD" w14:textId="77777777" w:rsidR="006A5048" w:rsidRPr="007A7D33" w:rsidRDefault="006A5048" w:rsidP="00CF44D8">
            <w:pPr>
              <w:jc w:val="center"/>
              <w:rPr>
                <w:rFonts w:eastAsia="Times New Roman"/>
              </w:rPr>
            </w:pPr>
            <w:r w:rsidRPr="007A7D33">
              <w:rPr>
                <w:rFonts w:eastAsia="Times New Roman"/>
              </w:rPr>
              <w:t>20</w:t>
            </w:r>
          </w:p>
        </w:tc>
        <w:tc>
          <w:tcPr>
            <w:tcW w:w="851" w:type="dxa"/>
            <w:tcBorders>
              <w:top w:val="nil"/>
              <w:left w:val="single" w:sz="8" w:space="0" w:color="auto"/>
              <w:bottom w:val="single" w:sz="8" w:space="0" w:color="auto"/>
              <w:right w:val="single" w:sz="4" w:space="0" w:color="auto"/>
            </w:tcBorders>
            <w:shd w:val="clear" w:color="auto" w:fill="auto"/>
            <w:noWrap/>
            <w:hideMark/>
          </w:tcPr>
          <w:p w14:paraId="0E361F34" w14:textId="77777777" w:rsidR="006A5048" w:rsidRPr="007A7D33" w:rsidRDefault="006A5048" w:rsidP="00CF44D8">
            <w:pPr>
              <w:jc w:val="center"/>
              <w:rPr>
                <w:rFonts w:eastAsia="Times New Roman"/>
              </w:rPr>
            </w:pPr>
            <w:r w:rsidRPr="007A7D33">
              <w:t>150</w:t>
            </w:r>
          </w:p>
        </w:tc>
        <w:tc>
          <w:tcPr>
            <w:tcW w:w="1134" w:type="dxa"/>
            <w:tcBorders>
              <w:top w:val="nil"/>
              <w:left w:val="nil"/>
              <w:bottom w:val="single" w:sz="8" w:space="0" w:color="auto"/>
              <w:right w:val="single" w:sz="8" w:space="0" w:color="auto"/>
            </w:tcBorders>
            <w:shd w:val="clear" w:color="auto" w:fill="auto"/>
            <w:noWrap/>
            <w:hideMark/>
          </w:tcPr>
          <w:p w14:paraId="4D57C4F6" w14:textId="77777777" w:rsidR="006A5048" w:rsidRPr="007A7D33" w:rsidRDefault="006A5048" w:rsidP="00CF44D8">
            <w:pPr>
              <w:jc w:val="center"/>
              <w:rPr>
                <w:rFonts w:eastAsia="Times New Roman"/>
              </w:rPr>
            </w:pPr>
            <w:r w:rsidRPr="007A7D33">
              <w:t>2.93</w:t>
            </w:r>
          </w:p>
        </w:tc>
      </w:tr>
      <w:tr w:rsidR="006A5048" w:rsidRPr="007A7D33" w14:paraId="276D0735" w14:textId="77777777" w:rsidTr="00CF44D8">
        <w:trPr>
          <w:cantSplit/>
          <w:trHeight w:val="360"/>
          <w:tblHeader/>
        </w:trPr>
        <w:tc>
          <w:tcPr>
            <w:tcW w:w="1021" w:type="dxa"/>
            <w:tcBorders>
              <w:top w:val="single" w:sz="8" w:space="0" w:color="auto"/>
              <w:bottom w:val="nil"/>
              <w:right w:val="nil"/>
            </w:tcBorders>
            <w:shd w:val="clear" w:color="auto" w:fill="auto"/>
            <w:noWrap/>
            <w:hideMark/>
          </w:tcPr>
          <w:p w14:paraId="21D3A06F" w14:textId="77777777" w:rsidR="006A5048" w:rsidRPr="007A7D33" w:rsidRDefault="006A5048" w:rsidP="00CF44D8">
            <w:pPr>
              <w:jc w:val="both"/>
              <w:rPr>
                <w:rFonts w:eastAsia="Times New Roman"/>
              </w:rPr>
            </w:pPr>
            <w:r w:rsidRPr="007A7D33">
              <w:rPr>
                <w:rFonts w:eastAsia="MingLiU"/>
              </w:rPr>
              <w:t xml:space="preserve">　</w:t>
            </w:r>
          </w:p>
        </w:tc>
        <w:tc>
          <w:tcPr>
            <w:tcW w:w="6945" w:type="dxa"/>
            <w:tcBorders>
              <w:top w:val="nil"/>
              <w:left w:val="nil"/>
              <w:bottom w:val="nil"/>
              <w:right w:val="nil"/>
            </w:tcBorders>
            <w:shd w:val="clear" w:color="auto" w:fill="auto"/>
            <w:noWrap/>
            <w:hideMark/>
          </w:tcPr>
          <w:p w14:paraId="4EBE7C2B" w14:textId="77777777" w:rsidR="006A5048" w:rsidRPr="007A7D33" w:rsidRDefault="006A5048" w:rsidP="00CF44D8">
            <w:pPr>
              <w:jc w:val="right"/>
              <w:rPr>
                <w:rFonts w:eastAsia="Times New Roman"/>
                <w:b/>
                <w:bCs/>
              </w:rPr>
            </w:pPr>
            <w:r w:rsidRPr="007A7D33">
              <w:rPr>
                <w:rFonts w:eastAsia="Times New Roman"/>
                <w:b/>
                <w:bCs/>
              </w:rPr>
              <w:t>Total:</w:t>
            </w:r>
          </w:p>
        </w:tc>
        <w:tc>
          <w:tcPr>
            <w:tcW w:w="1134" w:type="dxa"/>
            <w:tcBorders>
              <w:top w:val="nil"/>
              <w:left w:val="nil"/>
              <w:bottom w:val="double" w:sz="6" w:space="0" w:color="auto"/>
              <w:right w:val="nil"/>
            </w:tcBorders>
            <w:shd w:val="clear" w:color="auto" w:fill="auto"/>
            <w:noWrap/>
            <w:hideMark/>
          </w:tcPr>
          <w:p w14:paraId="7CAE6026" w14:textId="77777777" w:rsidR="006A5048" w:rsidRPr="007A7D33" w:rsidRDefault="006A5048" w:rsidP="00CF44D8">
            <w:pPr>
              <w:jc w:val="center"/>
              <w:rPr>
                <w:rFonts w:eastAsia="Times New Roman"/>
                <w:b/>
                <w:bCs/>
              </w:rPr>
            </w:pPr>
            <w:r w:rsidRPr="007A7D33">
              <w:rPr>
                <w:rFonts w:eastAsia="Times New Roman"/>
                <w:b/>
                <w:bCs/>
              </w:rPr>
              <w:t>25</w:t>
            </w:r>
          </w:p>
        </w:tc>
        <w:tc>
          <w:tcPr>
            <w:tcW w:w="851" w:type="dxa"/>
            <w:tcBorders>
              <w:top w:val="nil"/>
              <w:left w:val="nil"/>
              <w:bottom w:val="nil"/>
              <w:right w:val="nil"/>
            </w:tcBorders>
            <w:shd w:val="clear" w:color="auto" w:fill="auto"/>
            <w:noWrap/>
            <w:hideMark/>
          </w:tcPr>
          <w:p w14:paraId="48AB8C89" w14:textId="77777777" w:rsidR="006A5048" w:rsidRPr="007A7D33" w:rsidRDefault="006A5048" w:rsidP="00CF44D8">
            <w:pPr>
              <w:jc w:val="center"/>
              <w:rPr>
                <w:rFonts w:eastAsia="Times New Roman"/>
                <w:b/>
                <w:bCs/>
              </w:rPr>
            </w:pPr>
          </w:p>
        </w:tc>
        <w:tc>
          <w:tcPr>
            <w:tcW w:w="992" w:type="dxa"/>
            <w:tcBorders>
              <w:top w:val="nil"/>
              <w:left w:val="nil"/>
              <w:bottom w:val="nil"/>
            </w:tcBorders>
            <w:shd w:val="clear" w:color="auto" w:fill="auto"/>
            <w:noWrap/>
            <w:hideMark/>
          </w:tcPr>
          <w:p w14:paraId="783B51FC" w14:textId="77777777" w:rsidR="006A5048" w:rsidRPr="007A7D33" w:rsidRDefault="006A5048" w:rsidP="00CF44D8">
            <w:pPr>
              <w:jc w:val="center"/>
              <w:rPr>
                <w:rFonts w:eastAsia="Times New Roman"/>
                <w:b/>
                <w:bCs/>
              </w:rPr>
            </w:pPr>
          </w:p>
        </w:tc>
        <w:tc>
          <w:tcPr>
            <w:tcW w:w="992" w:type="dxa"/>
            <w:tcBorders>
              <w:top w:val="single" w:sz="8" w:space="0" w:color="auto"/>
              <w:bottom w:val="double" w:sz="6" w:space="0" w:color="auto"/>
            </w:tcBorders>
            <w:shd w:val="clear" w:color="auto" w:fill="auto"/>
            <w:noWrap/>
            <w:hideMark/>
          </w:tcPr>
          <w:p w14:paraId="16C5382C" w14:textId="77777777" w:rsidR="006A5048" w:rsidRPr="007A7D33" w:rsidRDefault="006A5048" w:rsidP="00CF44D8">
            <w:pPr>
              <w:jc w:val="center"/>
              <w:rPr>
                <w:rFonts w:eastAsia="Times New Roman"/>
                <w:b/>
                <w:bCs/>
              </w:rPr>
            </w:pPr>
            <w:r w:rsidRPr="007A7D33">
              <w:rPr>
                <w:rFonts w:eastAsia="Times New Roman"/>
                <w:b/>
                <w:bCs/>
              </w:rPr>
              <w:t>120</w:t>
            </w:r>
          </w:p>
        </w:tc>
        <w:tc>
          <w:tcPr>
            <w:tcW w:w="851" w:type="dxa"/>
            <w:tcBorders>
              <w:top w:val="nil"/>
              <w:left w:val="nil"/>
              <w:bottom w:val="nil"/>
              <w:right w:val="nil"/>
            </w:tcBorders>
            <w:shd w:val="clear" w:color="auto" w:fill="auto"/>
            <w:noWrap/>
            <w:hideMark/>
          </w:tcPr>
          <w:p w14:paraId="27089AC5" w14:textId="77777777" w:rsidR="006A5048" w:rsidRPr="007A7D33" w:rsidRDefault="006A5048" w:rsidP="00CF44D8">
            <w:pPr>
              <w:jc w:val="center"/>
              <w:rPr>
                <w:rFonts w:eastAsia="Times New Roman"/>
              </w:rPr>
            </w:pPr>
          </w:p>
        </w:tc>
        <w:tc>
          <w:tcPr>
            <w:tcW w:w="1134" w:type="dxa"/>
            <w:tcBorders>
              <w:top w:val="single" w:sz="8" w:space="0" w:color="auto"/>
              <w:left w:val="nil"/>
              <w:bottom w:val="double" w:sz="6" w:space="0" w:color="auto"/>
            </w:tcBorders>
            <w:shd w:val="clear" w:color="auto" w:fill="auto"/>
            <w:noWrap/>
            <w:hideMark/>
          </w:tcPr>
          <w:p w14:paraId="1026468B" w14:textId="77777777" w:rsidR="006A5048" w:rsidRPr="007A7D33" w:rsidRDefault="006A5048" w:rsidP="00CF44D8">
            <w:pPr>
              <w:jc w:val="center"/>
              <w:rPr>
                <w:rFonts w:eastAsia="Times New Roman"/>
                <w:b/>
                <w:bCs/>
              </w:rPr>
            </w:pPr>
            <w:r w:rsidRPr="007A7D33">
              <w:rPr>
                <w:b/>
                <w:bCs/>
              </w:rPr>
              <w:t>20.51</w:t>
            </w:r>
          </w:p>
        </w:tc>
      </w:tr>
    </w:tbl>
    <w:p w14:paraId="1CBA4563" w14:textId="77777777" w:rsidR="006A5048" w:rsidRDefault="006A5048" w:rsidP="006A5048">
      <w:pPr>
        <w:pStyle w:val="BodyText2"/>
        <w:rPr>
          <w:rFonts w:ascii="Frutiger Light" w:hAnsi="Frutiger Light"/>
          <w:lang w:eastAsia="zh-HK"/>
        </w:rPr>
      </w:pPr>
    </w:p>
    <w:p w14:paraId="1F3B8301" w14:textId="77777777" w:rsidR="007A7D33" w:rsidRPr="00B129E0" w:rsidRDefault="007A7D33" w:rsidP="006A5048">
      <w:pPr>
        <w:pStyle w:val="BodyText2"/>
        <w:rPr>
          <w:rFonts w:ascii="Frutiger Light" w:hAnsi="Frutiger Light"/>
          <w:lang w:eastAsia="zh-HK"/>
        </w:rPr>
      </w:pPr>
    </w:p>
    <w:p w14:paraId="1A43A01A" w14:textId="491D8C6A" w:rsidR="006A5048" w:rsidRPr="007A7D33" w:rsidRDefault="006A5048" w:rsidP="007A7D33">
      <w:pPr>
        <w:pStyle w:val="BodyText2"/>
        <w:rPr>
          <w:sz w:val="24"/>
          <w:szCs w:val="24"/>
          <w:lang w:eastAsia="zh-HK"/>
        </w:rPr>
      </w:pPr>
      <w:r w:rsidRPr="007A7D33">
        <w:rPr>
          <w:sz w:val="24"/>
          <w:szCs w:val="24"/>
          <w:lang w:eastAsia="zh-HK"/>
        </w:rPr>
        <w:lastRenderedPageBreak/>
        <w:t>The projection of sub-total number of records for all cases is shown in the table below:</w:t>
      </w: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255"/>
        <w:gridCol w:w="1378"/>
        <w:gridCol w:w="1378"/>
        <w:gridCol w:w="1378"/>
        <w:gridCol w:w="1378"/>
        <w:gridCol w:w="1378"/>
        <w:gridCol w:w="1378"/>
        <w:gridCol w:w="1378"/>
        <w:gridCol w:w="1375"/>
      </w:tblGrid>
      <w:tr w:rsidR="006A5048" w:rsidRPr="007A7D33" w14:paraId="3B2F771F" w14:textId="77777777" w:rsidTr="00CF44D8">
        <w:trPr>
          <w:trHeight w:val="690"/>
          <w:tblHeader/>
        </w:trPr>
        <w:tc>
          <w:tcPr>
            <w:tcW w:w="545" w:type="pct"/>
          </w:tcPr>
          <w:p w14:paraId="2F61CCDA" w14:textId="77777777" w:rsidR="006A5048" w:rsidRPr="007A7D33" w:rsidRDefault="006A5048" w:rsidP="007A7D33">
            <w:pPr>
              <w:spacing w:line="360" w:lineRule="auto"/>
              <w:ind w:left="0" w:firstLine="0"/>
              <w:jc w:val="center"/>
              <w:rPr>
                <w:b/>
                <w:sz w:val="17"/>
                <w:szCs w:val="17"/>
              </w:rPr>
            </w:pPr>
            <w:r w:rsidRPr="007A7D33">
              <w:rPr>
                <w:b/>
                <w:sz w:val="17"/>
                <w:szCs w:val="17"/>
              </w:rPr>
              <w:t>Entity</w:t>
            </w:r>
          </w:p>
        </w:tc>
        <w:tc>
          <w:tcPr>
            <w:tcW w:w="456" w:type="pct"/>
          </w:tcPr>
          <w:p w14:paraId="55FCA501" w14:textId="77777777" w:rsidR="006A5048" w:rsidRPr="007A7D33" w:rsidRDefault="006A5048" w:rsidP="007A7D33">
            <w:pPr>
              <w:spacing w:line="360" w:lineRule="auto"/>
              <w:ind w:left="0" w:firstLine="0"/>
              <w:jc w:val="center"/>
              <w:rPr>
                <w:b/>
                <w:sz w:val="17"/>
                <w:szCs w:val="17"/>
              </w:rPr>
            </w:pPr>
            <w:r w:rsidRPr="007A7D33">
              <w:rPr>
                <w:b/>
                <w:sz w:val="17"/>
                <w:szCs w:val="17"/>
              </w:rPr>
              <w:t>Estimated size of documents per case (MB)</w:t>
            </w:r>
          </w:p>
        </w:tc>
        <w:tc>
          <w:tcPr>
            <w:tcW w:w="500" w:type="pct"/>
          </w:tcPr>
          <w:p w14:paraId="58530116" w14:textId="77777777" w:rsidR="006A5048" w:rsidRPr="007A7D33" w:rsidRDefault="006A5048" w:rsidP="007A7D33">
            <w:pPr>
              <w:spacing w:line="360" w:lineRule="auto"/>
              <w:ind w:left="0" w:firstLine="0"/>
              <w:jc w:val="center"/>
              <w:rPr>
                <w:b/>
                <w:sz w:val="17"/>
                <w:szCs w:val="17"/>
              </w:rPr>
            </w:pPr>
            <w:r w:rsidRPr="007A7D33">
              <w:rPr>
                <w:b/>
                <w:sz w:val="17"/>
                <w:szCs w:val="17"/>
              </w:rPr>
              <w:t>Y0</w:t>
            </w:r>
          </w:p>
          <w:p w14:paraId="035D8E26"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500" w:type="pct"/>
          </w:tcPr>
          <w:p w14:paraId="37230386" w14:textId="77777777" w:rsidR="006A5048" w:rsidRPr="007A7D33" w:rsidRDefault="006A5048" w:rsidP="007A7D33">
            <w:pPr>
              <w:spacing w:line="360" w:lineRule="auto"/>
              <w:ind w:left="0" w:firstLine="0"/>
              <w:jc w:val="center"/>
              <w:rPr>
                <w:b/>
                <w:sz w:val="17"/>
                <w:szCs w:val="17"/>
              </w:rPr>
            </w:pPr>
            <w:r w:rsidRPr="007A7D33">
              <w:rPr>
                <w:b/>
                <w:sz w:val="17"/>
                <w:szCs w:val="17"/>
              </w:rPr>
              <w:t>Y1</w:t>
            </w:r>
          </w:p>
          <w:p w14:paraId="554AFC9A"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500" w:type="pct"/>
          </w:tcPr>
          <w:p w14:paraId="38C98061" w14:textId="77777777" w:rsidR="006A5048" w:rsidRPr="007A7D33" w:rsidRDefault="006A5048" w:rsidP="007A7D33">
            <w:pPr>
              <w:spacing w:line="360" w:lineRule="auto"/>
              <w:ind w:left="0" w:firstLine="0"/>
              <w:jc w:val="center"/>
              <w:rPr>
                <w:b/>
                <w:sz w:val="17"/>
                <w:szCs w:val="17"/>
              </w:rPr>
            </w:pPr>
            <w:r w:rsidRPr="007A7D33">
              <w:rPr>
                <w:b/>
                <w:sz w:val="17"/>
                <w:szCs w:val="17"/>
              </w:rPr>
              <w:t>Y2</w:t>
            </w:r>
          </w:p>
          <w:p w14:paraId="254EDA50"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500" w:type="pct"/>
          </w:tcPr>
          <w:p w14:paraId="5D19F711" w14:textId="77777777" w:rsidR="006A5048" w:rsidRPr="007A7D33" w:rsidRDefault="006A5048" w:rsidP="007A7D33">
            <w:pPr>
              <w:spacing w:line="360" w:lineRule="auto"/>
              <w:ind w:left="0" w:firstLine="0"/>
              <w:jc w:val="center"/>
              <w:rPr>
                <w:b/>
                <w:sz w:val="17"/>
                <w:szCs w:val="17"/>
              </w:rPr>
            </w:pPr>
            <w:r w:rsidRPr="007A7D33">
              <w:rPr>
                <w:b/>
                <w:sz w:val="17"/>
                <w:szCs w:val="17"/>
              </w:rPr>
              <w:t>Y3</w:t>
            </w:r>
          </w:p>
          <w:p w14:paraId="4828365F"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500" w:type="pct"/>
          </w:tcPr>
          <w:p w14:paraId="49BAA344" w14:textId="77777777" w:rsidR="006A5048" w:rsidRPr="007A7D33" w:rsidRDefault="006A5048" w:rsidP="007A7D33">
            <w:pPr>
              <w:spacing w:line="360" w:lineRule="auto"/>
              <w:ind w:left="0" w:firstLine="0"/>
              <w:jc w:val="center"/>
              <w:rPr>
                <w:b/>
                <w:sz w:val="17"/>
                <w:szCs w:val="17"/>
              </w:rPr>
            </w:pPr>
            <w:r w:rsidRPr="007A7D33">
              <w:rPr>
                <w:b/>
                <w:sz w:val="17"/>
                <w:szCs w:val="17"/>
              </w:rPr>
              <w:t>Y4</w:t>
            </w:r>
          </w:p>
          <w:p w14:paraId="18164FDB"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500" w:type="pct"/>
          </w:tcPr>
          <w:p w14:paraId="2B024A78" w14:textId="77777777" w:rsidR="006A5048" w:rsidRPr="007A7D33" w:rsidRDefault="006A5048" w:rsidP="007A7D33">
            <w:pPr>
              <w:spacing w:line="360" w:lineRule="auto"/>
              <w:ind w:left="0" w:firstLine="0"/>
              <w:jc w:val="center"/>
              <w:rPr>
                <w:b/>
                <w:sz w:val="17"/>
                <w:szCs w:val="17"/>
              </w:rPr>
            </w:pPr>
            <w:r w:rsidRPr="007A7D33">
              <w:rPr>
                <w:b/>
                <w:sz w:val="17"/>
                <w:szCs w:val="17"/>
              </w:rPr>
              <w:t>Y5</w:t>
            </w:r>
          </w:p>
          <w:p w14:paraId="11EFA321"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500" w:type="pct"/>
          </w:tcPr>
          <w:p w14:paraId="3151F20B" w14:textId="77777777" w:rsidR="006A5048" w:rsidRPr="007A7D33" w:rsidRDefault="006A5048" w:rsidP="007A7D33">
            <w:pPr>
              <w:spacing w:line="360" w:lineRule="auto"/>
              <w:ind w:left="0" w:firstLine="0"/>
              <w:jc w:val="center"/>
              <w:rPr>
                <w:b/>
                <w:sz w:val="17"/>
                <w:szCs w:val="17"/>
              </w:rPr>
            </w:pPr>
            <w:r w:rsidRPr="007A7D33">
              <w:rPr>
                <w:b/>
                <w:sz w:val="17"/>
                <w:szCs w:val="17"/>
              </w:rPr>
              <w:t>Y6</w:t>
            </w:r>
          </w:p>
          <w:p w14:paraId="2FBF6DA8"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c>
          <w:tcPr>
            <w:tcW w:w="499" w:type="pct"/>
          </w:tcPr>
          <w:p w14:paraId="5DDEA1D1" w14:textId="77777777" w:rsidR="006A5048" w:rsidRPr="007A7D33" w:rsidRDefault="006A5048" w:rsidP="007A7D33">
            <w:pPr>
              <w:spacing w:line="360" w:lineRule="auto"/>
              <w:ind w:left="0" w:firstLine="0"/>
              <w:jc w:val="center"/>
              <w:rPr>
                <w:b/>
                <w:sz w:val="17"/>
                <w:szCs w:val="17"/>
              </w:rPr>
            </w:pPr>
            <w:r w:rsidRPr="007A7D33">
              <w:rPr>
                <w:b/>
                <w:sz w:val="17"/>
                <w:szCs w:val="17"/>
              </w:rPr>
              <w:t>Y7</w:t>
            </w:r>
          </w:p>
          <w:p w14:paraId="40F2BC52" w14:textId="77777777" w:rsidR="006A5048" w:rsidRPr="007A7D33" w:rsidRDefault="006A5048" w:rsidP="007A7D33">
            <w:pPr>
              <w:spacing w:line="360" w:lineRule="auto"/>
              <w:ind w:left="0" w:firstLine="0"/>
              <w:jc w:val="center"/>
              <w:rPr>
                <w:b/>
                <w:sz w:val="17"/>
                <w:szCs w:val="17"/>
              </w:rPr>
            </w:pPr>
            <w:r w:rsidRPr="007A7D33">
              <w:rPr>
                <w:b/>
                <w:sz w:val="17"/>
                <w:szCs w:val="17"/>
              </w:rPr>
              <w:t>(GB)</w:t>
            </w:r>
          </w:p>
        </w:tc>
      </w:tr>
      <w:tr w:rsidR="006A5048" w:rsidRPr="007A7D33" w14:paraId="36F02229" w14:textId="77777777" w:rsidTr="00CF44D8">
        <w:trPr>
          <w:trHeight w:val="308"/>
        </w:trPr>
        <w:tc>
          <w:tcPr>
            <w:tcW w:w="545" w:type="pct"/>
            <w:noWrap/>
          </w:tcPr>
          <w:p w14:paraId="26F9B83B" w14:textId="77777777" w:rsidR="006A5048" w:rsidRPr="007A7D33" w:rsidRDefault="006A5048" w:rsidP="00CF44D8">
            <w:pPr>
              <w:pStyle w:val="BodyText2"/>
              <w:rPr>
                <w:b/>
                <w:sz w:val="17"/>
                <w:szCs w:val="17"/>
                <w:lang w:eastAsia="zh-HK"/>
              </w:rPr>
            </w:pPr>
            <w:r w:rsidRPr="007A7D33">
              <w:rPr>
                <w:b/>
                <w:sz w:val="17"/>
                <w:szCs w:val="17"/>
                <w:lang w:eastAsia="zh-HK"/>
              </w:rPr>
              <w:t>REA</w:t>
            </w:r>
          </w:p>
        </w:tc>
        <w:tc>
          <w:tcPr>
            <w:tcW w:w="456" w:type="pct"/>
            <w:noWrap/>
          </w:tcPr>
          <w:p w14:paraId="551D6C59" w14:textId="77777777" w:rsidR="006A5048" w:rsidRPr="007A7D33" w:rsidRDefault="006A5048" w:rsidP="00CF44D8">
            <w:pPr>
              <w:pStyle w:val="BodyText2"/>
              <w:jc w:val="right"/>
              <w:rPr>
                <w:sz w:val="17"/>
                <w:szCs w:val="17"/>
                <w:lang w:eastAsia="zh-HK"/>
              </w:rPr>
            </w:pPr>
            <w:r w:rsidRPr="007A7D33">
              <w:rPr>
                <w:sz w:val="17"/>
                <w:szCs w:val="17"/>
              </w:rPr>
              <w:t>27</w:t>
            </w:r>
          </w:p>
        </w:tc>
        <w:tc>
          <w:tcPr>
            <w:tcW w:w="500" w:type="pct"/>
            <w:noWrap/>
          </w:tcPr>
          <w:p w14:paraId="64D28605" w14:textId="77777777" w:rsidR="006A5048" w:rsidRPr="007A7D33" w:rsidRDefault="006A5048" w:rsidP="00CF44D8">
            <w:pPr>
              <w:pStyle w:val="BodyText2"/>
              <w:jc w:val="right"/>
              <w:rPr>
                <w:sz w:val="17"/>
                <w:szCs w:val="17"/>
                <w:lang w:eastAsia="zh-HK"/>
              </w:rPr>
            </w:pPr>
            <w:r w:rsidRPr="007A7D33">
              <w:rPr>
                <w:sz w:val="17"/>
                <w:szCs w:val="17"/>
              </w:rPr>
              <w:t>36.25</w:t>
            </w:r>
          </w:p>
        </w:tc>
        <w:tc>
          <w:tcPr>
            <w:tcW w:w="500" w:type="pct"/>
            <w:noWrap/>
          </w:tcPr>
          <w:p w14:paraId="7B6C5909"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49.44 </w:t>
            </w:r>
          </w:p>
        </w:tc>
        <w:tc>
          <w:tcPr>
            <w:tcW w:w="500" w:type="pct"/>
            <w:noWrap/>
          </w:tcPr>
          <w:p w14:paraId="06A0ABB4"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62.62 </w:t>
            </w:r>
          </w:p>
        </w:tc>
        <w:tc>
          <w:tcPr>
            <w:tcW w:w="500" w:type="pct"/>
            <w:noWrap/>
          </w:tcPr>
          <w:p w14:paraId="5CE7CE90"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75.81 </w:t>
            </w:r>
          </w:p>
        </w:tc>
        <w:tc>
          <w:tcPr>
            <w:tcW w:w="500" w:type="pct"/>
            <w:noWrap/>
          </w:tcPr>
          <w:p w14:paraId="43EC50AA"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88.99 </w:t>
            </w:r>
          </w:p>
        </w:tc>
        <w:tc>
          <w:tcPr>
            <w:tcW w:w="500" w:type="pct"/>
            <w:noWrap/>
          </w:tcPr>
          <w:p w14:paraId="5BDF683E"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102.17 </w:t>
            </w:r>
          </w:p>
        </w:tc>
        <w:tc>
          <w:tcPr>
            <w:tcW w:w="500" w:type="pct"/>
            <w:noWrap/>
          </w:tcPr>
          <w:p w14:paraId="24AEEE3D"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115.36 </w:t>
            </w:r>
          </w:p>
        </w:tc>
        <w:tc>
          <w:tcPr>
            <w:tcW w:w="499" w:type="pct"/>
            <w:noWrap/>
          </w:tcPr>
          <w:p w14:paraId="65F65A39"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128.54 </w:t>
            </w:r>
          </w:p>
        </w:tc>
      </w:tr>
      <w:tr w:rsidR="006A5048" w:rsidRPr="007A7D33" w14:paraId="6FF0B5C2" w14:textId="77777777" w:rsidTr="00CF44D8">
        <w:trPr>
          <w:trHeight w:val="315"/>
        </w:trPr>
        <w:tc>
          <w:tcPr>
            <w:tcW w:w="545" w:type="pct"/>
            <w:noWrap/>
          </w:tcPr>
          <w:p w14:paraId="355B567D" w14:textId="77777777" w:rsidR="006A5048" w:rsidRPr="007A7D33" w:rsidRDefault="006A5048" w:rsidP="00CF44D8">
            <w:pPr>
              <w:pStyle w:val="BodyText2"/>
              <w:rPr>
                <w:b/>
                <w:sz w:val="17"/>
                <w:szCs w:val="17"/>
                <w:lang w:eastAsia="zh-HK"/>
              </w:rPr>
            </w:pPr>
            <w:r w:rsidRPr="007A7D33">
              <w:rPr>
                <w:b/>
                <w:sz w:val="17"/>
                <w:szCs w:val="17"/>
                <w:lang w:eastAsia="zh-HK"/>
              </w:rPr>
              <w:t>COCR</w:t>
            </w:r>
          </w:p>
        </w:tc>
        <w:tc>
          <w:tcPr>
            <w:tcW w:w="456" w:type="pct"/>
            <w:noWrap/>
            <w:vAlign w:val="center"/>
          </w:tcPr>
          <w:p w14:paraId="0C11B9DA" w14:textId="77777777" w:rsidR="006A5048" w:rsidRPr="007A7D33" w:rsidRDefault="006A5048" w:rsidP="00CF44D8">
            <w:pPr>
              <w:pStyle w:val="BodyText2"/>
              <w:jc w:val="right"/>
              <w:rPr>
                <w:sz w:val="17"/>
                <w:szCs w:val="17"/>
                <w:lang w:eastAsia="zh-HK"/>
              </w:rPr>
            </w:pPr>
            <w:r w:rsidRPr="007A7D33">
              <w:rPr>
                <w:sz w:val="17"/>
                <w:szCs w:val="17"/>
              </w:rPr>
              <w:t>106</w:t>
            </w:r>
          </w:p>
        </w:tc>
        <w:tc>
          <w:tcPr>
            <w:tcW w:w="500" w:type="pct"/>
            <w:noWrap/>
            <w:vAlign w:val="center"/>
          </w:tcPr>
          <w:p w14:paraId="1F139BC4" w14:textId="77777777" w:rsidR="006A5048" w:rsidRPr="007A7D33" w:rsidRDefault="006A5048" w:rsidP="00CF44D8">
            <w:pPr>
              <w:pStyle w:val="BodyText2"/>
              <w:jc w:val="right"/>
              <w:rPr>
                <w:sz w:val="17"/>
                <w:szCs w:val="17"/>
                <w:lang w:eastAsia="zh-HK"/>
              </w:rPr>
            </w:pPr>
            <w:r w:rsidRPr="007A7D33">
              <w:rPr>
                <w:sz w:val="17"/>
                <w:szCs w:val="17"/>
              </w:rPr>
              <w:t xml:space="preserve">77.64 </w:t>
            </w:r>
          </w:p>
        </w:tc>
        <w:tc>
          <w:tcPr>
            <w:tcW w:w="500" w:type="pct"/>
            <w:noWrap/>
            <w:vAlign w:val="center"/>
          </w:tcPr>
          <w:p w14:paraId="4E4B7130"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139.75 </w:t>
            </w:r>
          </w:p>
        </w:tc>
        <w:tc>
          <w:tcPr>
            <w:tcW w:w="500" w:type="pct"/>
            <w:noWrap/>
            <w:vAlign w:val="center"/>
          </w:tcPr>
          <w:p w14:paraId="3F42271D"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201.86 </w:t>
            </w:r>
          </w:p>
        </w:tc>
        <w:tc>
          <w:tcPr>
            <w:tcW w:w="500" w:type="pct"/>
            <w:noWrap/>
            <w:vAlign w:val="center"/>
          </w:tcPr>
          <w:p w14:paraId="67E353DB"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263.96 </w:t>
            </w:r>
          </w:p>
        </w:tc>
        <w:tc>
          <w:tcPr>
            <w:tcW w:w="500" w:type="pct"/>
            <w:noWrap/>
            <w:vAlign w:val="center"/>
          </w:tcPr>
          <w:p w14:paraId="1714EDF9"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326.07 </w:t>
            </w:r>
          </w:p>
        </w:tc>
        <w:tc>
          <w:tcPr>
            <w:tcW w:w="500" w:type="pct"/>
            <w:noWrap/>
            <w:vAlign w:val="center"/>
          </w:tcPr>
          <w:p w14:paraId="18FA3523"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388.18 </w:t>
            </w:r>
          </w:p>
        </w:tc>
        <w:tc>
          <w:tcPr>
            <w:tcW w:w="500" w:type="pct"/>
            <w:noWrap/>
            <w:vAlign w:val="center"/>
          </w:tcPr>
          <w:p w14:paraId="51D544B9"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450.29 </w:t>
            </w:r>
          </w:p>
        </w:tc>
        <w:tc>
          <w:tcPr>
            <w:tcW w:w="499" w:type="pct"/>
            <w:noWrap/>
            <w:vAlign w:val="center"/>
          </w:tcPr>
          <w:p w14:paraId="7DBA5235"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512.40 </w:t>
            </w:r>
          </w:p>
        </w:tc>
      </w:tr>
      <w:tr w:rsidR="006A5048" w:rsidRPr="007A7D33" w14:paraId="5CCC0F6B" w14:textId="77777777" w:rsidTr="00CF44D8">
        <w:trPr>
          <w:trHeight w:val="315"/>
        </w:trPr>
        <w:tc>
          <w:tcPr>
            <w:tcW w:w="545" w:type="pct"/>
            <w:noWrap/>
          </w:tcPr>
          <w:p w14:paraId="0079D315" w14:textId="77777777" w:rsidR="006A5048" w:rsidRPr="007A7D33" w:rsidRDefault="006A5048" w:rsidP="00CF44D8">
            <w:pPr>
              <w:pStyle w:val="BodyText2"/>
              <w:rPr>
                <w:b/>
                <w:sz w:val="17"/>
                <w:szCs w:val="17"/>
                <w:lang w:eastAsia="zh-HK"/>
              </w:rPr>
            </w:pPr>
            <w:r w:rsidRPr="007A7D33">
              <w:rPr>
                <w:b/>
                <w:sz w:val="17"/>
                <w:szCs w:val="17"/>
                <w:lang w:eastAsia="zh-HK"/>
              </w:rPr>
              <w:t>FOC</w:t>
            </w:r>
          </w:p>
        </w:tc>
        <w:tc>
          <w:tcPr>
            <w:tcW w:w="456" w:type="pct"/>
            <w:noWrap/>
            <w:vAlign w:val="center"/>
          </w:tcPr>
          <w:p w14:paraId="5CA38CFE" w14:textId="77777777" w:rsidR="006A5048" w:rsidRPr="007A7D33" w:rsidRDefault="006A5048" w:rsidP="00CF44D8">
            <w:pPr>
              <w:pStyle w:val="BodyText2"/>
              <w:jc w:val="right"/>
              <w:rPr>
                <w:sz w:val="17"/>
                <w:szCs w:val="17"/>
                <w:lang w:eastAsia="zh-HK"/>
              </w:rPr>
            </w:pPr>
            <w:r w:rsidRPr="007A7D33">
              <w:rPr>
                <w:sz w:val="17"/>
                <w:szCs w:val="17"/>
              </w:rPr>
              <w:t>29</w:t>
            </w:r>
          </w:p>
        </w:tc>
        <w:tc>
          <w:tcPr>
            <w:tcW w:w="500" w:type="pct"/>
            <w:noWrap/>
            <w:vAlign w:val="center"/>
          </w:tcPr>
          <w:p w14:paraId="0964C73E" w14:textId="77777777" w:rsidR="006A5048" w:rsidRPr="007A7D33" w:rsidRDefault="006A5048" w:rsidP="00CF44D8">
            <w:pPr>
              <w:pStyle w:val="BodyText2"/>
              <w:jc w:val="right"/>
              <w:rPr>
                <w:sz w:val="17"/>
                <w:szCs w:val="17"/>
                <w:lang w:eastAsia="zh-HK"/>
              </w:rPr>
            </w:pPr>
            <w:r w:rsidRPr="007A7D33">
              <w:rPr>
                <w:sz w:val="17"/>
                <w:szCs w:val="17"/>
              </w:rPr>
              <w:t xml:space="preserve">49.56 </w:t>
            </w:r>
          </w:p>
        </w:tc>
        <w:tc>
          <w:tcPr>
            <w:tcW w:w="500" w:type="pct"/>
            <w:noWrap/>
            <w:vAlign w:val="center"/>
          </w:tcPr>
          <w:p w14:paraId="7A3C41BA"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89.21 </w:t>
            </w:r>
          </w:p>
        </w:tc>
        <w:tc>
          <w:tcPr>
            <w:tcW w:w="500" w:type="pct"/>
            <w:noWrap/>
            <w:vAlign w:val="center"/>
          </w:tcPr>
          <w:p w14:paraId="74B28337"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128.86 </w:t>
            </w:r>
          </w:p>
        </w:tc>
        <w:tc>
          <w:tcPr>
            <w:tcW w:w="500" w:type="pct"/>
            <w:noWrap/>
            <w:vAlign w:val="center"/>
          </w:tcPr>
          <w:p w14:paraId="7F60BE8D"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168.51 </w:t>
            </w:r>
          </w:p>
        </w:tc>
        <w:tc>
          <w:tcPr>
            <w:tcW w:w="500" w:type="pct"/>
            <w:noWrap/>
            <w:vAlign w:val="center"/>
          </w:tcPr>
          <w:p w14:paraId="3D7B24E1"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208.15 </w:t>
            </w:r>
          </w:p>
        </w:tc>
        <w:tc>
          <w:tcPr>
            <w:tcW w:w="500" w:type="pct"/>
            <w:noWrap/>
            <w:vAlign w:val="center"/>
          </w:tcPr>
          <w:p w14:paraId="384296BE"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247.80 </w:t>
            </w:r>
          </w:p>
        </w:tc>
        <w:tc>
          <w:tcPr>
            <w:tcW w:w="500" w:type="pct"/>
            <w:noWrap/>
            <w:vAlign w:val="center"/>
          </w:tcPr>
          <w:p w14:paraId="6D9DCA0B"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287.45 </w:t>
            </w:r>
          </w:p>
        </w:tc>
        <w:tc>
          <w:tcPr>
            <w:tcW w:w="499" w:type="pct"/>
            <w:noWrap/>
            <w:vAlign w:val="center"/>
          </w:tcPr>
          <w:p w14:paraId="595CEBB9"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327.10 </w:t>
            </w:r>
          </w:p>
        </w:tc>
      </w:tr>
      <w:tr w:rsidR="006A5048" w:rsidRPr="007A7D33" w14:paraId="2BD6D4A3" w14:textId="77777777" w:rsidTr="00CF44D8">
        <w:trPr>
          <w:trHeight w:val="315"/>
        </w:trPr>
        <w:tc>
          <w:tcPr>
            <w:tcW w:w="545" w:type="pct"/>
            <w:noWrap/>
          </w:tcPr>
          <w:p w14:paraId="1B785557" w14:textId="77777777" w:rsidR="006A5048" w:rsidRPr="007A7D33" w:rsidRDefault="006A5048" w:rsidP="00CF44D8">
            <w:pPr>
              <w:pStyle w:val="BodyText2"/>
              <w:rPr>
                <w:b/>
                <w:sz w:val="17"/>
                <w:szCs w:val="17"/>
                <w:lang w:eastAsia="zh-HK"/>
              </w:rPr>
            </w:pPr>
            <w:r w:rsidRPr="007A7D33">
              <w:rPr>
                <w:b/>
                <w:sz w:val="17"/>
                <w:szCs w:val="17"/>
                <w:lang w:eastAsia="zh-HK"/>
              </w:rPr>
              <w:t>Energy Audit</w:t>
            </w:r>
          </w:p>
        </w:tc>
        <w:tc>
          <w:tcPr>
            <w:tcW w:w="456" w:type="pct"/>
            <w:noWrap/>
            <w:vAlign w:val="center"/>
          </w:tcPr>
          <w:p w14:paraId="726E996F" w14:textId="77777777" w:rsidR="006A5048" w:rsidRPr="007A7D33" w:rsidRDefault="006A5048" w:rsidP="00CF44D8">
            <w:pPr>
              <w:pStyle w:val="BodyText2"/>
              <w:jc w:val="right"/>
              <w:rPr>
                <w:sz w:val="17"/>
                <w:szCs w:val="17"/>
                <w:lang w:eastAsia="zh-HK"/>
              </w:rPr>
            </w:pPr>
            <w:r w:rsidRPr="007A7D33">
              <w:rPr>
                <w:sz w:val="17"/>
                <w:szCs w:val="17"/>
              </w:rPr>
              <w:t>27</w:t>
            </w:r>
          </w:p>
        </w:tc>
        <w:tc>
          <w:tcPr>
            <w:tcW w:w="500" w:type="pct"/>
            <w:noWrap/>
            <w:vAlign w:val="center"/>
          </w:tcPr>
          <w:p w14:paraId="18012552" w14:textId="77777777" w:rsidR="006A5048" w:rsidRPr="007A7D33" w:rsidRDefault="006A5048" w:rsidP="00CF44D8">
            <w:pPr>
              <w:pStyle w:val="BodyText2"/>
              <w:jc w:val="right"/>
              <w:rPr>
                <w:sz w:val="17"/>
                <w:szCs w:val="17"/>
                <w:lang w:eastAsia="zh-HK"/>
              </w:rPr>
            </w:pPr>
            <w:r w:rsidRPr="007A7D33">
              <w:rPr>
                <w:sz w:val="17"/>
                <w:szCs w:val="17"/>
              </w:rPr>
              <w:t xml:space="preserve">651.27 </w:t>
            </w:r>
          </w:p>
        </w:tc>
        <w:tc>
          <w:tcPr>
            <w:tcW w:w="500" w:type="pct"/>
            <w:noWrap/>
            <w:vAlign w:val="center"/>
          </w:tcPr>
          <w:p w14:paraId="7F018723"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976.90 </w:t>
            </w:r>
          </w:p>
        </w:tc>
        <w:tc>
          <w:tcPr>
            <w:tcW w:w="500" w:type="pct"/>
            <w:noWrap/>
            <w:vAlign w:val="center"/>
          </w:tcPr>
          <w:p w14:paraId="78AA4D70"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1,302.54 </w:t>
            </w:r>
          </w:p>
        </w:tc>
        <w:tc>
          <w:tcPr>
            <w:tcW w:w="500" w:type="pct"/>
            <w:noWrap/>
            <w:vAlign w:val="center"/>
          </w:tcPr>
          <w:p w14:paraId="3869A81E"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1,381.64 </w:t>
            </w:r>
          </w:p>
        </w:tc>
        <w:tc>
          <w:tcPr>
            <w:tcW w:w="500" w:type="pct"/>
            <w:noWrap/>
            <w:vAlign w:val="center"/>
          </w:tcPr>
          <w:p w14:paraId="48634610"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1,460.74 </w:t>
            </w:r>
          </w:p>
        </w:tc>
        <w:tc>
          <w:tcPr>
            <w:tcW w:w="500" w:type="pct"/>
            <w:noWrap/>
            <w:vAlign w:val="center"/>
          </w:tcPr>
          <w:p w14:paraId="2383B260"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1,539.84 </w:t>
            </w:r>
          </w:p>
        </w:tc>
        <w:tc>
          <w:tcPr>
            <w:tcW w:w="500" w:type="pct"/>
            <w:noWrap/>
            <w:vAlign w:val="center"/>
          </w:tcPr>
          <w:p w14:paraId="0E5EC932"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1,618.95 </w:t>
            </w:r>
          </w:p>
        </w:tc>
        <w:tc>
          <w:tcPr>
            <w:tcW w:w="499" w:type="pct"/>
            <w:noWrap/>
            <w:vAlign w:val="center"/>
          </w:tcPr>
          <w:p w14:paraId="65593F1B"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1,698.05 </w:t>
            </w:r>
          </w:p>
        </w:tc>
      </w:tr>
      <w:tr w:rsidR="006A5048" w:rsidRPr="007A7D33" w14:paraId="73226136" w14:textId="77777777" w:rsidTr="00CF44D8">
        <w:trPr>
          <w:trHeight w:val="330"/>
        </w:trPr>
        <w:tc>
          <w:tcPr>
            <w:tcW w:w="545" w:type="pct"/>
            <w:noWrap/>
          </w:tcPr>
          <w:p w14:paraId="6BA84548" w14:textId="77777777" w:rsidR="006A5048" w:rsidRPr="007A7D33" w:rsidRDefault="006A5048" w:rsidP="00CF44D8">
            <w:pPr>
              <w:pStyle w:val="BodyText2"/>
              <w:rPr>
                <w:b/>
                <w:sz w:val="17"/>
                <w:szCs w:val="17"/>
                <w:lang w:eastAsia="zh-HK"/>
              </w:rPr>
            </w:pPr>
            <w:r w:rsidRPr="007A7D33">
              <w:rPr>
                <w:b/>
                <w:sz w:val="17"/>
                <w:szCs w:val="17"/>
                <w:lang w:eastAsia="zh-HK"/>
              </w:rPr>
              <w:t>Inspection</w:t>
            </w:r>
          </w:p>
        </w:tc>
        <w:tc>
          <w:tcPr>
            <w:tcW w:w="456" w:type="pct"/>
            <w:noWrap/>
            <w:vAlign w:val="center"/>
          </w:tcPr>
          <w:p w14:paraId="3176D3B8" w14:textId="77777777" w:rsidR="006A5048" w:rsidRPr="007A7D33" w:rsidRDefault="006A5048" w:rsidP="00CF44D8">
            <w:pPr>
              <w:pStyle w:val="BodyText2"/>
              <w:jc w:val="right"/>
              <w:rPr>
                <w:sz w:val="17"/>
                <w:szCs w:val="17"/>
                <w:lang w:eastAsia="zh-HK"/>
              </w:rPr>
            </w:pPr>
            <w:r w:rsidRPr="007A7D33">
              <w:rPr>
                <w:sz w:val="17"/>
                <w:szCs w:val="17"/>
              </w:rPr>
              <w:t>21</w:t>
            </w:r>
          </w:p>
        </w:tc>
        <w:tc>
          <w:tcPr>
            <w:tcW w:w="500" w:type="pct"/>
            <w:noWrap/>
            <w:vAlign w:val="center"/>
          </w:tcPr>
          <w:p w14:paraId="36A4F75C" w14:textId="77777777" w:rsidR="006A5048" w:rsidRPr="007A7D33" w:rsidRDefault="006A5048" w:rsidP="00CF44D8">
            <w:pPr>
              <w:pStyle w:val="BodyText2"/>
              <w:jc w:val="right"/>
              <w:rPr>
                <w:sz w:val="17"/>
                <w:szCs w:val="17"/>
                <w:lang w:eastAsia="zh-HK"/>
              </w:rPr>
            </w:pPr>
            <w:r w:rsidRPr="007A7D33">
              <w:rPr>
                <w:sz w:val="17"/>
                <w:szCs w:val="17"/>
              </w:rPr>
              <w:t xml:space="preserve">25.63 </w:t>
            </w:r>
          </w:p>
        </w:tc>
        <w:tc>
          <w:tcPr>
            <w:tcW w:w="500" w:type="pct"/>
            <w:noWrap/>
            <w:vAlign w:val="center"/>
          </w:tcPr>
          <w:p w14:paraId="71B26321"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46.14 </w:t>
            </w:r>
          </w:p>
        </w:tc>
        <w:tc>
          <w:tcPr>
            <w:tcW w:w="500" w:type="pct"/>
            <w:noWrap/>
            <w:vAlign w:val="center"/>
          </w:tcPr>
          <w:p w14:paraId="6391D99B"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66.65 </w:t>
            </w:r>
          </w:p>
        </w:tc>
        <w:tc>
          <w:tcPr>
            <w:tcW w:w="500" w:type="pct"/>
            <w:noWrap/>
            <w:vAlign w:val="center"/>
          </w:tcPr>
          <w:p w14:paraId="6D55E972"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87.16 </w:t>
            </w:r>
          </w:p>
        </w:tc>
        <w:tc>
          <w:tcPr>
            <w:tcW w:w="500" w:type="pct"/>
            <w:noWrap/>
            <w:vAlign w:val="center"/>
          </w:tcPr>
          <w:p w14:paraId="13E9A7F6"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107.67 </w:t>
            </w:r>
          </w:p>
        </w:tc>
        <w:tc>
          <w:tcPr>
            <w:tcW w:w="500" w:type="pct"/>
            <w:noWrap/>
            <w:vAlign w:val="center"/>
          </w:tcPr>
          <w:p w14:paraId="05DD516D"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128.17 </w:t>
            </w:r>
          </w:p>
        </w:tc>
        <w:tc>
          <w:tcPr>
            <w:tcW w:w="500" w:type="pct"/>
            <w:noWrap/>
            <w:vAlign w:val="center"/>
          </w:tcPr>
          <w:p w14:paraId="168979E6"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148.68 </w:t>
            </w:r>
          </w:p>
        </w:tc>
        <w:tc>
          <w:tcPr>
            <w:tcW w:w="499" w:type="pct"/>
            <w:noWrap/>
            <w:vAlign w:val="center"/>
          </w:tcPr>
          <w:p w14:paraId="331621FB"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169.19 </w:t>
            </w:r>
          </w:p>
        </w:tc>
      </w:tr>
      <w:tr w:rsidR="006A5048" w:rsidRPr="007A7D33" w14:paraId="207B348E" w14:textId="77777777" w:rsidTr="00CF44D8">
        <w:trPr>
          <w:trHeight w:val="330"/>
        </w:trPr>
        <w:tc>
          <w:tcPr>
            <w:tcW w:w="1001" w:type="pct"/>
            <w:gridSpan w:val="2"/>
            <w:noWrap/>
          </w:tcPr>
          <w:p w14:paraId="08F85C51" w14:textId="77777777" w:rsidR="006A5048" w:rsidRPr="007A7D33" w:rsidRDefault="006A5048" w:rsidP="00CF44D8">
            <w:pPr>
              <w:pStyle w:val="BodyText2"/>
              <w:jc w:val="right"/>
              <w:rPr>
                <w:b/>
                <w:sz w:val="17"/>
                <w:szCs w:val="17"/>
                <w:lang w:eastAsia="zh-HK"/>
              </w:rPr>
            </w:pPr>
            <w:r w:rsidRPr="007A7D33">
              <w:rPr>
                <w:b/>
                <w:sz w:val="17"/>
                <w:szCs w:val="17"/>
                <w:lang w:eastAsia="zh-HK"/>
              </w:rPr>
              <w:t>Sub-Total (GB):</w:t>
            </w:r>
          </w:p>
        </w:tc>
        <w:tc>
          <w:tcPr>
            <w:tcW w:w="500" w:type="pct"/>
            <w:noWrap/>
            <w:vAlign w:val="center"/>
          </w:tcPr>
          <w:p w14:paraId="3AFA411B" w14:textId="77777777" w:rsidR="006A5048" w:rsidRPr="007A7D33" w:rsidRDefault="006A5048" w:rsidP="00CF44D8">
            <w:pPr>
              <w:pStyle w:val="BodyText2"/>
              <w:jc w:val="right"/>
              <w:rPr>
                <w:sz w:val="17"/>
                <w:szCs w:val="17"/>
              </w:rPr>
            </w:pPr>
            <w:r w:rsidRPr="007A7D33">
              <w:rPr>
                <w:bCs/>
                <w:sz w:val="17"/>
                <w:szCs w:val="17"/>
              </w:rPr>
              <w:t xml:space="preserve">840.36 </w:t>
            </w:r>
          </w:p>
        </w:tc>
        <w:tc>
          <w:tcPr>
            <w:tcW w:w="500" w:type="pct"/>
            <w:noWrap/>
            <w:vAlign w:val="center"/>
          </w:tcPr>
          <w:p w14:paraId="2DA06CB2"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1,301.44 </w:t>
            </w:r>
          </w:p>
        </w:tc>
        <w:tc>
          <w:tcPr>
            <w:tcW w:w="500" w:type="pct"/>
            <w:noWrap/>
            <w:vAlign w:val="center"/>
          </w:tcPr>
          <w:p w14:paraId="7E76B1DE"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1,762.52 </w:t>
            </w:r>
          </w:p>
        </w:tc>
        <w:tc>
          <w:tcPr>
            <w:tcW w:w="500" w:type="pct"/>
            <w:noWrap/>
            <w:vAlign w:val="center"/>
          </w:tcPr>
          <w:p w14:paraId="2A927D3F"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1,977.08 </w:t>
            </w:r>
          </w:p>
        </w:tc>
        <w:tc>
          <w:tcPr>
            <w:tcW w:w="500" w:type="pct"/>
            <w:noWrap/>
            <w:vAlign w:val="center"/>
          </w:tcPr>
          <w:p w14:paraId="50DBAD6E"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2,191.63 </w:t>
            </w:r>
          </w:p>
        </w:tc>
        <w:tc>
          <w:tcPr>
            <w:tcW w:w="500" w:type="pct"/>
            <w:noWrap/>
            <w:vAlign w:val="center"/>
          </w:tcPr>
          <w:p w14:paraId="1699431C"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2,406.18 </w:t>
            </w:r>
          </w:p>
        </w:tc>
        <w:tc>
          <w:tcPr>
            <w:tcW w:w="500" w:type="pct"/>
            <w:noWrap/>
            <w:vAlign w:val="center"/>
          </w:tcPr>
          <w:p w14:paraId="10B03D1A"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2,620.73 </w:t>
            </w:r>
          </w:p>
        </w:tc>
        <w:tc>
          <w:tcPr>
            <w:tcW w:w="499" w:type="pct"/>
            <w:noWrap/>
            <w:vAlign w:val="center"/>
          </w:tcPr>
          <w:p w14:paraId="5424BD33" w14:textId="77777777" w:rsidR="006A5048" w:rsidRPr="007A7D33" w:rsidRDefault="006A5048" w:rsidP="00CF44D8">
            <w:pPr>
              <w:pStyle w:val="BodyText2"/>
              <w:jc w:val="right"/>
              <w:rPr>
                <w:bCs/>
                <w:sz w:val="17"/>
                <w:szCs w:val="17"/>
                <w:lang w:eastAsia="zh-HK"/>
              </w:rPr>
            </w:pPr>
            <w:r w:rsidRPr="007A7D33">
              <w:rPr>
                <w:bCs/>
                <w:sz w:val="17"/>
                <w:szCs w:val="17"/>
                <w:lang w:eastAsia="zh-HK"/>
              </w:rPr>
              <w:t xml:space="preserve">2,835.28 </w:t>
            </w:r>
          </w:p>
        </w:tc>
      </w:tr>
      <w:tr w:rsidR="006A5048" w:rsidRPr="007A7D33" w14:paraId="4E6D85DA" w14:textId="77777777" w:rsidTr="00CF44D8">
        <w:trPr>
          <w:trHeight w:val="330"/>
        </w:trPr>
        <w:tc>
          <w:tcPr>
            <w:tcW w:w="1001" w:type="pct"/>
            <w:gridSpan w:val="2"/>
            <w:tcBorders>
              <w:top w:val="single" w:sz="4" w:space="0" w:color="auto"/>
              <w:left w:val="single" w:sz="4" w:space="0" w:color="auto"/>
              <w:bottom w:val="single" w:sz="4" w:space="0" w:color="auto"/>
              <w:right w:val="single" w:sz="4" w:space="0" w:color="auto"/>
            </w:tcBorders>
            <w:noWrap/>
          </w:tcPr>
          <w:p w14:paraId="319BFC0F" w14:textId="77777777" w:rsidR="006A5048" w:rsidRPr="007A7D33" w:rsidRDefault="006A5048" w:rsidP="00CF44D8">
            <w:pPr>
              <w:pStyle w:val="BodyText2"/>
              <w:wordWrap w:val="0"/>
              <w:jc w:val="right"/>
              <w:rPr>
                <w:b/>
                <w:sz w:val="17"/>
                <w:szCs w:val="17"/>
                <w:lang w:eastAsia="zh-HK"/>
              </w:rPr>
            </w:pPr>
            <w:r w:rsidRPr="007A7D33">
              <w:rPr>
                <w:b/>
                <w:sz w:val="17"/>
                <w:szCs w:val="17"/>
                <w:lang w:eastAsia="zh-HK"/>
              </w:rPr>
              <w:t>Sub-Total (GB)</w:t>
            </w:r>
          </w:p>
          <w:p w14:paraId="4821A86F" w14:textId="77777777" w:rsidR="006A5048" w:rsidRPr="007A7D33" w:rsidRDefault="006A5048" w:rsidP="00CF44D8">
            <w:pPr>
              <w:pStyle w:val="BodyText2"/>
              <w:wordWrap w:val="0"/>
              <w:jc w:val="right"/>
              <w:rPr>
                <w:b/>
                <w:sz w:val="17"/>
                <w:szCs w:val="17"/>
                <w:lang w:eastAsia="zh-HK"/>
              </w:rPr>
            </w:pPr>
            <w:r w:rsidRPr="007A7D33">
              <w:rPr>
                <w:b/>
                <w:sz w:val="17"/>
                <w:szCs w:val="17"/>
                <w:lang w:eastAsia="zh-HK"/>
              </w:rPr>
              <w:t>+ 80% for 1 revision :</w:t>
            </w:r>
          </w:p>
        </w:tc>
        <w:tc>
          <w:tcPr>
            <w:tcW w:w="500" w:type="pct"/>
            <w:tcBorders>
              <w:top w:val="single" w:sz="4" w:space="0" w:color="auto"/>
              <w:left w:val="single" w:sz="4" w:space="0" w:color="auto"/>
              <w:bottom w:val="single" w:sz="4" w:space="0" w:color="auto"/>
              <w:right w:val="single" w:sz="4" w:space="0" w:color="auto"/>
            </w:tcBorders>
            <w:noWrap/>
            <w:vAlign w:val="center"/>
          </w:tcPr>
          <w:p w14:paraId="4E47941F" w14:textId="77777777" w:rsidR="006A5048" w:rsidRPr="007A7D33" w:rsidRDefault="006A5048" w:rsidP="00CF44D8">
            <w:pPr>
              <w:pStyle w:val="BodyText2"/>
              <w:jc w:val="right"/>
              <w:rPr>
                <w:b/>
                <w:bCs/>
                <w:sz w:val="17"/>
                <w:szCs w:val="17"/>
              </w:rPr>
            </w:pPr>
            <w:r w:rsidRPr="007A7D33">
              <w:rPr>
                <w:sz w:val="17"/>
                <w:szCs w:val="17"/>
              </w:rPr>
              <w:t xml:space="preserve">1,428.61 </w:t>
            </w:r>
          </w:p>
        </w:tc>
        <w:tc>
          <w:tcPr>
            <w:tcW w:w="500" w:type="pct"/>
            <w:tcBorders>
              <w:top w:val="single" w:sz="4" w:space="0" w:color="auto"/>
              <w:left w:val="single" w:sz="4" w:space="0" w:color="auto"/>
              <w:bottom w:val="single" w:sz="4" w:space="0" w:color="auto"/>
              <w:right w:val="single" w:sz="4" w:space="0" w:color="auto"/>
            </w:tcBorders>
            <w:noWrap/>
            <w:vAlign w:val="center"/>
          </w:tcPr>
          <w:p w14:paraId="2B0A5563" w14:textId="77777777" w:rsidR="006A5048" w:rsidRPr="007A7D33" w:rsidRDefault="006A5048" w:rsidP="00CF44D8">
            <w:pPr>
              <w:pStyle w:val="BodyText2"/>
              <w:jc w:val="right"/>
              <w:rPr>
                <w:b/>
                <w:bCs/>
                <w:sz w:val="17"/>
                <w:szCs w:val="17"/>
                <w:lang w:eastAsia="zh-HK"/>
              </w:rPr>
            </w:pPr>
            <w:r w:rsidRPr="007A7D33">
              <w:rPr>
                <w:sz w:val="17"/>
                <w:szCs w:val="17"/>
              </w:rPr>
              <w:t xml:space="preserve">2,212.45 </w:t>
            </w:r>
          </w:p>
        </w:tc>
        <w:tc>
          <w:tcPr>
            <w:tcW w:w="500" w:type="pct"/>
            <w:tcBorders>
              <w:top w:val="single" w:sz="4" w:space="0" w:color="auto"/>
              <w:left w:val="single" w:sz="4" w:space="0" w:color="auto"/>
              <w:bottom w:val="single" w:sz="4" w:space="0" w:color="auto"/>
              <w:right w:val="single" w:sz="4" w:space="0" w:color="auto"/>
            </w:tcBorders>
            <w:noWrap/>
            <w:vAlign w:val="center"/>
          </w:tcPr>
          <w:p w14:paraId="467A6E90" w14:textId="77777777" w:rsidR="006A5048" w:rsidRPr="007A7D33" w:rsidRDefault="006A5048" w:rsidP="00CF44D8">
            <w:pPr>
              <w:pStyle w:val="BodyText2"/>
              <w:jc w:val="right"/>
              <w:rPr>
                <w:b/>
                <w:bCs/>
                <w:sz w:val="17"/>
                <w:szCs w:val="17"/>
                <w:lang w:eastAsia="zh-HK"/>
              </w:rPr>
            </w:pPr>
            <w:r w:rsidRPr="007A7D33">
              <w:rPr>
                <w:sz w:val="17"/>
                <w:szCs w:val="17"/>
              </w:rPr>
              <w:t xml:space="preserve">2,996.30 </w:t>
            </w:r>
          </w:p>
        </w:tc>
        <w:tc>
          <w:tcPr>
            <w:tcW w:w="500" w:type="pct"/>
            <w:tcBorders>
              <w:top w:val="single" w:sz="4" w:space="0" w:color="auto"/>
              <w:left w:val="single" w:sz="4" w:space="0" w:color="auto"/>
              <w:bottom w:val="single" w:sz="4" w:space="0" w:color="auto"/>
              <w:right w:val="single" w:sz="4" w:space="0" w:color="auto"/>
            </w:tcBorders>
            <w:noWrap/>
            <w:vAlign w:val="center"/>
          </w:tcPr>
          <w:p w14:paraId="61F05B9C" w14:textId="77777777" w:rsidR="006A5048" w:rsidRPr="007A7D33" w:rsidRDefault="006A5048" w:rsidP="00CF44D8">
            <w:pPr>
              <w:pStyle w:val="BodyText2"/>
              <w:jc w:val="right"/>
              <w:rPr>
                <w:b/>
                <w:bCs/>
                <w:sz w:val="17"/>
                <w:szCs w:val="17"/>
                <w:lang w:eastAsia="zh-HK"/>
              </w:rPr>
            </w:pPr>
            <w:r w:rsidRPr="007A7D33">
              <w:rPr>
                <w:sz w:val="17"/>
                <w:szCs w:val="17"/>
              </w:rPr>
              <w:t xml:space="preserve">3,361.03 </w:t>
            </w:r>
          </w:p>
        </w:tc>
        <w:tc>
          <w:tcPr>
            <w:tcW w:w="500" w:type="pct"/>
            <w:tcBorders>
              <w:top w:val="single" w:sz="4" w:space="0" w:color="auto"/>
              <w:left w:val="single" w:sz="4" w:space="0" w:color="auto"/>
              <w:bottom w:val="single" w:sz="4" w:space="0" w:color="auto"/>
              <w:right w:val="single" w:sz="4" w:space="0" w:color="auto"/>
            </w:tcBorders>
            <w:noWrap/>
            <w:vAlign w:val="center"/>
          </w:tcPr>
          <w:p w14:paraId="5CF74C95" w14:textId="77777777" w:rsidR="006A5048" w:rsidRPr="007A7D33" w:rsidRDefault="006A5048" w:rsidP="00CF44D8">
            <w:pPr>
              <w:pStyle w:val="BodyText2"/>
              <w:jc w:val="right"/>
              <w:rPr>
                <w:b/>
                <w:bCs/>
                <w:sz w:val="17"/>
                <w:szCs w:val="17"/>
                <w:lang w:eastAsia="zh-HK"/>
              </w:rPr>
            </w:pPr>
            <w:r w:rsidRPr="007A7D33">
              <w:rPr>
                <w:sz w:val="17"/>
                <w:szCs w:val="17"/>
              </w:rPr>
              <w:t xml:space="preserve">3,725.77 </w:t>
            </w:r>
          </w:p>
        </w:tc>
        <w:tc>
          <w:tcPr>
            <w:tcW w:w="500" w:type="pct"/>
            <w:tcBorders>
              <w:top w:val="single" w:sz="4" w:space="0" w:color="auto"/>
              <w:left w:val="single" w:sz="4" w:space="0" w:color="auto"/>
              <w:bottom w:val="single" w:sz="4" w:space="0" w:color="auto"/>
              <w:right w:val="single" w:sz="4" w:space="0" w:color="auto"/>
            </w:tcBorders>
            <w:noWrap/>
            <w:vAlign w:val="center"/>
          </w:tcPr>
          <w:p w14:paraId="1641D2F6" w14:textId="77777777" w:rsidR="006A5048" w:rsidRPr="007A7D33" w:rsidRDefault="006A5048" w:rsidP="00CF44D8">
            <w:pPr>
              <w:pStyle w:val="BodyText2"/>
              <w:jc w:val="right"/>
              <w:rPr>
                <w:b/>
                <w:bCs/>
                <w:sz w:val="17"/>
                <w:szCs w:val="17"/>
                <w:lang w:eastAsia="zh-HK"/>
              </w:rPr>
            </w:pPr>
            <w:r w:rsidRPr="007A7D33">
              <w:rPr>
                <w:sz w:val="17"/>
                <w:szCs w:val="17"/>
              </w:rPr>
              <w:t xml:space="preserve">4,090.51 </w:t>
            </w:r>
          </w:p>
        </w:tc>
        <w:tc>
          <w:tcPr>
            <w:tcW w:w="500" w:type="pct"/>
            <w:tcBorders>
              <w:top w:val="single" w:sz="4" w:space="0" w:color="auto"/>
              <w:left w:val="single" w:sz="4" w:space="0" w:color="auto"/>
              <w:bottom w:val="single" w:sz="4" w:space="0" w:color="auto"/>
              <w:right w:val="single" w:sz="4" w:space="0" w:color="auto"/>
            </w:tcBorders>
            <w:noWrap/>
            <w:vAlign w:val="center"/>
          </w:tcPr>
          <w:p w14:paraId="7646F13E" w14:textId="77777777" w:rsidR="006A5048" w:rsidRPr="007A7D33" w:rsidRDefault="006A5048" w:rsidP="00CF44D8">
            <w:pPr>
              <w:pStyle w:val="BodyText2"/>
              <w:jc w:val="right"/>
              <w:rPr>
                <w:b/>
                <w:bCs/>
                <w:sz w:val="17"/>
                <w:szCs w:val="17"/>
                <w:lang w:eastAsia="zh-HK"/>
              </w:rPr>
            </w:pPr>
            <w:r w:rsidRPr="007A7D33">
              <w:rPr>
                <w:sz w:val="17"/>
                <w:szCs w:val="17"/>
              </w:rPr>
              <w:t xml:space="preserve">4,455.24 </w:t>
            </w:r>
          </w:p>
        </w:tc>
        <w:tc>
          <w:tcPr>
            <w:tcW w:w="499" w:type="pct"/>
            <w:tcBorders>
              <w:top w:val="single" w:sz="4" w:space="0" w:color="auto"/>
              <w:left w:val="single" w:sz="4" w:space="0" w:color="auto"/>
              <w:bottom w:val="single" w:sz="4" w:space="0" w:color="auto"/>
              <w:right w:val="single" w:sz="4" w:space="0" w:color="auto"/>
            </w:tcBorders>
            <w:noWrap/>
            <w:vAlign w:val="center"/>
          </w:tcPr>
          <w:p w14:paraId="1AA1DB7A" w14:textId="77777777" w:rsidR="006A5048" w:rsidRPr="007A7D33" w:rsidRDefault="006A5048" w:rsidP="00CF44D8">
            <w:pPr>
              <w:pStyle w:val="BodyText2"/>
              <w:jc w:val="right"/>
              <w:rPr>
                <w:b/>
                <w:bCs/>
                <w:sz w:val="17"/>
                <w:szCs w:val="17"/>
                <w:lang w:eastAsia="zh-HK"/>
              </w:rPr>
            </w:pPr>
            <w:r w:rsidRPr="007A7D33">
              <w:rPr>
                <w:sz w:val="17"/>
                <w:szCs w:val="17"/>
              </w:rPr>
              <w:t xml:space="preserve">4,819.98 </w:t>
            </w:r>
          </w:p>
        </w:tc>
      </w:tr>
      <w:tr w:rsidR="006A5048" w:rsidRPr="007A7D33" w14:paraId="453C65F9" w14:textId="77777777" w:rsidTr="00CF44D8">
        <w:trPr>
          <w:trHeight w:val="330"/>
        </w:trPr>
        <w:tc>
          <w:tcPr>
            <w:tcW w:w="1001" w:type="pct"/>
            <w:gridSpan w:val="2"/>
            <w:tcBorders>
              <w:top w:val="single" w:sz="4" w:space="0" w:color="auto"/>
              <w:left w:val="single" w:sz="4" w:space="0" w:color="auto"/>
              <w:bottom w:val="single" w:sz="4" w:space="0" w:color="auto"/>
              <w:right w:val="single" w:sz="4" w:space="0" w:color="auto"/>
            </w:tcBorders>
            <w:noWrap/>
          </w:tcPr>
          <w:p w14:paraId="5AB4CE51" w14:textId="77777777" w:rsidR="006A5048" w:rsidRPr="007A7D33" w:rsidRDefault="006A5048" w:rsidP="00CF44D8">
            <w:pPr>
              <w:pStyle w:val="BodyText2"/>
              <w:wordWrap w:val="0"/>
              <w:jc w:val="right"/>
              <w:rPr>
                <w:b/>
                <w:sz w:val="17"/>
                <w:szCs w:val="17"/>
                <w:lang w:eastAsia="zh-HK"/>
              </w:rPr>
            </w:pPr>
            <w:r w:rsidRPr="007A7D33">
              <w:rPr>
                <w:b/>
                <w:sz w:val="17"/>
                <w:szCs w:val="17"/>
                <w:lang w:eastAsia="zh-HK"/>
              </w:rPr>
              <w:t>Total Estimated File Storage = Sub-Total (GB)</w:t>
            </w:r>
          </w:p>
          <w:p w14:paraId="655BD643" w14:textId="77777777" w:rsidR="006A5048" w:rsidRPr="007A7D33" w:rsidRDefault="006A5048" w:rsidP="00CF44D8">
            <w:pPr>
              <w:pStyle w:val="BodyText2"/>
              <w:wordWrap w:val="0"/>
              <w:jc w:val="right"/>
              <w:rPr>
                <w:b/>
                <w:sz w:val="17"/>
                <w:szCs w:val="17"/>
                <w:lang w:eastAsia="zh-HK"/>
              </w:rPr>
            </w:pPr>
            <w:r w:rsidRPr="007A7D33">
              <w:rPr>
                <w:b/>
                <w:sz w:val="17"/>
                <w:szCs w:val="17"/>
                <w:lang w:eastAsia="zh-HK"/>
              </w:rPr>
              <w:t xml:space="preserve">+ 80% for 1 revision </w:t>
            </w:r>
          </w:p>
          <w:p w14:paraId="0F37A435" w14:textId="77777777" w:rsidR="006A5048" w:rsidRPr="007A7D33" w:rsidRDefault="006A5048" w:rsidP="00CF44D8">
            <w:pPr>
              <w:pStyle w:val="BodyText2"/>
              <w:wordWrap w:val="0"/>
              <w:jc w:val="right"/>
              <w:rPr>
                <w:b/>
                <w:sz w:val="17"/>
                <w:szCs w:val="17"/>
                <w:lang w:eastAsia="zh-HK"/>
              </w:rPr>
            </w:pPr>
            <w:r w:rsidRPr="007A7D33">
              <w:rPr>
                <w:b/>
                <w:sz w:val="17"/>
                <w:szCs w:val="17"/>
                <w:lang w:eastAsia="zh-HK"/>
              </w:rPr>
              <w:t>+ 50% contingency:</w:t>
            </w:r>
          </w:p>
        </w:tc>
        <w:tc>
          <w:tcPr>
            <w:tcW w:w="500" w:type="pct"/>
            <w:tcBorders>
              <w:top w:val="single" w:sz="4" w:space="0" w:color="auto"/>
              <w:left w:val="single" w:sz="4" w:space="0" w:color="auto"/>
              <w:bottom w:val="single" w:sz="4" w:space="0" w:color="auto"/>
              <w:right w:val="single" w:sz="4" w:space="0" w:color="auto"/>
            </w:tcBorders>
            <w:noWrap/>
            <w:vAlign w:val="center"/>
          </w:tcPr>
          <w:p w14:paraId="64A32CE4" w14:textId="77777777" w:rsidR="006A5048" w:rsidRPr="007A7D33" w:rsidRDefault="006A5048" w:rsidP="00CF44D8">
            <w:pPr>
              <w:pStyle w:val="BodyText2"/>
              <w:jc w:val="right"/>
              <w:rPr>
                <w:sz w:val="17"/>
                <w:szCs w:val="17"/>
                <w:lang w:eastAsia="zh-HK"/>
              </w:rPr>
            </w:pPr>
            <w:r w:rsidRPr="007A7D33">
              <w:rPr>
                <w:sz w:val="17"/>
                <w:szCs w:val="17"/>
              </w:rPr>
              <w:t xml:space="preserve">2,000.06 </w:t>
            </w:r>
          </w:p>
        </w:tc>
        <w:tc>
          <w:tcPr>
            <w:tcW w:w="500" w:type="pct"/>
            <w:tcBorders>
              <w:top w:val="single" w:sz="4" w:space="0" w:color="auto"/>
              <w:left w:val="single" w:sz="4" w:space="0" w:color="auto"/>
              <w:bottom w:val="single" w:sz="4" w:space="0" w:color="auto"/>
              <w:right w:val="single" w:sz="4" w:space="0" w:color="auto"/>
            </w:tcBorders>
            <w:noWrap/>
            <w:vAlign w:val="center"/>
          </w:tcPr>
          <w:p w14:paraId="62FE040A" w14:textId="77777777" w:rsidR="006A5048" w:rsidRPr="007A7D33" w:rsidRDefault="006A5048" w:rsidP="00CF44D8">
            <w:pPr>
              <w:pStyle w:val="BodyText2"/>
              <w:jc w:val="right"/>
              <w:rPr>
                <w:sz w:val="17"/>
                <w:szCs w:val="17"/>
              </w:rPr>
            </w:pPr>
            <w:r w:rsidRPr="007A7D33">
              <w:rPr>
                <w:sz w:val="17"/>
                <w:szCs w:val="17"/>
              </w:rPr>
              <w:t xml:space="preserve">3,097.43 </w:t>
            </w:r>
          </w:p>
        </w:tc>
        <w:tc>
          <w:tcPr>
            <w:tcW w:w="500" w:type="pct"/>
            <w:tcBorders>
              <w:top w:val="single" w:sz="4" w:space="0" w:color="auto"/>
              <w:left w:val="single" w:sz="4" w:space="0" w:color="auto"/>
              <w:bottom w:val="single" w:sz="4" w:space="0" w:color="auto"/>
              <w:right w:val="single" w:sz="4" w:space="0" w:color="auto"/>
            </w:tcBorders>
            <w:noWrap/>
            <w:vAlign w:val="center"/>
          </w:tcPr>
          <w:p w14:paraId="45EDCBF9" w14:textId="77777777" w:rsidR="006A5048" w:rsidRPr="007A7D33" w:rsidRDefault="006A5048" w:rsidP="00CF44D8">
            <w:pPr>
              <w:pStyle w:val="BodyText2"/>
              <w:jc w:val="right"/>
              <w:rPr>
                <w:sz w:val="17"/>
                <w:szCs w:val="17"/>
              </w:rPr>
            </w:pPr>
            <w:r w:rsidRPr="007A7D33">
              <w:rPr>
                <w:sz w:val="17"/>
                <w:szCs w:val="17"/>
              </w:rPr>
              <w:t xml:space="preserve">4,194.82 </w:t>
            </w:r>
          </w:p>
        </w:tc>
        <w:tc>
          <w:tcPr>
            <w:tcW w:w="500" w:type="pct"/>
            <w:tcBorders>
              <w:top w:val="single" w:sz="4" w:space="0" w:color="auto"/>
              <w:left w:val="single" w:sz="4" w:space="0" w:color="auto"/>
              <w:bottom w:val="single" w:sz="4" w:space="0" w:color="auto"/>
              <w:right w:val="single" w:sz="4" w:space="0" w:color="auto"/>
            </w:tcBorders>
            <w:noWrap/>
            <w:vAlign w:val="center"/>
          </w:tcPr>
          <w:p w14:paraId="4EB6EF37" w14:textId="77777777" w:rsidR="006A5048" w:rsidRPr="007A7D33" w:rsidRDefault="006A5048" w:rsidP="00CF44D8">
            <w:pPr>
              <w:pStyle w:val="BodyText2"/>
              <w:jc w:val="right"/>
              <w:rPr>
                <w:sz w:val="17"/>
                <w:szCs w:val="17"/>
              </w:rPr>
            </w:pPr>
            <w:r w:rsidRPr="007A7D33">
              <w:rPr>
                <w:sz w:val="17"/>
                <w:szCs w:val="17"/>
              </w:rPr>
              <w:t xml:space="preserve">4,705.45 </w:t>
            </w:r>
          </w:p>
        </w:tc>
        <w:tc>
          <w:tcPr>
            <w:tcW w:w="500" w:type="pct"/>
            <w:tcBorders>
              <w:top w:val="single" w:sz="4" w:space="0" w:color="auto"/>
              <w:left w:val="single" w:sz="4" w:space="0" w:color="auto"/>
              <w:bottom w:val="single" w:sz="4" w:space="0" w:color="auto"/>
              <w:right w:val="single" w:sz="4" w:space="0" w:color="auto"/>
            </w:tcBorders>
            <w:noWrap/>
            <w:vAlign w:val="center"/>
          </w:tcPr>
          <w:p w14:paraId="5B03F010" w14:textId="77777777" w:rsidR="006A5048" w:rsidRPr="007A7D33" w:rsidRDefault="006A5048" w:rsidP="00CF44D8">
            <w:pPr>
              <w:pStyle w:val="BodyText2"/>
              <w:jc w:val="right"/>
              <w:rPr>
                <w:sz w:val="17"/>
                <w:szCs w:val="17"/>
              </w:rPr>
            </w:pPr>
            <w:r w:rsidRPr="007A7D33">
              <w:rPr>
                <w:sz w:val="17"/>
                <w:szCs w:val="17"/>
              </w:rPr>
              <w:t xml:space="preserve">5,216.08 </w:t>
            </w:r>
          </w:p>
        </w:tc>
        <w:tc>
          <w:tcPr>
            <w:tcW w:w="500" w:type="pct"/>
            <w:tcBorders>
              <w:top w:val="single" w:sz="4" w:space="0" w:color="auto"/>
              <w:left w:val="single" w:sz="4" w:space="0" w:color="auto"/>
              <w:bottom w:val="single" w:sz="4" w:space="0" w:color="auto"/>
              <w:right w:val="single" w:sz="4" w:space="0" w:color="auto"/>
            </w:tcBorders>
            <w:noWrap/>
            <w:vAlign w:val="center"/>
          </w:tcPr>
          <w:p w14:paraId="411D82E9" w14:textId="77777777" w:rsidR="006A5048" w:rsidRPr="007A7D33" w:rsidRDefault="006A5048" w:rsidP="00CF44D8">
            <w:pPr>
              <w:pStyle w:val="BodyText2"/>
              <w:jc w:val="right"/>
              <w:rPr>
                <w:sz w:val="17"/>
                <w:szCs w:val="17"/>
              </w:rPr>
            </w:pPr>
            <w:r w:rsidRPr="007A7D33">
              <w:rPr>
                <w:sz w:val="17"/>
                <w:szCs w:val="17"/>
              </w:rPr>
              <w:t xml:space="preserve">5,726.72 </w:t>
            </w:r>
          </w:p>
        </w:tc>
        <w:tc>
          <w:tcPr>
            <w:tcW w:w="500" w:type="pct"/>
            <w:tcBorders>
              <w:top w:val="single" w:sz="4" w:space="0" w:color="auto"/>
              <w:left w:val="single" w:sz="4" w:space="0" w:color="auto"/>
              <w:bottom w:val="single" w:sz="4" w:space="0" w:color="auto"/>
              <w:right w:val="single" w:sz="4" w:space="0" w:color="auto"/>
            </w:tcBorders>
            <w:noWrap/>
            <w:vAlign w:val="center"/>
          </w:tcPr>
          <w:p w14:paraId="2433EA1B" w14:textId="77777777" w:rsidR="006A5048" w:rsidRPr="007A7D33" w:rsidRDefault="006A5048" w:rsidP="00CF44D8">
            <w:pPr>
              <w:pStyle w:val="BodyText2"/>
              <w:jc w:val="right"/>
              <w:rPr>
                <w:sz w:val="17"/>
                <w:szCs w:val="17"/>
              </w:rPr>
            </w:pPr>
            <w:r w:rsidRPr="007A7D33">
              <w:rPr>
                <w:sz w:val="17"/>
                <w:szCs w:val="17"/>
              </w:rPr>
              <w:t xml:space="preserve">6,237.34 </w:t>
            </w:r>
          </w:p>
        </w:tc>
        <w:tc>
          <w:tcPr>
            <w:tcW w:w="499" w:type="pct"/>
            <w:tcBorders>
              <w:top w:val="single" w:sz="4" w:space="0" w:color="auto"/>
              <w:left w:val="single" w:sz="4" w:space="0" w:color="auto"/>
              <w:bottom w:val="single" w:sz="4" w:space="0" w:color="auto"/>
              <w:right w:val="single" w:sz="4" w:space="0" w:color="auto"/>
            </w:tcBorders>
            <w:noWrap/>
            <w:vAlign w:val="center"/>
          </w:tcPr>
          <w:p w14:paraId="76A8CFE4" w14:textId="77777777" w:rsidR="006A5048" w:rsidRPr="007A7D33" w:rsidRDefault="006A5048" w:rsidP="00CF44D8">
            <w:pPr>
              <w:pStyle w:val="BodyText2"/>
              <w:jc w:val="right"/>
              <w:rPr>
                <w:sz w:val="17"/>
                <w:szCs w:val="17"/>
              </w:rPr>
            </w:pPr>
            <w:r w:rsidRPr="007A7D33">
              <w:rPr>
                <w:sz w:val="17"/>
                <w:szCs w:val="17"/>
              </w:rPr>
              <w:t xml:space="preserve">6,747.98 </w:t>
            </w:r>
          </w:p>
        </w:tc>
      </w:tr>
    </w:tbl>
    <w:p w14:paraId="3DB56DDD" w14:textId="78E31805" w:rsidR="006A5048" w:rsidRPr="007A7D33" w:rsidRDefault="006A5048" w:rsidP="007A7D33">
      <w:pPr>
        <w:pStyle w:val="BodyText2"/>
        <w:ind w:left="0" w:firstLine="0"/>
        <w:rPr>
          <w:sz w:val="24"/>
          <w:szCs w:val="24"/>
          <w:lang w:eastAsia="zh-HK"/>
        </w:rPr>
      </w:pPr>
      <w:r w:rsidRPr="007A7D33">
        <w:rPr>
          <w:sz w:val="24"/>
          <w:szCs w:val="24"/>
          <w:lang w:eastAsia="zh-HK"/>
        </w:rPr>
        <w:t>Total Estimated File Storage for cases (GB) = 6,748GB (or 6.75TB)</w:t>
      </w:r>
    </w:p>
    <w:p w14:paraId="047AB612" w14:textId="564A9A47" w:rsidR="006A5048" w:rsidRPr="007A7D33" w:rsidRDefault="006A5048" w:rsidP="007A7D33">
      <w:pPr>
        <w:pStyle w:val="BodyText2"/>
        <w:rPr>
          <w:b/>
          <w:sz w:val="24"/>
          <w:szCs w:val="24"/>
          <w:u w:val="single"/>
          <w:lang w:eastAsia="zh-HK"/>
        </w:rPr>
      </w:pPr>
      <w:r w:rsidRPr="007A7D33">
        <w:rPr>
          <w:b/>
          <w:sz w:val="24"/>
          <w:szCs w:val="24"/>
          <w:u w:val="single"/>
          <w:lang w:eastAsia="zh-HK"/>
        </w:rPr>
        <w:lastRenderedPageBreak/>
        <w:t>Storage for AutoCAD files</w:t>
      </w:r>
    </w:p>
    <w:p w14:paraId="1E276EA5" w14:textId="6FEC5FEC" w:rsidR="006A5048" w:rsidRPr="007A7D33" w:rsidRDefault="006A5048" w:rsidP="005E199C">
      <w:pPr>
        <w:pStyle w:val="BodyText2"/>
        <w:ind w:left="0" w:firstLine="0"/>
        <w:rPr>
          <w:sz w:val="24"/>
          <w:szCs w:val="24"/>
        </w:rPr>
      </w:pPr>
      <w:r w:rsidRPr="007A7D33">
        <w:rPr>
          <w:sz w:val="24"/>
          <w:szCs w:val="24"/>
        </w:rPr>
        <w:t>To support CAD file formats (such as AutoCAD) that have a larger file size than PDF files, the demand for additional file storage would be much higher. It is estimated that a total of around 22TB file storage (i.e. about 2.8 times that for PDF file format) would be required to support the cases with AutoCAD file submissions.  The average size for each page of AutoCAD is around 2MB to 3MB and a comparable PDF file would usually be less than 500KB in size. In addition to the consideration in DMS storage sizing, the following issues are also considered:</w:t>
      </w:r>
      <w:r w:rsidR="005E199C">
        <w:rPr>
          <w:sz w:val="24"/>
          <w:szCs w:val="24"/>
        </w:rPr>
        <w:br/>
      </w:r>
    </w:p>
    <w:p w14:paraId="66221716" w14:textId="6277164C" w:rsidR="006A5048" w:rsidRPr="000A1D94" w:rsidRDefault="006A5048" w:rsidP="00CF44D8">
      <w:pPr>
        <w:pStyle w:val="BodyText2"/>
        <w:rPr>
          <w:i/>
          <w:sz w:val="24"/>
          <w:szCs w:val="24"/>
          <w:u w:val="single"/>
          <w:lang w:eastAsia="zh-HK"/>
        </w:rPr>
      </w:pPr>
      <w:r w:rsidRPr="000A1D94">
        <w:rPr>
          <w:i/>
          <w:sz w:val="24"/>
          <w:szCs w:val="24"/>
          <w:u w:val="single"/>
          <w:lang w:eastAsia="zh-HK"/>
        </w:rPr>
        <w:t>Network bandwidth</w:t>
      </w:r>
    </w:p>
    <w:p w14:paraId="44DC9177" w14:textId="77777777" w:rsidR="006A5048" w:rsidRPr="007A7D33" w:rsidRDefault="006A5048" w:rsidP="005E199C">
      <w:pPr>
        <w:pStyle w:val="BodyText2"/>
        <w:ind w:left="0" w:firstLine="0"/>
        <w:rPr>
          <w:sz w:val="24"/>
          <w:szCs w:val="24"/>
        </w:rPr>
      </w:pPr>
      <w:r w:rsidRPr="007A7D33">
        <w:rPr>
          <w:sz w:val="24"/>
          <w:szCs w:val="24"/>
        </w:rPr>
        <w:t>According to the sizing estimate for COCR submissions, the total size of attachments with drawings in AutoCAD format is about 6 times of that with drawings in PDF format. Under the same networking infrastructure, it is estimated that the applicant/user would spent 6 times longer to upload/download the supporting documents when AutoCAD files are included. For e-submission through WBRS, the much longer upload/download time would discourage applicants from using the WBRS.  This would also lower the efficiency for the DMS user to complete the processing of the cases.</w:t>
      </w:r>
    </w:p>
    <w:p w14:paraId="5CC56057" w14:textId="77777777" w:rsidR="006A5048" w:rsidRDefault="006A5048" w:rsidP="006A5048">
      <w:pPr>
        <w:pStyle w:val="BodyText2"/>
        <w:rPr>
          <w:sz w:val="24"/>
          <w:szCs w:val="24"/>
          <w:lang w:eastAsia="zh-HK"/>
        </w:rPr>
      </w:pPr>
    </w:p>
    <w:p w14:paraId="342AF4BF" w14:textId="77777777" w:rsidR="00CF44D8" w:rsidRPr="007A7D33" w:rsidRDefault="00CF44D8" w:rsidP="006A5048">
      <w:pPr>
        <w:pStyle w:val="BodyText2"/>
        <w:rPr>
          <w:sz w:val="24"/>
          <w:szCs w:val="24"/>
          <w:lang w:eastAsia="zh-HK"/>
        </w:rPr>
      </w:pPr>
    </w:p>
    <w:p w14:paraId="7ADEB4C5" w14:textId="6EFC1D99" w:rsidR="006A5048" w:rsidRPr="000A1D94" w:rsidRDefault="006A5048" w:rsidP="00CF44D8">
      <w:pPr>
        <w:pStyle w:val="BodyText2"/>
        <w:rPr>
          <w:i/>
          <w:sz w:val="24"/>
          <w:szCs w:val="24"/>
          <w:u w:val="single"/>
          <w:lang w:eastAsia="zh-HK"/>
        </w:rPr>
      </w:pPr>
      <w:r w:rsidRPr="000A1D94">
        <w:rPr>
          <w:i/>
          <w:sz w:val="24"/>
          <w:szCs w:val="24"/>
          <w:u w:val="single"/>
          <w:lang w:eastAsia="zh-HK"/>
        </w:rPr>
        <w:lastRenderedPageBreak/>
        <w:t>WBRS storage</w:t>
      </w:r>
    </w:p>
    <w:p w14:paraId="7A8FAB7F" w14:textId="330162F1" w:rsidR="006A5048" w:rsidRPr="007A7D33" w:rsidRDefault="006A5048" w:rsidP="00CF44D8">
      <w:pPr>
        <w:pStyle w:val="BodyText2"/>
        <w:ind w:left="0" w:firstLine="0"/>
        <w:rPr>
          <w:sz w:val="24"/>
          <w:szCs w:val="24"/>
          <w:lang w:eastAsia="zh-HK"/>
        </w:rPr>
      </w:pPr>
      <w:r w:rsidRPr="007A7D33">
        <w:rPr>
          <w:sz w:val="24"/>
          <w:szCs w:val="24"/>
        </w:rPr>
        <w:t>According to the latest estimation, a case of COCR may require 660MB of storage on average for the supporting documents and CAD files.  As at today, available storage in WBRS would NOT be enough for handling 600 COCR cases even for the first year.</w:t>
      </w:r>
      <w:r w:rsidR="00CF44D8">
        <w:rPr>
          <w:sz w:val="24"/>
          <w:szCs w:val="24"/>
          <w:lang w:eastAsia="zh-HK"/>
        </w:rPr>
        <w:br/>
      </w:r>
    </w:p>
    <w:p w14:paraId="1926D8B3" w14:textId="573D8E9E" w:rsidR="006A5048" w:rsidRPr="000A1D94" w:rsidRDefault="006A5048" w:rsidP="00CF44D8">
      <w:pPr>
        <w:pStyle w:val="BodyText2"/>
        <w:rPr>
          <w:i/>
          <w:sz w:val="24"/>
          <w:szCs w:val="24"/>
          <w:u w:val="single"/>
          <w:lang w:eastAsia="zh-HK"/>
        </w:rPr>
      </w:pPr>
      <w:r w:rsidRPr="000A1D94">
        <w:rPr>
          <w:i/>
          <w:sz w:val="24"/>
          <w:szCs w:val="24"/>
          <w:u w:val="single"/>
          <w:lang w:eastAsia="zh-HK"/>
        </w:rPr>
        <w:t>Client workstation configuration</w:t>
      </w:r>
    </w:p>
    <w:p w14:paraId="6F6DBD75" w14:textId="60C65DCB" w:rsidR="006A5048" w:rsidRPr="007A7D33" w:rsidRDefault="006A5048" w:rsidP="00CF44D8">
      <w:pPr>
        <w:pStyle w:val="BodyText2"/>
        <w:ind w:left="0" w:firstLine="0"/>
        <w:rPr>
          <w:sz w:val="24"/>
          <w:szCs w:val="24"/>
        </w:rPr>
      </w:pPr>
      <w:r w:rsidRPr="007A7D33">
        <w:rPr>
          <w:sz w:val="24"/>
          <w:szCs w:val="24"/>
        </w:rPr>
        <w:t>Client workstation could be configured with additional software for users to view the CAD files in dwg format. However, different applicants may use different types of CAD software and different versions of viewer or regularly upgrade the software would be required to view the submitted files.  This would increase the operation and maintenance efforts of the DMS.</w:t>
      </w:r>
      <w:r w:rsidR="00CF44D8">
        <w:rPr>
          <w:sz w:val="24"/>
          <w:szCs w:val="24"/>
        </w:rPr>
        <w:br/>
      </w:r>
    </w:p>
    <w:p w14:paraId="600A2D5C" w14:textId="77777777" w:rsidR="006A5048" w:rsidRPr="007A7D33" w:rsidRDefault="006A5048" w:rsidP="00CF44D8">
      <w:pPr>
        <w:pStyle w:val="BodyText2"/>
        <w:ind w:left="0" w:firstLine="0"/>
        <w:rPr>
          <w:sz w:val="24"/>
          <w:szCs w:val="24"/>
        </w:rPr>
      </w:pPr>
      <w:r w:rsidRPr="007A7D33">
        <w:rPr>
          <w:sz w:val="24"/>
          <w:szCs w:val="24"/>
        </w:rPr>
        <w:t>CAD files should be converted into PDF file format for BEEO case submissions. In case the demand for supporting document submission in CAD file format have been increased in the future, it is recommended that the necessary study, evaluation and implementation would be conducted in another project to address the needs.</w:t>
      </w:r>
    </w:p>
    <w:p w14:paraId="017B1CEF" w14:textId="77777777" w:rsidR="006A5048" w:rsidRPr="007A7D33" w:rsidRDefault="006A5048" w:rsidP="006A5048">
      <w:pPr>
        <w:pStyle w:val="BodyText2"/>
        <w:rPr>
          <w:sz w:val="24"/>
          <w:szCs w:val="24"/>
          <w:lang w:eastAsia="zh-HK"/>
        </w:rPr>
        <w:sectPr w:rsidR="006A5048" w:rsidRPr="007A7D33" w:rsidSect="00CF44D8">
          <w:headerReference w:type="default" r:id="rId14"/>
          <w:footerReference w:type="default" r:id="rId15"/>
          <w:pgSz w:w="16834" w:h="11909" w:orient="landscape" w:code="9"/>
          <w:pgMar w:top="1152" w:right="1440" w:bottom="1440" w:left="1440" w:header="720" w:footer="720" w:gutter="0"/>
          <w:cols w:space="720"/>
          <w:docGrid w:linePitch="326"/>
        </w:sectPr>
      </w:pPr>
    </w:p>
    <w:p w14:paraId="208B6CD0" w14:textId="6CA0DF3D" w:rsidR="006A5048" w:rsidRPr="00916471" w:rsidRDefault="006A5048" w:rsidP="00916471">
      <w:pPr>
        <w:pStyle w:val="Heading2"/>
        <w:spacing w:line="360" w:lineRule="auto"/>
        <w:rPr>
          <w:b/>
          <w:caps w:val="0"/>
          <w:lang w:eastAsia="zh-CN"/>
        </w:rPr>
      </w:pPr>
      <w:bookmarkStart w:id="41" w:name="_Toc98238160"/>
      <w:bookmarkStart w:id="42" w:name="_Toc98263751"/>
      <w:bookmarkStart w:id="43" w:name="_Toc251763588"/>
      <w:bookmarkStart w:id="44" w:name="_Toc251930711"/>
      <w:bookmarkStart w:id="45" w:name="_Toc314590107"/>
      <w:bookmarkStart w:id="46" w:name="_Toc92701755"/>
      <w:r w:rsidRPr="00916471">
        <w:rPr>
          <w:b/>
          <w:caps w:val="0"/>
          <w:lang w:eastAsia="zh-CN"/>
        </w:rPr>
        <w:lastRenderedPageBreak/>
        <w:t>Technical Architecture</w:t>
      </w:r>
      <w:bookmarkEnd w:id="41"/>
      <w:bookmarkEnd w:id="42"/>
      <w:bookmarkEnd w:id="43"/>
      <w:bookmarkEnd w:id="44"/>
      <w:bookmarkEnd w:id="45"/>
      <w:bookmarkEnd w:id="46"/>
    </w:p>
    <w:p w14:paraId="1FDA24EE" w14:textId="77777777" w:rsidR="006A5048" w:rsidRPr="007A7D33" w:rsidRDefault="006A5048" w:rsidP="00CF44D8">
      <w:pPr>
        <w:pStyle w:val="BodyText2"/>
        <w:ind w:left="0" w:firstLine="0"/>
        <w:rPr>
          <w:sz w:val="24"/>
          <w:szCs w:val="24"/>
        </w:rPr>
      </w:pPr>
      <w:r w:rsidRPr="007A7D33">
        <w:rPr>
          <w:sz w:val="24"/>
          <w:szCs w:val="24"/>
        </w:rPr>
        <w:t>This section described the detailed technical design of the system. Technical recommendations on the following areas will be covered:</w:t>
      </w:r>
    </w:p>
    <w:p w14:paraId="0EC78F3D"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 xml:space="preserve">Infrastructure </w:t>
      </w:r>
    </w:p>
    <w:p w14:paraId="18CEC34C"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Database Management Service</w:t>
      </w:r>
    </w:p>
    <w:p w14:paraId="4F26ED8F"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System Interface</w:t>
      </w:r>
    </w:p>
    <w:p w14:paraId="23747492"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Chinese Character Support</w:t>
      </w:r>
    </w:p>
    <w:p w14:paraId="45A8D4EA"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Hardware and Software Requirement</w:t>
      </w:r>
    </w:p>
    <w:p w14:paraId="78FCE09B"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 xml:space="preserve">Data Backup and Recovery </w:t>
      </w:r>
    </w:p>
    <w:p w14:paraId="1841A514"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 xml:space="preserve">Disaster Recovery </w:t>
      </w:r>
    </w:p>
    <w:p w14:paraId="2966B307"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Development Facilities</w:t>
      </w:r>
    </w:p>
    <w:p w14:paraId="63EEE750" w14:textId="6C55EE9B"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 xml:space="preserve">Location of </w:t>
      </w:r>
      <w:r w:rsidR="00916471" w:rsidRPr="007A7D33">
        <w:rPr>
          <w:sz w:val="24"/>
          <w:szCs w:val="24"/>
        </w:rPr>
        <w:t>Equipment</w:t>
      </w:r>
    </w:p>
    <w:p w14:paraId="5F2CC4BF" w14:textId="77777777" w:rsidR="006A5048" w:rsidRPr="007A7D33" w:rsidRDefault="006A5048" w:rsidP="00C502EB">
      <w:pPr>
        <w:numPr>
          <w:ilvl w:val="0"/>
          <w:numId w:val="15"/>
        </w:numPr>
        <w:tabs>
          <w:tab w:val="clear" w:pos="1000"/>
          <w:tab w:val="left" w:pos="900"/>
        </w:tabs>
        <w:spacing w:before="60" w:after="60"/>
        <w:ind w:left="900" w:hanging="420"/>
        <w:rPr>
          <w:sz w:val="24"/>
          <w:szCs w:val="24"/>
        </w:rPr>
      </w:pPr>
      <w:r w:rsidRPr="007A7D33">
        <w:rPr>
          <w:sz w:val="24"/>
          <w:szCs w:val="24"/>
        </w:rPr>
        <w:t>Maintenance and Upgrade</w:t>
      </w:r>
    </w:p>
    <w:p w14:paraId="5384C7AD" w14:textId="77777777" w:rsidR="006A5048" w:rsidRDefault="006A5048" w:rsidP="006A5048">
      <w:pPr>
        <w:rPr>
          <w:sz w:val="24"/>
          <w:szCs w:val="24"/>
        </w:rPr>
      </w:pPr>
    </w:p>
    <w:p w14:paraId="5E123AAE" w14:textId="77777777" w:rsidR="00916471" w:rsidRPr="007A7D33" w:rsidRDefault="00916471" w:rsidP="006A5048">
      <w:pPr>
        <w:rPr>
          <w:sz w:val="24"/>
          <w:szCs w:val="24"/>
        </w:rPr>
      </w:pPr>
    </w:p>
    <w:p w14:paraId="4C4264D1" w14:textId="4E4ACE08" w:rsidR="006A5048" w:rsidRPr="00916471" w:rsidRDefault="006A5048" w:rsidP="00916471">
      <w:pPr>
        <w:pStyle w:val="Heading3"/>
        <w:spacing w:line="360" w:lineRule="auto"/>
        <w:ind w:left="0" w:firstLine="0"/>
        <w:jc w:val="both"/>
        <w:rPr>
          <w:b/>
          <w:sz w:val="24"/>
          <w:szCs w:val="24"/>
          <w:lang w:eastAsia="zh-CN"/>
        </w:rPr>
      </w:pPr>
      <w:bookmarkStart w:id="47" w:name="_Toc498448845"/>
      <w:bookmarkStart w:id="48" w:name="_Toc498572010"/>
      <w:bookmarkStart w:id="49" w:name="_Toc515700960"/>
      <w:bookmarkStart w:id="50" w:name="_Toc84652765"/>
      <w:bookmarkStart w:id="51" w:name="_Toc98238161"/>
      <w:bookmarkStart w:id="52" w:name="_Toc251763589"/>
      <w:bookmarkStart w:id="53" w:name="_Toc251930712"/>
      <w:bookmarkStart w:id="54" w:name="_Toc92701756"/>
      <w:r w:rsidRPr="00916471">
        <w:rPr>
          <w:b/>
          <w:sz w:val="24"/>
          <w:szCs w:val="24"/>
          <w:lang w:eastAsia="zh-CN"/>
        </w:rPr>
        <w:t>System Environment Overview</w:t>
      </w:r>
      <w:bookmarkEnd w:id="47"/>
      <w:bookmarkEnd w:id="48"/>
      <w:bookmarkEnd w:id="49"/>
      <w:bookmarkEnd w:id="50"/>
      <w:bookmarkEnd w:id="51"/>
      <w:bookmarkEnd w:id="52"/>
      <w:bookmarkEnd w:id="53"/>
      <w:bookmarkEnd w:id="54"/>
    </w:p>
    <w:p w14:paraId="09610A4F" w14:textId="76C72AE8" w:rsidR="006A5048" w:rsidRPr="007A7D33" w:rsidRDefault="006A5048" w:rsidP="00B53B55">
      <w:pPr>
        <w:pStyle w:val="BodyText2"/>
        <w:ind w:left="0" w:firstLine="0"/>
        <w:rPr>
          <w:sz w:val="24"/>
          <w:szCs w:val="24"/>
        </w:rPr>
      </w:pPr>
      <w:r w:rsidRPr="007A7D33">
        <w:rPr>
          <w:sz w:val="24"/>
          <w:szCs w:val="24"/>
        </w:rPr>
        <w:t>In this section, the recommended technical solution for DMS is described. The technical solution is devised after studying the user requirements. A modular and structured design has been adopted for the technical architecture of the system to ensure that the proposed system not only meets the current requirements but is also expandable to fit future expansion. Current and emerging technologies have been studied and the proper solutions have been identified.</w:t>
      </w:r>
      <w:r w:rsidR="00B53B55">
        <w:rPr>
          <w:sz w:val="24"/>
          <w:szCs w:val="24"/>
        </w:rPr>
        <w:br/>
      </w:r>
    </w:p>
    <w:p w14:paraId="6AD52DAC" w14:textId="77777777" w:rsidR="006A5048" w:rsidRPr="00916471" w:rsidRDefault="006A5048" w:rsidP="00B53B55">
      <w:pPr>
        <w:pStyle w:val="Heading3"/>
        <w:pageBreakBefore/>
        <w:spacing w:line="360" w:lineRule="auto"/>
        <w:ind w:left="0" w:firstLine="0"/>
        <w:jc w:val="both"/>
        <w:rPr>
          <w:b/>
          <w:sz w:val="24"/>
          <w:szCs w:val="24"/>
          <w:lang w:eastAsia="zh-CN"/>
        </w:rPr>
      </w:pPr>
      <w:bookmarkStart w:id="55" w:name="_Toc498448844"/>
      <w:bookmarkStart w:id="56" w:name="_Toc498572009"/>
      <w:bookmarkStart w:id="57" w:name="_Ref500238541"/>
      <w:bookmarkStart w:id="58" w:name="_Ref500238545"/>
      <w:bookmarkStart w:id="59" w:name="_Toc515700959"/>
      <w:bookmarkStart w:id="60" w:name="_Toc78781581"/>
      <w:bookmarkStart w:id="61" w:name="_Toc84652766"/>
      <w:bookmarkStart w:id="62" w:name="_Toc98238162"/>
      <w:bookmarkStart w:id="63" w:name="_Toc251763590"/>
      <w:bookmarkStart w:id="64" w:name="_Toc251930713"/>
      <w:bookmarkStart w:id="65" w:name="_Toc92701757"/>
      <w:r w:rsidRPr="00916471">
        <w:rPr>
          <w:b/>
          <w:sz w:val="24"/>
          <w:szCs w:val="24"/>
          <w:lang w:eastAsia="zh-CN"/>
        </w:rPr>
        <w:lastRenderedPageBreak/>
        <w:t xml:space="preserve">Technical System </w:t>
      </w:r>
      <w:bookmarkEnd w:id="55"/>
      <w:bookmarkEnd w:id="56"/>
      <w:bookmarkEnd w:id="57"/>
      <w:bookmarkEnd w:id="58"/>
      <w:bookmarkEnd w:id="59"/>
      <w:bookmarkEnd w:id="60"/>
      <w:r w:rsidRPr="00916471">
        <w:rPr>
          <w:b/>
          <w:sz w:val="24"/>
          <w:szCs w:val="24"/>
          <w:lang w:eastAsia="zh-CN"/>
        </w:rPr>
        <w:t>Architecture</w:t>
      </w:r>
      <w:bookmarkEnd w:id="61"/>
      <w:bookmarkEnd w:id="62"/>
      <w:bookmarkEnd w:id="63"/>
      <w:bookmarkEnd w:id="64"/>
      <w:bookmarkEnd w:id="65"/>
    </w:p>
    <w:p w14:paraId="0CE4BB2C" w14:textId="77777777" w:rsidR="006A5048" w:rsidRPr="00B53B55" w:rsidRDefault="006A5048" w:rsidP="00B53B55">
      <w:pPr>
        <w:pStyle w:val="Heading4"/>
        <w:spacing w:line="360" w:lineRule="auto"/>
        <w:rPr>
          <w:b/>
          <w:sz w:val="24"/>
          <w:szCs w:val="24"/>
          <w:lang w:eastAsia="zh-CN"/>
        </w:rPr>
      </w:pPr>
      <w:bookmarkStart w:id="66" w:name="_Toc251763591"/>
      <w:bookmarkStart w:id="67" w:name="_Toc251930714"/>
      <w:bookmarkStart w:id="68" w:name="_Toc92701758"/>
      <w:r w:rsidRPr="00B53B55">
        <w:rPr>
          <w:b/>
          <w:sz w:val="24"/>
          <w:szCs w:val="24"/>
          <w:lang w:eastAsia="zh-CN"/>
        </w:rPr>
        <w:t>Logical Model</w:t>
      </w:r>
      <w:bookmarkEnd w:id="66"/>
      <w:bookmarkEnd w:id="67"/>
      <w:bookmarkEnd w:id="68"/>
    </w:p>
    <w:p w14:paraId="48CA9A78" w14:textId="7805C075" w:rsidR="006A5048" w:rsidRPr="007A7D33" w:rsidRDefault="006A5048" w:rsidP="000E6810">
      <w:pPr>
        <w:pStyle w:val="BodyText2"/>
        <w:ind w:left="0" w:firstLine="0"/>
        <w:rPr>
          <w:sz w:val="24"/>
          <w:szCs w:val="24"/>
        </w:rPr>
      </w:pPr>
      <w:r w:rsidRPr="007A7D33">
        <w:rPr>
          <w:sz w:val="24"/>
          <w:szCs w:val="24"/>
        </w:rPr>
        <w:t>The DMS is designed to be a web-based system supporting the registration and required operations for Buildings Energy Efficiency Ordinance (BEEO) of EEO. Logical system architecture is shown below:</w:t>
      </w:r>
    </w:p>
    <w:p w14:paraId="1F94B873" w14:textId="77777777" w:rsidR="006A5048" w:rsidRPr="007A7D33" w:rsidRDefault="00AC53F5" w:rsidP="006A5048">
      <w:pPr>
        <w:pStyle w:val="BodyText2"/>
        <w:rPr>
          <w:sz w:val="24"/>
          <w:szCs w:val="24"/>
        </w:rPr>
      </w:pPr>
      <w:r w:rsidRPr="00AC53F5">
        <w:rPr>
          <w:noProof/>
          <w:sz w:val="24"/>
          <w:szCs w:val="24"/>
        </w:rPr>
        <w:object w:dxaOrig="16148" w:dyaOrig="11298" w14:anchorId="2505A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68.5pt;height:324.5pt;mso-width-percent:0;mso-height-percent:0;mso-width-percent:0;mso-height-percent:0" o:ole="">
            <v:imagedata r:id="rId16" o:title=""/>
          </v:shape>
          <o:OLEObject Type="Embed" ProgID="Visio.Drawing.11" ShapeID="_x0000_i1028" DrawAspect="Content" ObjectID="_1803884875" r:id="rId17"/>
        </w:object>
      </w:r>
    </w:p>
    <w:p w14:paraId="2774D8DD" w14:textId="77777777" w:rsidR="006A5048" w:rsidRPr="007A7D33" w:rsidRDefault="006A5048" w:rsidP="006A5048">
      <w:pPr>
        <w:pStyle w:val="BodyText2"/>
        <w:rPr>
          <w:sz w:val="24"/>
          <w:szCs w:val="24"/>
        </w:rPr>
      </w:pPr>
      <w:r w:rsidRPr="007A7D33">
        <w:rPr>
          <w:sz w:val="24"/>
          <w:szCs w:val="24"/>
        </w:rPr>
        <w:t xml:space="preserve">The DMS system will be a web-based system and make use of various web technologies. </w:t>
      </w:r>
    </w:p>
    <w:p w14:paraId="0FB53B13" w14:textId="77777777" w:rsidR="000E6810" w:rsidRDefault="000E6810" w:rsidP="000E6810">
      <w:pPr>
        <w:pStyle w:val="BodyText2"/>
        <w:ind w:left="0" w:firstLine="0"/>
        <w:rPr>
          <w:sz w:val="24"/>
          <w:szCs w:val="24"/>
        </w:rPr>
      </w:pPr>
    </w:p>
    <w:p w14:paraId="36A7F10A" w14:textId="77777777" w:rsidR="000E6810" w:rsidRDefault="000E6810" w:rsidP="000E6810">
      <w:pPr>
        <w:pStyle w:val="BodyText2"/>
        <w:ind w:left="0" w:firstLine="0"/>
        <w:rPr>
          <w:sz w:val="24"/>
          <w:szCs w:val="24"/>
        </w:rPr>
      </w:pPr>
    </w:p>
    <w:p w14:paraId="63D6DBC1" w14:textId="77777777" w:rsidR="000E6810" w:rsidRDefault="000E6810" w:rsidP="000E6810">
      <w:pPr>
        <w:pStyle w:val="BodyText2"/>
        <w:ind w:left="0" w:firstLine="0"/>
        <w:rPr>
          <w:sz w:val="24"/>
          <w:szCs w:val="24"/>
        </w:rPr>
      </w:pPr>
    </w:p>
    <w:p w14:paraId="44B9741F" w14:textId="77777777" w:rsidR="000E6810" w:rsidRDefault="000E6810" w:rsidP="000E6810">
      <w:pPr>
        <w:pStyle w:val="BodyText2"/>
        <w:ind w:left="0" w:firstLine="0"/>
        <w:rPr>
          <w:sz w:val="24"/>
          <w:szCs w:val="24"/>
        </w:rPr>
      </w:pPr>
    </w:p>
    <w:p w14:paraId="24C08786" w14:textId="778876F7" w:rsidR="006A5048" w:rsidRPr="007A7D33" w:rsidRDefault="006A5048" w:rsidP="000E6810">
      <w:pPr>
        <w:pStyle w:val="BodyText2"/>
        <w:ind w:left="0" w:firstLine="0"/>
        <w:rPr>
          <w:sz w:val="24"/>
          <w:szCs w:val="24"/>
        </w:rPr>
      </w:pPr>
      <w:r w:rsidRPr="007A7D33">
        <w:rPr>
          <w:sz w:val="24"/>
          <w:szCs w:val="24"/>
        </w:rPr>
        <w:t>Logically, it contains following hardware components: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6"/>
        <w:gridCol w:w="2871"/>
        <w:gridCol w:w="5250"/>
      </w:tblGrid>
      <w:tr w:rsidR="006A5048" w:rsidRPr="007A7D33" w14:paraId="10E551AC" w14:textId="77777777" w:rsidTr="00CF44D8">
        <w:tc>
          <w:tcPr>
            <w:tcW w:w="1188" w:type="dxa"/>
            <w:shd w:val="clear" w:color="auto" w:fill="auto"/>
          </w:tcPr>
          <w:p w14:paraId="091BD57B" w14:textId="77777777" w:rsidR="006A5048" w:rsidRPr="007A7D33" w:rsidRDefault="006A5048" w:rsidP="00CF44D8">
            <w:pPr>
              <w:pStyle w:val="BodyText2"/>
              <w:rPr>
                <w:sz w:val="24"/>
                <w:szCs w:val="24"/>
              </w:rPr>
            </w:pPr>
            <w:r w:rsidRPr="007A7D33">
              <w:rPr>
                <w:sz w:val="24"/>
                <w:szCs w:val="24"/>
              </w:rPr>
              <w:lastRenderedPageBreak/>
              <w:t>Machine</w:t>
            </w:r>
          </w:p>
        </w:tc>
        <w:tc>
          <w:tcPr>
            <w:tcW w:w="2889" w:type="dxa"/>
            <w:shd w:val="clear" w:color="auto" w:fill="auto"/>
          </w:tcPr>
          <w:p w14:paraId="0BD99333" w14:textId="77777777" w:rsidR="006A5048" w:rsidRPr="007A7D33" w:rsidRDefault="006A5048" w:rsidP="00CF44D8">
            <w:pPr>
              <w:pStyle w:val="BodyText2"/>
              <w:rPr>
                <w:sz w:val="24"/>
                <w:szCs w:val="24"/>
              </w:rPr>
            </w:pPr>
            <w:r w:rsidRPr="007A7D33">
              <w:rPr>
                <w:sz w:val="24"/>
                <w:szCs w:val="24"/>
              </w:rPr>
              <w:t>Hardware</w:t>
            </w:r>
          </w:p>
        </w:tc>
        <w:tc>
          <w:tcPr>
            <w:tcW w:w="5296" w:type="dxa"/>
            <w:shd w:val="clear" w:color="auto" w:fill="auto"/>
          </w:tcPr>
          <w:p w14:paraId="34F0B1E4" w14:textId="77777777" w:rsidR="006A5048" w:rsidRPr="007A7D33" w:rsidRDefault="006A5048" w:rsidP="00CF44D8">
            <w:pPr>
              <w:pStyle w:val="BodyText2"/>
              <w:rPr>
                <w:sz w:val="24"/>
                <w:szCs w:val="24"/>
              </w:rPr>
            </w:pPr>
            <w:r w:rsidRPr="007A7D33">
              <w:rPr>
                <w:sz w:val="24"/>
                <w:szCs w:val="24"/>
              </w:rPr>
              <w:t>Description</w:t>
            </w:r>
          </w:p>
        </w:tc>
      </w:tr>
      <w:tr w:rsidR="006A5048" w:rsidRPr="007A7D33" w14:paraId="249E68F8" w14:textId="77777777" w:rsidTr="00CF44D8">
        <w:tc>
          <w:tcPr>
            <w:tcW w:w="1188" w:type="dxa"/>
            <w:shd w:val="clear" w:color="auto" w:fill="auto"/>
          </w:tcPr>
          <w:p w14:paraId="26666BF1" w14:textId="77777777" w:rsidR="006A5048" w:rsidRPr="007A7D33" w:rsidRDefault="006A5048" w:rsidP="000E6810">
            <w:pPr>
              <w:pStyle w:val="BodyText2"/>
              <w:ind w:left="0" w:firstLine="0"/>
              <w:jc w:val="center"/>
              <w:rPr>
                <w:sz w:val="24"/>
                <w:szCs w:val="24"/>
              </w:rPr>
            </w:pPr>
            <w:r w:rsidRPr="007A7D33">
              <w:rPr>
                <w:sz w:val="24"/>
                <w:szCs w:val="24"/>
              </w:rPr>
              <w:t>A</w:t>
            </w:r>
          </w:p>
        </w:tc>
        <w:tc>
          <w:tcPr>
            <w:tcW w:w="2889" w:type="dxa"/>
            <w:shd w:val="clear" w:color="auto" w:fill="auto"/>
          </w:tcPr>
          <w:p w14:paraId="4247C84E" w14:textId="77777777" w:rsidR="006A5048" w:rsidRPr="007A7D33" w:rsidRDefault="006A5048" w:rsidP="00CF44D8">
            <w:pPr>
              <w:pStyle w:val="BodyText2"/>
              <w:rPr>
                <w:sz w:val="24"/>
                <w:szCs w:val="24"/>
              </w:rPr>
            </w:pPr>
            <w:r w:rsidRPr="007A7D33">
              <w:rPr>
                <w:sz w:val="24"/>
                <w:szCs w:val="24"/>
              </w:rPr>
              <w:t>1) Web Server</w:t>
            </w:r>
          </w:p>
        </w:tc>
        <w:tc>
          <w:tcPr>
            <w:tcW w:w="5296" w:type="dxa"/>
            <w:shd w:val="clear" w:color="auto" w:fill="auto"/>
          </w:tcPr>
          <w:p w14:paraId="56DC2450"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A web page container</w:t>
            </w:r>
          </w:p>
          <w:p w14:paraId="5669F1F2"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Accept and response web requests from users and generate web pages</w:t>
            </w:r>
          </w:p>
          <w:p w14:paraId="3973A56F"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Communicate with application server and database server</w:t>
            </w:r>
          </w:p>
        </w:tc>
      </w:tr>
      <w:tr w:rsidR="006A5048" w:rsidRPr="007A7D33" w14:paraId="28D4FB66" w14:textId="77777777" w:rsidTr="00CF44D8">
        <w:tc>
          <w:tcPr>
            <w:tcW w:w="1188" w:type="dxa"/>
            <w:shd w:val="clear" w:color="auto" w:fill="auto"/>
          </w:tcPr>
          <w:p w14:paraId="31BF1AF9" w14:textId="77777777" w:rsidR="006A5048" w:rsidRPr="007A7D33" w:rsidRDefault="006A5048" w:rsidP="000E6810">
            <w:pPr>
              <w:pStyle w:val="BodyText2"/>
              <w:ind w:left="0" w:firstLine="0"/>
              <w:jc w:val="center"/>
              <w:rPr>
                <w:sz w:val="24"/>
                <w:szCs w:val="24"/>
              </w:rPr>
            </w:pPr>
            <w:r w:rsidRPr="007A7D33">
              <w:rPr>
                <w:sz w:val="24"/>
                <w:szCs w:val="24"/>
              </w:rPr>
              <w:t>A</w:t>
            </w:r>
          </w:p>
        </w:tc>
        <w:tc>
          <w:tcPr>
            <w:tcW w:w="2889" w:type="dxa"/>
            <w:shd w:val="clear" w:color="auto" w:fill="auto"/>
          </w:tcPr>
          <w:p w14:paraId="0B7AA225" w14:textId="77777777" w:rsidR="006A5048" w:rsidRPr="007A7D33" w:rsidRDefault="006A5048" w:rsidP="00CF44D8">
            <w:pPr>
              <w:pStyle w:val="BodyText2"/>
              <w:rPr>
                <w:sz w:val="24"/>
                <w:szCs w:val="24"/>
              </w:rPr>
            </w:pPr>
            <w:r w:rsidRPr="007A7D33">
              <w:rPr>
                <w:sz w:val="24"/>
                <w:szCs w:val="24"/>
              </w:rPr>
              <w:t>2) Application Server</w:t>
            </w:r>
          </w:p>
        </w:tc>
        <w:tc>
          <w:tcPr>
            <w:tcW w:w="5296" w:type="dxa"/>
            <w:shd w:val="clear" w:color="auto" w:fill="auto"/>
          </w:tcPr>
          <w:p w14:paraId="7AAB1731"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Process main business logic for requests from web server</w:t>
            </w:r>
          </w:p>
          <w:p w14:paraId="10A5A405"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Help to construction of web pages</w:t>
            </w:r>
          </w:p>
          <w:p w14:paraId="3D9218FA"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Manage data stored in database server</w:t>
            </w:r>
          </w:p>
        </w:tc>
      </w:tr>
      <w:tr w:rsidR="006A5048" w:rsidRPr="007A7D33" w14:paraId="5927775B" w14:textId="77777777" w:rsidTr="00CF44D8">
        <w:tc>
          <w:tcPr>
            <w:tcW w:w="1188" w:type="dxa"/>
            <w:shd w:val="clear" w:color="auto" w:fill="auto"/>
          </w:tcPr>
          <w:p w14:paraId="0DBD43F6" w14:textId="77777777" w:rsidR="006A5048" w:rsidRPr="007A7D33" w:rsidRDefault="006A5048" w:rsidP="00CF44D8">
            <w:pPr>
              <w:pStyle w:val="BodyText2"/>
              <w:jc w:val="center"/>
              <w:rPr>
                <w:sz w:val="24"/>
                <w:szCs w:val="24"/>
              </w:rPr>
            </w:pPr>
            <w:r w:rsidRPr="007A7D33">
              <w:rPr>
                <w:sz w:val="24"/>
                <w:szCs w:val="24"/>
              </w:rPr>
              <w:t>B</w:t>
            </w:r>
          </w:p>
        </w:tc>
        <w:tc>
          <w:tcPr>
            <w:tcW w:w="2889" w:type="dxa"/>
            <w:shd w:val="clear" w:color="auto" w:fill="auto"/>
          </w:tcPr>
          <w:p w14:paraId="30E4E7EB" w14:textId="77777777" w:rsidR="006A5048" w:rsidRPr="007A7D33" w:rsidRDefault="006A5048" w:rsidP="00CF44D8">
            <w:pPr>
              <w:pStyle w:val="BodyText2"/>
              <w:rPr>
                <w:sz w:val="24"/>
                <w:szCs w:val="24"/>
              </w:rPr>
            </w:pPr>
            <w:r w:rsidRPr="007A7D33">
              <w:rPr>
                <w:sz w:val="24"/>
                <w:szCs w:val="24"/>
              </w:rPr>
              <w:t>3) Database Server</w:t>
            </w:r>
          </w:p>
        </w:tc>
        <w:tc>
          <w:tcPr>
            <w:tcW w:w="5296" w:type="dxa"/>
            <w:shd w:val="clear" w:color="auto" w:fill="auto"/>
          </w:tcPr>
          <w:p w14:paraId="58A1FB03"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Provide database services and data storage of DMS</w:t>
            </w:r>
          </w:p>
        </w:tc>
      </w:tr>
      <w:tr w:rsidR="006A5048" w:rsidRPr="007A7D33" w14:paraId="7CD9EC7E" w14:textId="77777777" w:rsidTr="00CF44D8">
        <w:tc>
          <w:tcPr>
            <w:tcW w:w="1188" w:type="dxa"/>
            <w:shd w:val="clear" w:color="auto" w:fill="auto"/>
          </w:tcPr>
          <w:p w14:paraId="5A1AD305" w14:textId="77777777" w:rsidR="006A5048" w:rsidRPr="007A7D33" w:rsidRDefault="006A5048" w:rsidP="00CF44D8">
            <w:pPr>
              <w:pStyle w:val="BodyText2"/>
              <w:jc w:val="center"/>
              <w:rPr>
                <w:sz w:val="24"/>
                <w:szCs w:val="24"/>
              </w:rPr>
            </w:pPr>
            <w:r w:rsidRPr="007A7D33">
              <w:rPr>
                <w:sz w:val="24"/>
                <w:szCs w:val="24"/>
              </w:rPr>
              <w:t>B</w:t>
            </w:r>
          </w:p>
        </w:tc>
        <w:tc>
          <w:tcPr>
            <w:tcW w:w="2889" w:type="dxa"/>
            <w:shd w:val="clear" w:color="auto" w:fill="auto"/>
          </w:tcPr>
          <w:p w14:paraId="521E5569" w14:textId="77777777" w:rsidR="006A5048" w:rsidRPr="007A7D33" w:rsidRDefault="006A5048" w:rsidP="00CF44D8">
            <w:pPr>
              <w:pStyle w:val="BodyText2"/>
              <w:rPr>
                <w:sz w:val="24"/>
                <w:szCs w:val="24"/>
              </w:rPr>
            </w:pPr>
            <w:r w:rsidRPr="007A7D33">
              <w:rPr>
                <w:sz w:val="24"/>
                <w:szCs w:val="24"/>
              </w:rPr>
              <w:t>4) Report Server</w:t>
            </w:r>
          </w:p>
        </w:tc>
        <w:tc>
          <w:tcPr>
            <w:tcW w:w="5296" w:type="dxa"/>
            <w:shd w:val="clear" w:color="auto" w:fill="auto"/>
          </w:tcPr>
          <w:p w14:paraId="70BF7AE1"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Generation of certificate/reports/letters in various formats (e.g. pdf, word) for DMS as required</w:t>
            </w:r>
          </w:p>
        </w:tc>
      </w:tr>
      <w:tr w:rsidR="006A5048" w:rsidRPr="007A7D33" w14:paraId="5EEACDBB" w14:textId="77777777" w:rsidTr="00CF44D8">
        <w:tc>
          <w:tcPr>
            <w:tcW w:w="1188" w:type="dxa"/>
            <w:shd w:val="clear" w:color="auto" w:fill="auto"/>
          </w:tcPr>
          <w:p w14:paraId="4F528732" w14:textId="77777777" w:rsidR="006A5048" w:rsidRPr="007A7D33" w:rsidRDefault="006A5048" w:rsidP="00CF44D8">
            <w:pPr>
              <w:pStyle w:val="BodyText2"/>
              <w:jc w:val="center"/>
              <w:rPr>
                <w:sz w:val="24"/>
                <w:szCs w:val="24"/>
              </w:rPr>
            </w:pPr>
            <w:r w:rsidRPr="007A7D33">
              <w:rPr>
                <w:sz w:val="24"/>
                <w:szCs w:val="24"/>
              </w:rPr>
              <w:t>C</w:t>
            </w:r>
          </w:p>
        </w:tc>
        <w:tc>
          <w:tcPr>
            <w:tcW w:w="2889" w:type="dxa"/>
            <w:shd w:val="clear" w:color="auto" w:fill="auto"/>
          </w:tcPr>
          <w:p w14:paraId="2C1978E2" w14:textId="77777777" w:rsidR="006A5048" w:rsidRPr="007A7D33" w:rsidRDefault="006A5048" w:rsidP="00CF44D8">
            <w:pPr>
              <w:pStyle w:val="BodyText2"/>
              <w:rPr>
                <w:sz w:val="24"/>
                <w:szCs w:val="24"/>
              </w:rPr>
            </w:pPr>
            <w:r w:rsidRPr="007A7D33">
              <w:rPr>
                <w:sz w:val="24"/>
                <w:szCs w:val="24"/>
              </w:rPr>
              <w:t>5) Development Server</w:t>
            </w:r>
          </w:p>
        </w:tc>
        <w:tc>
          <w:tcPr>
            <w:tcW w:w="5296" w:type="dxa"/>
            <w:shd w:val="clear" w:color="auto" w:fill="auto"/>
          </w:tcPr>
          <w:p w14:paraId="683F4945"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Serve as a development and testing machine for DMS</w:t>
            </w:r>
          </w:p>
        </w:tc>
      </w:tr>
      <w:tr w:rsidR="006A5048" w:rsidRPr="007A7D33" w14:paraId="39F19051" w14:textId="77777777" w:rsidTr="00CF44D8">
        <w:tc>
          <w:tcPr>
            <w:tcW w:w="1188" w:type="dxa"/>
            <w:shd w:val="clear" w:color="auto" w:fill="auto"/>
          </w:tcPr>
          <w:p w14:paraId="70E36DD3" w14:textId="77777777" w:rsidR="006A5048" w:rsidRPr="007A7D33" w:rsidRDefault="006A5048" w:rsidP="00CF44D8">
            <w:pPr>
              <w:pStyle w:val="BodyText2"/>
              <w:jc w:val="center"/>
              <w:rPr>
                <w:sz w:val="24"/>
                <w:szCs w:val="24"/>
              </w:rPr>
            </w:pPr>
            <w:r w:rsidRPr="007A7D33">
              <w:rPr>
                <w:sz w:val="24"/>
                <w:szCs w:val="24"/>
              </w:rPr>
              <w:t>D</w:t>
            </w:r>
          </w:p>
        </w:tc>
        <w:tc>
          <w:tcPr>
            <w:tcW w:w="2889" w:type="dxa"/>
            <w:shd w:val="clear" w:color="auto" w:fill="auto"/>
          </w:tcPr>
          <w:p w14:paraId="5FF93142" w14:textId="77777777" w:rsidR="006A5048" w:rsidRPr="007A7D33" w:rsidRDefault="006A5048" w:rsidP="00CF44D8">
            <w:pPr>
              <w:pStyle w:val="BodyText2"/>
              <w:rPr>
                <w:sz w:val="24"/>
                <w:szCs w:val="24"/>
              </w:rPr>
            </w:pPr>
            <w:r w:rsidRPr="007A7D33">
              <w:rPr>
                <w:sz w:val="24"/>
                <w:szCs w:val="24"/>
              </w:rPr>
              <w:t>6) External File Storage</w:t>
            </w:r>
          </w:p>
        </w:tc>
        <w:tc>
          <w:tcPr>
            <w:tcW w:w="5296" w:type="dxa"/>
            <w:shd w:val="clear" w:color="auto" w:fill="auto"/>
          </w:tcPr>
          <w:p w14:paraId="75E3A9AF"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Storage for Main DMS file repository</w:t>
            </w:r>
          </w:p>
        </w:tc>
      </w:tr>
      <w:tr w:rsidR="006A5048" w:rsidRPr="007A7D33" w14:paraId="112F595C" w14:textId="77777777" w:rsidTr="00CF44D8">
        <w:tc>
          <w:tcPr>
            <w:tcW w:w="1188" w:type="dxa"/>
            <w:shd w:val="clear" w:color="auto" w:fill="auto"/>
          </w:tcPr>
          <w:p w14:paraId="033A4314" w14:textId="77777777" w:rsidR="006A5048" w:rsidRPr="007A7D33" w:rsidRDefault="006A5048" w:rsidP="00CF44D8">
            <w:pPr>
              <w:pStyle w:val="BodyText2"/>
              <w:jc w:val="center"/>
              <w:rPr>
                <w:sz w:val="24"/>
                <w:szCs w:val="24"/>
              </w:rPr>
            </w:pPr>
            <w:r w:rsidRPr="007A7D33">
              <w:rPr>
                <w:sz w:val="24"/>
                <w:szCs w:val="24"/>
              </w:rPr>
              <w:t>E</w:t>
            </w:r>
          </w:p>
        </w:tc>
        <w:tc>
          <w:tcPr>
            <w:tcW w:w="2889" w:type="dxa"/>
            <w:shd w:val="clear" w:color="auto" w:fill="auto"/>
          </w:tcPr>
          <w:p w14:paraId="6D2C0CF6" w14:textId="77777777" w:rsidR="006A5048" w:rsidRPr="007A7D33" w:rsidRDefault="006A5048" w:rsidP="00CF44D8">
            <w:pPr>
              <w:pStyle w:val="BodyText2"/>
              <w:rPr>
                <w:sz w:val="24"/>
                <w:szCs w:val="24"/>
              </w:rPr>
            </w:pPr>
            <w:r w:rsidRPr="007A7D33">
              <w:rPr>
                <w:sz w:val="24"/>
                <w:szCs w:val="24"/>
              </w:rPr>
              <w:t>7) Backup Server</w:t>
            </w:r>
          </w:p>
        </w:tc>
        <w:tc>
          <w:tcPr>
            <w:tcW w:w="5296" w:type="dxa"/>
            <w:shd w:val="clear" w:color="auto" w:fill="auto"/>
          </w:tcPr>
          <w:p w14:paraId="4DFA2A23"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Execute the scheduled backup jobs for production and development servers</w:t>
            </w:r>
          </w:p>
        </w:tc>
      </w:tr>
      <w:tr w:rsidR="006A5048" w:rsidRPr="007A7D33" w14:paraId="341EE8BA" w14:textId="77777777" w:rsidTr="00CF44D8">
        <w:tc>
          <w:tcPr>
            <w:tcW w:w="1188" w:type="dxa"/>
            <w:shd w:val="clear" w:color="auto" w:fill="auto"/>
          </w:tcPr>
          <w:p w14:paraId="6083CD53" w14:textId="77777777" w:rsidR="006A5048" w:rsidRPr="007A7D33" w:rsidRDefault="006A5048" w:rsidP="00CF44D8">
            <w:pPr>
              <w:pStyle w:val="BodyText2"/>
              <w:jc w:val="center"/>
              <w:rPr>
                <w:sz w:val="24"/>
                <w:szCs w:val="24"/>
              </w:rPr>
            </w:pPr>
            <w:r w:rsidRPr="007A7D33">
              <w:rPr>
                <w:sz w:val="24"/>
                <w:szCs w:val="24"/>
              </w:rPr>
              <w:t>F</w:t>
            </w:r>
          </w:p>
        </w:tc>
        <w:tc>
          <w:tcPr>
            <w:tcW w:w="2889" w:type="dxa"/>
            <w:shd w:val="clear" w:color="auto" w:fill="auto"/>
          </w:tcPr>
          <w:p w14:paraId="3B68DE1E" w14:textId="77777777" w:rsidR="006A5048" w:rsidRPr="007A7D33" w:rsidRDefault="006A5048" w:rsidP="00CF44D8">
            <w:pPr>
              <w:pStyle w:val="BodyText2"/>
              <w:rPr>
                <w:sz w:val="24"/>
                <w:szCs w:val="24"/>
              </w:rPr>
            </w:pPr>
            <w:r w:rsidRPr="007A7D33">
              <w:rPr>
                <w:sz w:val="24"/>
                <w:szCs w:val="24"/>
              </w:rPr>
              <w:t>8) Lotus Domino Server</w:t>
            </w:r>
          </w:p>
        </w:tc>
        <w:tc>
          <w:tcPr>
            <w:tcW w:w="5296" w:type="dxa"/>
            <w:shd w:val="clear" w:color="auto" w:fill="auto"/>
          </w:tcPr>
          <w:p w14:paraId="411DED21"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 xml:space="preserve">Process Lotus Notes e-mail from DMS for automatic reminders or notifications </w:t>
            </w:r>
          </w:p>
        </w:tc>
      </w:tr>
      <w:tr w:rsidR="006A5048" w:rsidRPr="007A7D33" w14:paraId="58CA2AF6" w14:textId="77777777" w:rsidTr="00CF44D8">
        <w:tc>
          <w:tcPr>
            <w:tcW w:w="1188" w:type="dxa"/>
            <w:shd w:val="clear" w:color="auto" w:fill="auto"/>
          </w:tcPr>
          <w:p w14:paraId="20D2E3F7" w14:textId="77777777" w:rsidR="006A5048" w:rsidRPr="007A7D33" w:rsidRDefault="006A5048" w:rsidP="00CF44D8">
            <w:pPr>
              <w:pStyle w:val="BodyText2"/>
              <w:jc w:val="center"/>
              <w:rPr>
                <w:sz w:val="24"/>
                <w:szCs w:val="24"/>
              </w:rPr>
            </w:pPr>
            <w:r w:rsidRPr="007A7D33">
              <w:rPr>
                <w:sz w:val="24"/>
                <w:szCs w:val="24"/>
              </w:rPr>
              <w:t>G</w:t>
            </w:r>
          </w:p>
        </w:tc>
        <w:tc>
          <w:tcPr>
            <w:tcW w:w="2889" w:type="dxa"/>
            <w:shd w:val="clear" w:color="auto" w:fill="auto"/>
          </w:tcPr>
          <w:p w14:paraId="55803DA4" w14:textId="77777777" w:rsidR="006A5048" w:rsidRPr="007A7D33" w:rsidRDefault="006A5048" w:rsidP="00CF44D8">
            <w:pPr>
              <w:pStyle w:val="BodyText2"/>
              <w:rPr>
                <w:sz w:val="24"/>
                <w:szCs w:val="24"/>
              </w:rPr>
            </w:pPr>
            <w:r w:rsidRPr="007A7D33">
              <w:rPr>
                <w:sz w:val="24"/>
                <w:szCs w:val="24"/>
              </w:rPr>
              <w:t>9) WBRS Servers</w:t>
            </w:r>
          </w:p>
        </w:tc>
        <w:tc>
          <w:tcPr>
            <w:tcW w:w="5296" w:type="dxa"/>
            <w:shd w:val="clear" w:color="auto" w:fill="auto"/>
          </w:tcPr>
          <w:p w14:paraId="33C99E49"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Accept and process e-submission requests of DMS</w:t>
            </w:r>
          </w:p>
        </w:tc>
      </w:tr>
      <w:tr w:rsidR="006A5048" w:rsidRPr="007A7D33" w14:paraId="731E3B3D" w14:textId="77777777" w:rsidTr="00CF44D8">
        <w:tc>
          <w:tcPr>
            <w:tcW w:w="1188" w:type="dxa"/>
            <w:shd w:val="clear" w:color="auto" w:fill="auto"/>
          </w:tcPr>
          <w:p w14:paraId="5EDF1467" w14:textId="77777777" w:rsidR="006A5048" w:rsidRPr="007A7D33" w:rsidRDefault="006A5048" w:rsidP="00CF44D8">
            <w:pPr>
              <w:pStyle w:val="BodyText2"/>
              <w:jc w:val="center"/>
              <w:rPr>
                <w:sz w:val="24"/>
                <w:szCs w:val="24"/>
              </w:rPr>
            </w:pPr>
            <w:r w:rsidRPr="007A7D33">
              <w:rPr>
                <w:sz w:val="24"/>
                <w:szCs w:val="24"/>
              </w:rPr>
              <w:t>H</w:t>
            </w:r>
          </w:p>
        </w:tc>
        <w:tc>
          <w:tcPr>
            <w:tcW w:w="2889" w:type="dxa"/>
            <w:shd w:val="clear" w:color="auto" w:fill="auto"/>
          </w:tcPr>
          <w:p w14:paraId="2F1EA8FB" w14:textId="77777777" w:rsidR="006A5048" w:rsidRPr="007A7D33" w:rsidRDefault="006A5048" w:rsidP="00CF44D8">
            <w:pPr>
              <w:pStyle w:val="BodyText2"/>
              <w:rPr>
                <w:sz w:val="24"/>
                <w:szCs w:val="24"/>
              </w:rPr>
            </w:pPr>
            <w:r w:rsidRPr="007A7D33">
              <w:rPr>
                <w:sz w:val="24"/>
                <w:szCs w:val="24"/>
              </w:rPr>
              <w:t>10) CIG Web Server</w:t>
            </w:r>
          </w:p>
        </w:tc>
        <w:tc>
          <w:tcPr>
            <w:tcW w:w="5296" w:type="dxa"/>
            <w:shd w:val="clear" w:color="auto" w:fill="auto"/>
          </w:tcPr>
          <w:p w14:paraId="46457ECC"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Handle web requests from public and render web pages in DMS web site.</w:t>
            </w:r>
          </w:p>
        </w:tc>
      </w:tr>
      <w:tr w:rsidR="006A5048" w:rsidRPr="007A7D33" w14:paraId="546900C5" w14:textId="77777777" w:rsidTr="00CF44D8">
        <w:tc>
          <w:tcPr>
            <w:tcW w:w="1188" w:type="dxa"/>
            <w:shd w:val="clear" w:color="auto" w:fill="auto"/>
          </w:tcPr>
          <w:p w14:paraId="69D378E9" w14:textId="77777777" w:rsidR="006A5048" w:rsidRPr="007A7D33" w:rsidRDefault="006A5048" w:rsidP="00CF44D8">
            <w:pPr>
              <w:pStyle w:val="BodyText2"/>
              <w:jc w:val="center"/>
              <w:rPr>
                <w:sz w:val="24"/>
                <w:szCs w:val="24"/>
              </w:rPr>
            </w:pPr>
            <w:r w:rsidRPr="007A7D33">
              <w:rPr>
                <w:sz w:val="24"/>
                <w:szCs w:val="24"/>
              </w:rPr>
              <w:t>I</w:t>
            </w:r>
          </w:p>
        </w:tc>
        <w:tc>
          <w:tcPr>
            <w:tcW w:w="2889" w:type="dxa"/>
            <w:shd w:val="clear" w:color="auto" w:fill="auto"/>
          </w:tcPr>
          <w:p w14:paraId="70D27642" w14:textId="77777777" w:rsidR="006A5048" w:rsidRPr="007A7D33" w:rsidRDefault="006A5048" w:rsidP="00CF44D8">
            <w:pPr>
              <w:pStyle w:val="BodyText2"/>
              <w:rPr>
                <w:sz w:val="24"/>
                <w:szCs w:val="24"/>
              </w:rPr>
            </w:pPr>
            <w:r w:rsidRPr="007A7D33">
              <w:rPr>
                <w:sz w:val="24"/>
                <w:szCs w:val="24"/>
              </w:rPr>
              <w:t>11) DR Server</w:t>
            </w:r>
          </w:p>
        </w:tc>
        <w:tc>
          <w:tcPr>
            <w:tcW w:w="5296" w:type="dxa"/>
            <w:shd w:val="clear" w:color="auto" w:fill="auto"/>
          </w:tcPr>
          <w:p w14:paraId="550FA63B"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Provide DMS services when the required services could be provided by the DMS main servers</w:t>
            </w:r>
          </w:p>
        </w:tc>
      </w:tr>
      <w:tr w:rsidR="006A5048" w:rsidRPr="007A7D33" w14:paraId="0D98EB04" w14:textId="77777777" w:rsidTr="00CF44D8">
        <w:tc>
          <w:tcPr>
            <w:tcW w:w="1188" w:type="dxa"/>
            <w:shd w:val="clear" w:color="auto" w:fill="auto"/>
          </w:tcPr>
          <w:p w14:paraId="5B4F6F83" w14:textId="77777777" w:rsidR="006A5048" w:rsidRPr="007A7D33" w:rsidRDefault="006A5048" w:rsidP="00CF44D8">
            <w:pPr>
              <w:pStyle w:val="BodyText2"/>
              <w:jc w:val="center"/>
              <w:rPr>
                <w:sz w:val="24"/>
                <w:szCs w:val="24"/>
              </w:rPr>
            </w:pPr>
            <w:r w:rsidRPr="007A7D33">
              <w:rPr>
                <w:sz w:val="24"/>
                <w:szCs w:val="24"/>
              </w:rPr>
              <w:t>J</w:t>
            </w:r>
          </w:p>
        </w:tc>
        <w:tc>
          <w:tcPr>
            <w:tcW w:w="2889" w:type="dxa"/>
            <w:shd w:val="clear" w:color="auto" w:fill="auto"/>
          </w:tcPr>
          <w:p w14:paraId="1175EEA7" w14:textId="77777777" w:rsidR="006A5048" w:rsidRPr="007A7D33" w:rsidRDefault="006A5048" w:rsidP="00CF44D8">
            <w:pPr>
              <w:pStyle w:val="BodyText2"/>
              <w:rPr>
                <w:sz w:val="24"/>
                <w:szCs w:val="24"/>
              </w:rPr>
            </w:pPr>
            <w:r w:rsidRPr="007A7D33">
              <w:rPr>
                <w:sz w:val="24"/>
                <w:szCs w:val="24"/>
              </w:rPr>
              <w:t>12) User Premise</w:t>
            </w:r>
          </w:p>
        </w:tc>
        <w:tc>
          <w:tcPr>
            <w:tcW w:w="5296" w:type="dxa"/>
            <w:shd w:val="clear" w:color="auto" w:fill="auto"/>
          </w:tcPr>
          <w:p w14:paraId="74512C05"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Includes user’s client PC, printers, scanners, mobile devices and other peripherals</w:t>
            </w:r>
          </w:p>
          <w:p w14:paraId="6912B439" w14:textId="77777777" w:rsidR="006A5048" w:rsidRPr="007A7D33" w:rsidRDefault="006A5048" w:rsidP="00C502EB">
            <w:pPr>
              <w:pStyle w:val="BodyText2"/>
              <w:numPr>
                <w:ilvl w:val="0"/>
                <w:numId w:val="47"/>
              </w:numPr>
              <w:tabs>
                <w:tab w:val="clear" w:pos="1000"/>
              </w:tabs>
              <w:spacing w:after="0" w:line="240" w:lineRule="auto"/>
              <w:ind w:left="196" w:hanging="196"/>
              <w:jc w:val="both"/>
              <w:rPr>
                <w:sz w:val="24"/>
                <w:szCs w:val="24"/>
              </w:rPr>
            </w:pPr>
            <w:r w:rsidRPr="007A7D33">
              <w:rPr>
                <w:sz w:val="24"/>
                <w:szCs w:val="24"/>
              </w:rPr>
              <w:t>It acts as a “front-end” of DMS.</w:t>
            </w:r>
          </w:p>
        </w:tc>
      </w:tr>
    </w:tbl>
    <w:p w14:paraId="51D3A480" w14:textId="77777777" w:rsidR="006A5048" w:rsidRPr="007A7D33" w:rsidRDefault="006A5048" w:rsidP="00996150">
      <w:pPr>
        <w:pStyle w:val="BodyText2"/>
        <w:ind w:left="0" w:firstLine="0"/>
        <w:rPr>
          <w:sz w:val="24"/>
          <w:szCs w:val="24"/>
        </w:rPr>
      </w:pPr>
      <w:r w:rsidRPr="007A7D33">
        <w:rPr>
          <w:sz w:val="24"/>
          <w:szCs w:val="24"/>
        </w:rPr>
        <w:t xml:space="preserve">DMS will also interface with WBRS in the following areas: </w:t>
      </w:r>
    </w:p>
    <w:p w14:paraId="3F5AA39C"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Acceptance of application data collected from the WBRS for subsequent processing;</w:t>
      </w:r>
    </w:p>
    <w:p w14:paraId="13435ABC"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Provision of application processing status for public inquiry;</w:t>
      </w:r>
    </w:p>
    <w:p w14:paraId="19FCA794"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Inbox for the applicants to receive event messages and reminders;</w:t>
      </w:r>
    </w:p>
    <w:p w14:paraId="0CB5A4F9"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Download area for the applicants to retrieve formatted application form and approval letters.</w:t>
      </w:r>
    </w:p>
    <w:p w14:paraId="2F868D85" w14:textId="77777777" w:rsidR="006A5048" w:rsidRPr="007A7D33" w:rsidRDefault="006A5048" w:rsidP="006A5048">
      <w:pPr>
        <w:pStyle w:val="BodyText2"/>
        <w:rPr>
          <w:sz w:val="24"/>
          <w:szCs w:val="24"/>
        </w:rPr>
      </w:pPr>
    </w:p>
    <w:p w14:paraId="2AC2CBBA" w14:textId="115E50F9" w:rsidR="006A5048" w:rsidRPr="007A7D33" w:rsidRDefault="006A5048" w:rsidP="008C75D7">
      <w:pPr>
        <w:pStyle w:val="BodyText2"/>
        <w:ind w:left="0" w:firstLine="0"/>
        <w:rPr>
          <w:sz w:val="24"/>
          <w:szCs w:val="24"/>
        </w:rPr>
      </w:pPr>
      <w:r w:rsidRPr="007A7D33">
        <w:rPr>
          <w:sz w:val="24"/>
          <w:szCs w:val="24"/>
        </w:rPr>
        <w:lastRenderedPageBreak/>
        <w:t>Electronic submission of application data through WBRS will be validated. WBRS will pass the validated application data to DMS in offline mode. A DMS background daemon will be triggered at scheduled time to grasp and read the exported XML files from WBRS. Those XML files will be copied to the Application Server and the corresponding process will be created for DMS processing. DMS information, namely application status, event messages and reminder notice alerts, will also be extracted and pass to WBRS in offline mode according to pre-defined schedule.</w:t>
      </w:r>
    </w:p>
    <w:p w14:paraId="0E0E5F16" w14:textId="77777777" w:rsidR="006A5048" w:rsidRPr="007A7D33" w:rsidRDefault="006A5048" w:rsidP="008C75D7">
      <w:pPr>
        <w:pStyle w:val="BodyText2"/>
        <w:ind w:left="0" w:firstLine="0"/>
        <w:rPr>
          <w:sz w:val="24"/>
          <w:szCs w:val="24"/>
        </w:rPr>
      </w:pPr>
      <w:r w:rsidRPr="007A7D33">
        <w:rPr>
          <w:sz w:val="24"/>
          <w:szCs w:val="24"/>
        </w:rPr>
        <w:t>An Internet web site will also be hosted at CIG Web Server for showing latest register information of REA, COCR and FOC for public access. Data will be transferred from DMS to database provided by OGCIO via CCCNS SSL-VPN Service on GNET.</w:t>
      </w:r>
    </w:p>
    <w:p w14:paraId="58629187" w14:textId="77777777" w:rsidR="006A5048" w:rsidRPr="007A7D33" w:rsidRDefault="006A5048" w:rsidP="006A5048">
      <w:pPr>
        <w:pStyle w:val="BodyText2"/>
        <w:rPr>
          <w:sz w:val="24"/>
          <w:szCs w:val="24"/>
        </w:rPr>
      </w:pPr>
    </w:p>
    <w:p w14:paraId="5875CD45" w14:textId="77777777" w:rsidR="006A5048" w:rsidRPr="007A7D33" w:rsidRDefault="006A5048" w:rsidP="006A5048">
      <w:pPr>
        <w:pStyle w:val="BodyText2"/>
        <w:rPr>
          <w:sz w:val="24"/>
          <w:szCs w:val="24"/>
        </w:rPr>
      </w:pPr>
    </w:p>
    <w:p w14:paraId="3A50B91E" w14:textId="77777777" w:rsidR="006A5048" w:rsidRPr="007A7D33" w:rsidRDefault="006A5048" w:rsidP="006A5048">
      <w:pPr>
        <w:pStyle w:val="BodyText2"/>
        <w:rPr>
          <w:sz w:val="24"/>
          <w:szCs w:val="24"/>
        </w:rPr>
      </w:pPr>
      <w:r w:rsidRPr="007A7D33">
        <w:rPr>
          <w:sz w:val="24"/>
          <w:szCs w:val="24"/>
        </w:rPr>
        <w:br w:type="page"/>
      </w:r>
    </w:p>
    <w:p w14:paraId="45DA80B3" w14:textId="77777777" w:rsidR="006A5048" w:rsidRPr="008C75D7" w:rsidRDefault="006A5048" w:rsidP="008C75D7">
      <w:pPr>
        <w:pStyle w:val="Heading4"/>
        <w:spacing w:line="360" w:lineRule="auto"/>
        <w:rPr>
          <w:b/>
          <w:sz w:val="24"/>
          <w:szCs w:val="24"/>
          <w:lang w:eastAsia="zh-CN"/>
        </w:rPr>
      </w:pPr>
      <w:bookmarkStart w:id="69" w:name="_Toc251763592"/>
      <w:bookmarkStart w:id="70" w:name="_Toc251930715"/>
      <w:bookmarkStart w:id="71" w:name="_Toc92701759"/>
      <w:r w:rsidRPr="008C75D7">
        <w:rPr>
          <w:b/>
          <w:sz w:val="24"/>
          <w:szCs w:val="24"/>
          <w:lang w:eastAsia="zh-CN"/>
        </w:rPr>
        <w:lastRenderedPageBreak/>
        <w:t>Physical Model</w:t>
      </w:r>
      <w:bookmarkEnd w:id="69"/>
      <w:bookmarkEnd w:id="70"/>
      <w:bookmarkEnd w:id="71"/>
      <w:r w:rsidRPr="008C75D7">
        <w:rPr>
          <w:b/>
          <w:sz w:val="24"/>
          <w:szCs w:val="24"/>
          <w:lang w:eastAsia="zh-CN"/>
        </w:rPr>
        <w:t xml:space="preserve"> </w:t>
      </w:r>
    </w:p>
    <w:p w14:paraId="63162502" w14:textId="7011754B" w:rsidR="006A5048" w:rsidRPr="007A7D33" w:rsidRDefault="006A5048" w:rsidP="008C75D7">
      <w:pPr>
        <w:pStyle w:val="BodyText2"/>
        <w:rPr>
          <w:sz w:val="24"/>
          <w:szCs w:val="24"/>
        </w:rPr>
      </w:pPr>
      <w:r w:rsidRPr="007A7D33">
        <w:rPr>
          <w:sz w:val="24"/>
          <w:szCs w:val="24"/>
        </w:rPr>
        <w:t>Physical system architecture is shown below:</w:t>
      </w:r>
    </w:p>
    <w:p w14:paraId="26BC7F42" w14:textId="0F2ED769" w:rsidR="006A5048" w:rsidRPr="007A7D33" w:rsidRDefault="00AC53F5" w:rsidP="008C75D7">
      <w:pPr>
        <w:pStyle w:val="BodyText2"/>
        <w:rPr>
          <w:sz w:val="24"/>
          <w:szCs w:val="24"/>
          <w:lang w:eastAsia="zh-HK"/>
        </w:rPr>
      </w:pPr>
      <w:r w:rsidRPr="00AC53F5">
        <w:rPr>
          <w:noProof/>
          <w:sz w:val="24"/>
          <w:szCs w:val="24"/>
        </w:rPr>
        <w:object w:dxaOrig="21467" w:dyaOrig="11583" w14:anchorId="09A4BB3F">
          <v:shape id="_x0000_i1029" type="#_x0000_t75" alt="" style="width:468pt;height:251pt;mso-width-percent:0;mso-height-percent:0;mso-width-percent:0;mso-height-percent:0" o:ole="">
            <v:imagedata r:id="rId18" o:title=""/>
          </v:shape>
          <o:OLEObject Type="Embed" ProgID="Visio.Drawing.11" ShapeID="_x0000_i1029" DrawAspect="Content" ObjectID="_1803884876" r:id="rId19"/>
        </w:object>
      </w:r>
    </w:p>
    <w:p w14:paraId="286AD4D4" w14:textId="77777777" w:rsidR="006A5048" w:rsidRPr="007A7D33" w:rsidRDefault="006A5048" w:rsidP="008C75D7">
      <w:pPr>
        <w:pStyle w:val="BodyText2"/>
        <w:ind w:left="0" w:firstLine="0"/>
        <w:rPr>
          <w:sz w:val="24"/>
          <w:szCs w:val="24"/>
        </w:rPr>
      </w:pPr>
      <w:r w:rsidRPr="007A7D33">
        <w:rPr>
          <w:sz w:val="24"/>
          <w:szCs w:val="24"/>
        </w:rPr>
        <w:t>The DMS system will be resided at Data Center of EMSD Headquarter. Users can access DMS using their own PC through Departmental Network. For remote users using mobile device, they can access departmental network through Virtual Private Network (VPN) and then access DMS.</w:t>
      </w:r>
    </w:p>
    <w:p w14:paraId="2573984B" w14:textId="77777777" w:rsidR="006A5048" w:rsidRPr="007A7D33" w:rsidRDefault="006A5048" w:rsidP="006A5048">
      <w:pPr>
        <w:pStyle w:val="RequirementParagraph"/>
        <w:ind w:left="0"/>
        <w:rPr>
          <w:szCs w:val="24"/>
          <w:lang w:val="en-US"/>
        </w:rPr>
      </w:pPr>
    </w:p>
    <w:p w14:paraId="5EA62F77" w14:textId="77777777" w:rsidR="006A5048" w:rsidRPr="008C75D7" w:rsidRDefault="006A5048" w:rsidP="00FF0FE0">
      <w:pPr>
        <w:pStyle w:val="Heading4"/>
        <w:pageBreakBefore/>
        <w:spacing w:line="360" w:lineRule="auto"/>
        <w:ind w:left="403" w:hanging="403"/>
        <w:rPr>
          <w:b/>
          <w:sz w:val="24"/>
          <w:szCs w:val="24"/>
          <w:lang w:eastAsia="zh-CN"/>
        </w:rPr>
      </w:pPr>
      <w:bookmarkStart w:id="72" w:name="_Toc251763593"/>
      <w:bookmarkStart w:id="73" w:name="_Toc251930716"/>
      <w:bookmarkStart w:id="74" w:name="_Toc92701760"/>
      <w:r w:rsidRPr="008C75D7">
        <w:rPr>
          <w:b/>
          <w:sz w:val="24"/>
          <w:szCs w:val="24"/>
          <w:lang w:eastAsia="zh-CN"/>
        </w:rPr>
        <w:lastRenderedPageBreak/>
        <w:t>Infrastructure</w:t>
      </w:r>
      <w:bookmarkEnd w:id="72"/>
      <w:bookmarkEnd w:id="73"/>
      <w:bookmarkEnd w:id="74"/>
      <w:r w:rsidRPr="008C75D7">
        <w:rPr>
          <w:b/>
          <w:sz w:val="24"/>
          <w:szCs w:val="24"/>
          <w:lang w:eastAsia="zh-CN"/>
        </w:rPr>
        <w:t xml:space="preserve"> </w:t>
      </w:r>
    </w:p>
    <w:p w14:paraId="1623554A" w14:textId="3AE33C22" w:rsidR="006A5048" w:rsidRPr="003B4F48" w:rsidRDefault="006A5048" w:rsidP="003B4F48">
      <w:pPr>
        <w:pStyle w:val="Heading5"/>
        <w:rPr>
          <w:b/>
          <w:sz w:val="24"/>
          <w:szCs w:val="24"/>
          <w:lang w:eastAsia="zh-CN"/>
        </w:rPr>
      </w:pPr>
      <w:bookmarkStart w:id="75" w:name="_Toc92701761"/>
      <w:r w:rsidRPr="008C75D7">
        <w:rPr>
          <w:b/>
          <w:sz w:val="24"/>
          <w:szCs w:val="24"/>
          <w:lang w:eastAsia="zh-CN"/>
        </w:rPr>
        <w:t>Network and Servers</w:t>
      </w:r>
      <w:bookmarkEnd w:id="75"/>
    </w:p>
    <w:p w14:paraId="648BC176" w14:textId="77777777" w:rsidR="006A5048" w:rsidRPr="003B4F48" w:rsidRDefault="006A5048" w:rsidP="003B4F48">
      <w:pPr>
        <w:pStyle w:val="Heading6"/>
        <w:rPr>
          <w:b/>
          <w:i w:val="0"/>
          <w:sz w:val="24"/>
          <w:szCs w:val="24"/>
          <w:lang w:eastAsia="zh-CN"/>
        </w:rPr>
      </w:pPr>
      <w:bookmarkStart w:id="76" w:name="_Toc496120771"/>
      <w:bookmarkStart w:id="77" w:name="_Toc515700964"/>
      <w:r w:rsidRPr="003B4F48">
        <w:rPr>
          <w:b/>
          <w:i w:val="0"/>
          <w:sz w:val="24"/>
          <w:szCs w:val="24"/>
          <w:lang w:eastAsia="zh-CN"/>
        </w:rPr>
        <w:t>Network</w:t>
      </w:r>
      <w:bookmarkEnd w:id="76"/>
      <w:bookmarkEnd w:id="77"/>
      <w:r w:rsidRPr="003B4F48">
        <w:rPr>
          <w:b/>
          <w:i w:val="0"/>
          <w:sz w:val="24"/>
          <w:szCs w:val="24"/>
          <w:lang w:eastAsia="zh-CN"/>
        </w:rPr>
        <w:t xml:space="preserve"> Backbone</w:t>
      </w:r>
    </w:p>
    <w:p w14:paraId="6089B3F1" w14:textId="77777777" w:rsidR="006A5048" w:rsidRPr="007A7D33" w:rsidRDefault="006A5048" w:rsidP="006A5048">
      <w:pPr>
        <w:pStyle w:val="BodyText2"/>
        <w:rPr>
          <w:sz w:val="24"/>
          <w:szCs w:val="24"/>
        </w:rPr>
      </w:pPr>
    </w:p>
    <w:p w14:paraId="2DFB5373" w14:textId="77112668" w:rsidR="00B50468" w:rsidRPr="00FF0FE0" w:rsidRDefault="006A5048" w:rsidP="00FF0FE0">
      <w:pPr>
        <w:pStyle w:val="BodyText2"/>
        <w:ind w:left="0" w:firstLine="0"/>
        <w:rPr>
          <w:sz w:val="24"/>
          <w:szCs w:val="24"/>
        </w:rPr>
      </w:pPr>
      <w:r w:rsidRPr="007A7D33">
        <w:rPr>
          <w:sz w:val="24"/>
          <w:szCs w:val="24"/>
        </w:rPr>
        <w:t>The network backbone of the EMSD Headquarter is based on Gigabit (1000Mbps) Ethernet on core network. This arrangement will be sufficient for DMS usage.</w:t>
      </w:r>
      <w:r w:rsidR="00FF0FE0">
        <w:rPr>
          <w:sz w:val="24"/>
          <w:szCs w:val="24"/>
        </w:rPr>
        <w:br/>
      </w:r>
    </w:p>
    <w:p w14:paraId="46E04294" w14:textId="7D2163C2" w:rsidR="006A5048" w:rsidRPr="00B50468" w:rsidRDefault="006A5048" w:rsidP="00B50468">
      <w:pPr>
        <w:pStyle w:val="Heading6"/>
        <w:tabs>
          <w:tab w:val="num" w:pos="1000"/>
        </w:tabs>
        <w:rPr>
          <w:b/>
          <w:i w:val="0"/>
          <w:sz w:val="24"/>
          <w:szCs w:val="24"/>
          <w:lang w:eastAsia="zh-CN"/>
        </w:rPr>
      </w:pPr>
      <w:bookmarkStart w:id="78" w:name="_Toc515700965"/>
      <w:bookmarkStart w:id="79" w:name="_Toc496120772"/>
      <w:bookmarkStart w:id="80" w:name="_Toc515700966"/>
      <w:r w:rsidRPr="00B50468">
        <w:rPr>
          <w:b/>
          <w:i w:val="0"/>
          <w:sz w:val="24"/>
          <w:szCs w:val="24"/>
          <w:lang w:eastAsia="zh-CN"/>
        </w:rPr>
        <w:t>Server Farm</w:t>
      </w:r>
      <w:bookmarkEnd w:id="78"/>
      <w:r w:rsidR="00B50468">
        <w:rPr>
          <w:b/>
          <w:i w:val="0"/>
          <w:sz w:val="24"/>
          <w:szCs w:val="24"/>
          <w:lang w:eastAsia="zh-CN"/>
        </w:rPr>
        <w:br/>
      </w:r>
    </w:p>
    <w:p w14:paraId="1C56E445" w14:textId="67FB60FC" w:rsidR="006A5048" w:rsidRPr="007A7D33" w:rsidRDefault="006A5048" w:rsidP="00B50468">
      <w:pPr>
        <w:pStyle w:val="BodyText2"/>
        <w:ind w:left="0" w:firstLine="0"/>
        <w:rPr>
          <w:sz w:val="24"/>
          <w:szCs w:val="24"/>
        </w:rPr>
      </w:pPr>
      <w:r w:rsidRPr="007A7D33">
        <w:rPr>
          <w:sz w:val="24"/>
          <w:szCs w:val="24"/>
        </w:rPr>
        <w:t xml:space="preserve">All servers will be centrally placed and managed in the EMSD Data Centre.  By centrally </w:t>
      </w:r>
      <w:r w:rsidR="00B50468">
        <w:rPr>
          <w:sz w:val="24"/>
          <w:szCs w:val="24"/>
        </w:rPr>
        <w:t>accommodating these servers, a “server farm”</w:t>
      </w:r>
      <w:r w:rsidRPr="007A7D33">
        <w:rPr>
          <w:sz w:val="24"/>
          <w:szCs w:val="24"/>
        </w:rPr>
        <w:t xml:space="preserve"> is formed. The primary benefit of such arrangement is for easier central management and better network performance.</w:t>
      </w:r>
      <w:bookmarkEnd w:id="79"/>
      <w:bookmarkEnd w:id="80"/>
      <w:r w:rsidR="00FF0FE0">
        <w:rPr>
          <w:sz w:val="24"/>
          <w:szCs w:val="24"/>
        </w:rPr>
        <w:br/>
      </w:r>
    </w:p>
    <w:p w14:paraId="4C7FF7A5" w14:textId="23AC1072" w:rsidR="006A5048" w:rsidRPr="00B50468" w:rsidRDefault="006A5048" w:rsidP="00B50468">
      <w:pPr>
        <w:pStyle w:val="Heading7"/>
        <w:rPr>
          <w:b/>
          <w:sz w:val="24"/>
          <w:szCs w:val="24"/>
          <w:lang w:eastAsia="zh-CN"/>
        </w:rPr>
      </w:pPr>
      <w:bookmarkStart w:id="81" w:name="_Toc92701762"/>
      <w:r w:rsidRPr="00B50468">
        <w:rPr>
          <w:rStyle w:val="Heading5Char"/>
          <w:b/>
          <w:sz w:val="24"/>
          <w:szCs w:val="24"/>
        </w:rPr>
        <w:t>Web/Application Server</w:t>
      </w:r>
      <w:bookmarkEnd w:id="81"/>
      <w:r w:rsidR="00B50468">
        <w:rPr>
          <w:rStyle w:val="Heading5Char"/>
          <w:b/>
          <w:sz w:val="24"/>
          <w:szCs w:val="24"/>
        </w:rPr>
        <w:br/>
      </w:r>
    </w:p>
    <w:p w14:paraId="5C607862" w14:textId="58F1E3AA" w:rsidR="006A5048" w:rsidRPr="007A7D33" w:rsidRDefault="006A5048" w:rsidP="00C37B5A">
      <w:pPr>
        <w:pStyle w:val="BodyText2"/>
        <w:ind w:left="0" w:firstLine="0"/>
        <w:rPr>
          <w:sz w:val="24"/>
          <w:szCs w:val="24"/>
        </w:rPr>
      </w:pPr>
      <w:r w:rsidRPr="007A7D33">
        <w:rPr>
          <w:sz w:val="24"/>
          <w:szCs w:val="24"/>
        </w:rPr>
        <w:t xml:space="preserve">This Web/Application Server contains a web server and application server of DMS. It will be a mid-range server. Web and Application servers based on Java technology will be installed and configured on this server. DMS users will access this server for most of the DMS functions. Application components or services will also be installed on this server, which will call upon </w:t>
      </w:r>
      <w:r w:rsidRPr="00CB53A7">
        <w:rPr>
          <w:sz w:val="24"/>
          <w:szCs w:val="24"/>
        </w:rPr>
        <w:t xml:space="preserve">other application components for the required data and business logics (please refer to Section </w:t>
      </w:r>
      <w:r w:rsidRPr="00CB53A7">
        <w:rPr>
          <w:sz w:val="24"/>
          <w:szCs w:val="24"/>
        </w:rPr>
        <w:fldChar w:fldCharType="begin"/>
      </w:r>
      <w:r w:rsidRPr="00CB53A7">
        <w:rPr>
          <w:sz w:val="24"/>
          <w:szCs w:val="24"/>
        </w:rPr>
        <w:instrText xml:space="preserve"> REF _Ref84652180 \w \h  \* MERGEFORMAT </w:instrText>
      </w:r>
      <w:r w:rsidRPr="00CB53A7">
        <w:rPr>
          <w:sz w:val="24"/>
          <w:szCs w:val="24"/>
        </w:rPr>
      </w:r>
      <w:r w:rsidRPr="00CB53A7">
        <w:rPr>
          <w:sz w:val="24"/>
          <w:szCs w:val="24"/>
        </w:rPr>
        <w:fldChar w:fldCharType="separate"/>
      </w:r>
      <w:r w:rsidR="00EB5CEE">
        <w:rPr>
          <w:sz w:val="24"/>
          <w:szCs w:val="24"/>
        </w:rPr>
        <w:t>2.2.3</w:t>
      </w:r>
      <w:r w:rsidRPr="00CB53A7">
        <w:rPr>
          <w:sz w:val="24"/>
          <w:szCs w:val="24"/>
        </w:rPr>
        <w:fldChar w:fldCharType="end"/>
      </w:r>
      <w:r w:rsidRPr="00CB53A7">
        <w:rPr>
          <w:sz w:val="24"/>
          <w:szCs w:val="24"/>
        </w:rPr>
        <w:t xml:space="preserve"> </w:t>
      </w:r>
      <w:r w:rsidRPr="00CB53A7">
        <w:rPr>
          <w:sz w:val="24"/>
          <w:szCs w:val="24"/>
        </w:rPr>
        <w:fldChar w:fldCharType="begin"/>
      </w:r>
      <w:r w:rsidRPr="00CB53A7">
        <w:rPr>
          <w:sz w:val="24"/>
          <w:szCs w:val="24"/>
        </w:rPr>
        <w:instrText xml:space="preserve"> REF _Ref84652180 \h  \* MERGEFORMAT </w:instrText>
      </w:r>
      <w:r w:rsidRPr="00CB53A7">
        <w:rPr>
          <w:sz w:val="24"/>
          <w:szCs w:val="24"/>
        </w:rPr>
      </w:r>
      <w:r w:rsidRPr="00CB53A7">
        <w:rPr>
          <w:sz w:val="24"/>
          <w:szCs w:val="24"/>
        </w:rPr>
        <w:fldChar w:fldCharType="separate"/>
      </w:r>
      <w:ins w:id="82" w:author="lewen lam" w:date="2025-03-19T10:21:00Z" w16du:dateUtc="2025-03-19T02:21:00Z">
        <w:r w:rsidR="00EB5CEE" w:rsidRPr="00EB5CEE">
          <w:rPr>
            <w:sz w:val="24"/>
            <w:szCs w:val="24"/>
            <w:rPrChange w:id="83" w:author="lewen lam" w:date="2025-03-19T10:21:00Z" w16du:dateUtc="2025-03-19T02:21:00Z">
              <w:rPr>
                <w:b/>
                <w:sz w:val="24"/>
                <w:szCs w:val="24"/>
                <w:lang w:eastAsia="zh-CN"/>
              </w:rPr>
            </w:rPrChange>
          </w:rPr>
          <w:t>Technical Application Architecture</w:t>
        </w:r>
      </w:ins>
      <w:del w:id="84" w:author="lewen lam" w:date="2025-03-19T10:21:00Z" w16du:dateUtc="2025-03-19T02:21:00Z">
        <w:r w:rsidRPr="00CB53A7" w:rsidDel="00EB5CEE">
          <w:rPr>
            <w:sz w:val="24"/>
            <w:szCs w:val="24"/>
          </w:rPr>
          <w:delText>Technical Application Architecture</w:delText>
        </w:r>
      </w:del>
      <w:r w:rsidRPr="00CB53A7">
        <w:rPr>
          <w:sz w:val="24"/>
          <w:szCs w:val="24"/>
        </w:rPr>
        <w:fldChar w:fldCharType="end"/>
      </w:r>
      <w:r w:rsidRPr="00CB53A7">
        <w:rPr>
          <w:sz w:val="24"/>
          <w:szCs w:val="24"/>
        </w:rPr>
        <w:t xml:space="preserve"> for the</w:t>
      </w:r>
      <w:r w:rsidRPr="007A7D33">
        <w:rPr>
          <w:sz w:val="24"/>
          <w:szCs w:val="24"/>
        </w:rPr>
        <w:t xml:space="preserve"> application architectural design of DMS).</w:t>
      </w:r>
      <w:r w:rsidR="00FF0FE0">
        <w:rPr>
          <w:sz w:val="24"/>
          <w:szCs w:val="24"/>
        </w:rPr>
        <w:br/>
      </w:r>
      <w:r w:rsidR="00FF0FE0">
        <w:rPr>
          <w:sz w:val="24"/>
          <w:szCs w:val="24"/>
        </w:rPr>
        <w:br/>
      </w:r>
      <w:r w:rsidR="00FF0FE0">
        <w:rPr>
          <w:sz w:val="24"/>
          <w:szCs w:val="24"/>
        </w:rPr>
        <w:br/>
      </w:r>
      <w:r w:rsidR="00FF0FE0">
        <w:rPr>
          <w:sz w:val="24"/>
          <w:szCs w:val="24"/>
        </w:rPr>
        <w:br/>
      </w:r>
    </w:p>
    <w:p w14:paraId="7BF7203D" w14:textId="77777777" w:rsidR="006A5048" w:rsidRPr="00B50468" w:rsidRDefault="006A5048" w:rsidP="00B50468">
      <w:pPr>
        <w:pStyle w:val="Heading7"/>
        <w:tabs>
          <w:tab w:val="num" w:pos="1000"/>
        </w:tabs>
        <w:rPr>
          <w:rStyle w:val="Heading5Char"/>
          <w:b/>
          <w:sz w:val="24"/>
          <w:szCs w:val="24"/>
        </w:rPr>
      </w:pPr>
      <w:bookmarkStart w:id="85" w:name="_Toc92701763"/>
      <w:r w:rsidRPr="00B50468">
        <w:rPr>
          <w:rStyle w:val="Heading5Char"/>
          <w:b/>
          <w:sz w:val="24"/>
          <w:szCs w:val="24"/>
        </w:rPr>
        <w:lastRenderedPageBreak/>
        <w:t>Database Server</w:t>
      </w:r>
      <w:bookmarkEnd w:id="85"/>
    </w:p>
    <w:p w14:paraId="62769D7E" w14:textId="5DC4C729" w:rsidR="006A5048" w:rsidRPr="007A7D33" w:rsidRDefault="006A5048" w:rsidP="00C37B5A">
      <w:pPr>
        <w:pStyle w:val="BodyText2"/>
        <w:ind w:left="0" w:firstLine="0"/>
        <w:rPr>
          <w:sz w:val="24"/>
          <w:szCs w:val="24"/>
        </w:rPr>
      </w:pPr>
      <w:r w:rsidRPr="007A7D33">
        <w:rPr>
          <w:sz w:val="24"/>
          <w:szCs w:val="24"/>
        </w:rPr>
        <w:t>This server provides the database services of DMS.  Users will be able to access/update the data via the web pages generated by the Web/Application Server and all the manipulations of data will be performed by this Database Server.  Thus</w:t>
      </w:r>
      <w:r w:rsidR="003373DF">
        <w:rPr>
          <w:sz w:val="24"/>
          <w:szCs w:val="24"/>
        </w:rPr>
        <w:t>,</w:t>
      </w:r>
      <w:r w:rsidRPr="007A7D33">
        <w:rPr>
          <w:sz w:val="24"/>
          <w:szCs w:val="24"/>
        </w:rPr>
        <w:t xml:space="preserve"> all data access is centrally controlled, resulting in a secure and easy to maintain database environment.</w:t>
      </w:r>
    </w:p>
    <w:p w14:paraId="34AA70D5" w14:textId="68476AFF" w:rsidR="006A5048" w:rsidRPr="007A7D33" w:rsidRDefault="006A5048" w:rsidP="00C37B5A">
      <w:pPr>
        <w:pStyle w:val="BodyText2"/>
        <w:ind w:left="0" w:firstLine="0"/>
        <w:rPr>
          <w:sz w:val="24"/>
          <w:szCs w:val="24"/>
        </w:rPr>
      </w:pPr>
      <w:r w:rsidRPr="007A7D33">
        <w:rPr>
          <w:sz w:val="24"/>
          <w:szCs w:val="24"/>
        </w:rPr>
        <w:t>All the DMS application data is physically stored in data storage of the Database Server. When data is required upon the user actions performed in the provided DMS frontends, the access to the data and the required data manipulation will be executed by the Database Server.  The updated data will be persisted in the data store of the Database Server.</w:t>
      </w:r>
    </w:p>
    <w:p w14:paraId="09B75899" w14:textId="247328D9" w:rsidR="006A5048" w:rsidRPr="007A7D33" w:rsidRDefault="006A5048" w:rsidP="00B50468">
      <w:pPr>
        <w:pStyle w:val="BodyText2"/>
        <w:ind w:left="0" w:firstLine="0"/>
        <w:rPr>
          <w:sz w:val="24"/>
          <w:szCs w:val="24"/>
        </w:rPr>
      </w:pPr>
      <w:r w:rsidRPr="007A7D33">
        <w:rPr>
          <w:sz w:val="24"/>
          <w:szCs w:val="24"/>
        </w:rPr>
        <w:t xml:space="preserve">Moreover, a report server will also be installed in this server. The report sever will generate the required </w:t>
      </w:r>
      <w:r w:rsidR="003373DF" w:rsidRPr="007A7D33">
        <w:rPr>
          <w:sz w:val="24"/>
          <w:szCs w:val="24"/>
        </w:rPr>
        <w:t>soft copies</w:t>
      </w:r>
      <w:r w:rsidRPr="007A7D33">
        <w:rPr>
          <w:sz w:val="24"/>
          <w:szCs w:val="24"/>
        </w:rPr>
        <w:t xml:space="preserve"> of certificates, reports and letters as scheduled or on demand. </w:t>
      </w:r>
    </w:p>
    <w:p w14:paraId="59CEA86B" w14:textId="77777777" w:rsidR="006A5048" w:rsidRPr="007A7D33" w:rsidRDefault="006A5048" w:rsidP="006A5048">
      <w:pPr>
        <w:pStyle w:val="BodyText2"/>
        <w:rPr>
          <w:sz w:val="24"/>
          <w:szCs w:val="24"/>
        </w:rPr>
      </w:pPr>
    </w:p>
    <w:p w14:paraId="681FEB9B" w14:textId="66B1993C" w:rsidR="006A5048" w:rsidRPr="00C37B5A" w:rsidRDefault="006A5048" w:rsidP="00C37B5A">
      <w:pPr>
        <w:pStyle w:val="Heading7"/>
        <w:tabs>
          <w:tab w:val="num" w:pos="1000"/>
        </w:tabs>
        <w:rPr>
          <w:rStyle w:val="Heading5Char"/>
          <w:b/>
          <w:sz w:val="24"/>
          <w:szCs w:val="24"/>
        </w:rPr>
      </w:pPr>
      <w:bookmarkStart w:id="86" w:name="_Toc92701764"/>
      <w:r w:rsidRPr="00C37B5A">
        <w:rPr>
          <w:rStyle w:val="Heading5Char"/>
          <w:b/>
          <w:sz w:val="24"/>
          <w:szCs w:val="24"/>
        </w:rPr>
        <w:t>External File Storage</w:t>
      </w:r>
      <w:bookmarkEnd w:id="86"/>
      <w:r w:rsidR="00BE0D00">
        <w:rPr>
          <w:rStyle w:val="Heading5Char"/>
          <w:b/>
          <w:sz w:val="24"/>
          <w:szCs w:val="24"/>
        </w:rPr>
        <w:br/>
      </w:r>
    </w:p>
    <w:p w14:paraId="7E432A75" w14:textId="2D71D53B" w:rsidR="006A5048" w:rsidRPr="007A7D33" w:rsidRDefault="006A5048" w:rsidP="00C37B5A">
      <w:pPr>
        <w:pStyle w:val="BodyText2"/>
        <w:ind w:left="0" w:firstLine="0"/>
        <w:rPr>
          <w:sz w:val="24"/>
          <w:szCs w:val="24"/>
        </w:rPr>
      </w:pPr>
      <w:r w:rsidRPr="007A7D33">
        <w:rPr>
          <w:sz w:val="24"/>
          <w:szCs w:val="24"/>
        </w:rPr>
        <w:t xml:space="preserve">The external file storage will store the </w:t>
      </w:r>
      <w:r w:rsidR="003373DF" w:rsidRPr="007A7D33">
        <w:rPr>
          <w:sz w:val="24"/>
          <w:szCs w:val="24"/>
        </w:rPr>
        <w:t>soft copies</w:t>
      </w:r>
      <w:r w:rsidRPr="007A7D33">
        <w:rPr>
          <w:sz w:val="24"/>
          <w:szCs w:val="24"/>
        </w:rPr>
        <w:t xml:space="preserve"> of certificates, reports and letters generated by the Report Server and the files of unstructured data (images, scanned documents, etc.). </w:t>
      </w:r>
    </w:p>
    <w:p w14:paraId="0B1C3FB7" w14:textId="6672F869" w:rsidR="006A5048" w:rsidRPr="007A7D33" w:rsidRDefault="006A5048" w:rsidP="00C37B5A">
      <w:pPr>
        <w:pStyle w:val="BodyText2"/>
        <w:ind w:left="0" w:firstLine="0"/>
        <w:rPr>
          <w:sz w:val="24"/>
          <w:szCs w:val="24"/>
        </w:rPr>
      </w:pPr>
      <w:r w:rsidRPr="007A7D33">
        <w:rPr>
          <w:sz w:val="24"/>
          <w:szCs w:val="24"/>
        </w:rPr>
        <w:t>The centralized file storage environment facilitates data backup as only single source to be catered.</w:t>
      </w:r>
      <w:r w:rsidR="00FF0FE0">
        <w:rPr>
          <w:sz w:val="24"/>
          <w:szCs w:val="24"/>
        </w:rPr>
        <w:br/>
      </w:r>
    </w:p>
    <w:p w14:paraId="55C50A73" w14:textId="4650740E" w:rsidR="006A5048" w:rsidRPr="00C37B5A" w:rsidRDefault="006A5048" w:rsidP="00C37B5A">
      <w:pPr>
        <w:pStyle w:val="Heading7"/>
        <w:tabs>
          <w:tab w:val="num" w:pos="1000"/>
        </w:tabs>
        <w:rPr>
          <w:rStyle w:val="Heading5Char"/>
          <w:b/>
          <w:sz w:val="24"/>
          <w:szCs w:val="24"/>
        </w:rPr>
      </w:pPr>
      <w:bookmarkStart w:id="87" w:name="_Toc92701765"/>
      <w:r w:rsidRPr="00C37B5A">
        <w:rPr>
          <w:rStyle w:val="Heading5Char"/>
          <w:b/>
          <w:sz w:val="24"/>
          <w:szCs w:val="24"/>
        </w:rPr>
        <w:t>Lotus Domino Server</w:t>
      </w:r>
      <w:bookmarkEnd w:id="87"/>
      <w:r w:rsidR="00BE0D00">
        <w:rPr>
          <w:rStyle w:val="Heading5Char"/>
          <w:b/>
          <w:sz w:val="24"/>
          <w:szCs w:val="24"/>
        </w:rPr>
        <w:br/>
      </w:r>
    </w:p>
    <w:p w14:paraId="31FF1D4E" w14:textId="4CCC6E97" w:rsidR="006A5048" w:rsidRPr="007A7D33" w:rsidRDefault="006A5048" w:rsidP="00BE0D00">
      <w:pPr>
        <w:pStyle w:val="BodyText2"/>
        <w:ind w:left="0" w:firstLine="0"/>
        <w:rPr>
          <w:sz w:val="24"/>
          <w:szCs w:val="24"/>
        </w:rPr>
      </w:pPr>
      <w:r w:rsidRPr="007A7D33">
        <w:rPr>
          <w:sz w:val="24"/>
          <w:szCs w:val="24"/>
        </w:rPr>
        <w:t>The DMS will make use of the Lotus Domino Server of EMSD to send reminders or notifications as Lotus Notes Mails to the responsible officer and external users (</w:t>
      </w:r>
      <w:r w:rsidR="003373DF" w:rsidRPr="007A7D33">
        <w:rPr>
          <w:sz w:val="24"/>
          <w:szCs w:val="24"/>
        </w:rPr>
        <w:t>e.g.,</w:t>
      </w:r>
      <w:r w:rsidRPr="007A7D33">
        <w:rPr>
          <w:sz w:val="24"/>
          <w:szCs w:val="24"/>
        </w:rPr>
        <w:t xml:space="preserve"> Developers, Registered Energy Assessors, Owners, Responsible Persons, etc</w:t>
      </w:r>
      <w:r w:rsidR="00C37B5A">
        <w:rPr>
          <w:sz w:val="24"/>
          <w:szCs w:val="24"/>
        </w:rPr>
        <w:t>.</w:t>
      </w:r>
      <w:r w:rsidRPr="007A7D33">
        <w:rPr>
          <w:sz w:val="24"/>
          <w:szCs w:val="24"/>
        </w:rPr>
        <w:t>) who can read the reminders or notifications using the Lotus Notes clients.</w:t>
      </w:r>
    </w:p>
    <w:p w14:paraId="231406AB" w14:textId="17810E16" w:rsidR="006A5048" w:rsidRPr="00C37B5A" w:rsidRDefault="006A5048" w:rsidP="00C37B5A">
      <w:pPr>
        <w:pStyle w:val="Heading7"/>
        <w:tabs>
          <w:tab w:val="num" w:pos="1000"/>
        </w:tabs>
        <w:rPr>
          <w:rStyle w:val="Heading5Char"/>
          <w:b/>
          <w:sz w:val="24"/>
          <w:szCs w:val="24"/>
        </w:rPr>
      </w:pPr>
      <w:bookmarkStart w:id="88" w:name="_Toc92701766"/>
      <w:r w:rsidRPr="00C37B5A">
        <w:rPr>
          <w:rStyle w:val="Heading5Char"/>
          <w:b/>
          <w:sz w:val="24"/>
          <w:szCs w:val="24"/>
        </w:rPr>
        <w:lastRenderedPageBreak/>
        <w:t>Development Server</w:t>
      </w:r>
      <w:bookmarkEnd w:id="88"/>
      <w:r w:rsidRPr="00C37B5A">
        <w:rPr>
          <w:rStyle w:val="Heading5Char"/>
          <w:b/>
          <w:sz w:val="24"/>
          <w:szCs w:val="24"/>
        </w:rPr>
        <w:t xml:space="preserve"> </w:t>
      </w:r>
      <w:r w:rsidR="00BE0D00">
        <w:rPr>
          <w:rStyle w:val="Heading5Char"/>
          <w:b/>
          <w:sz w:val="24"/>
          <w:szCs w:val="24"/>
        </w:rPr>
        <w:br/>
      </w:r>
    </w:p>
    <w:p w14:paraId="75D638C2" w14:textId="63B0C895" w:rsidR="006A5048" w:rsidRPr="007A7D33" w:rsidRDefault="006A5048" w:rsidP="00BE0D00">
      <w:pPr>
        <w:pStyle w:val="BodyText2"/>
        <w:ind w:left="0" w:firstLine="0"/>
        <w:rPr>
          <w:sz w:val="24"/>
          <w:szCs w:val="24"/>
        </w:rPr>
      </w:pPr>
      <w:r w:rsidRPr="007A7D33">
        <w:rPr>
          <w:sz w:val="24"/>
          <w:szCs w:val="24"/>
        </w:rPr>
        <w:t xml:space="preserve">The development server will be used for system development and testing. </w:t>
      </w:r>
      <w:r w:rsidR="003373DF" w:rsidRPr="007A7D33">
        <w:rPr>
          <w:sz w:val="24"/>
          <w:szCs w:val="24"/>
        </w:rPr>
        <w:t>To</w:t>
      </w:r>
      <w:r w:rsidRPr="007A7D33">
        <w:rPr>
          <w:sz w:val="24"/>
          <w:szCs w:val="24"/>
        </w:rPr>
        <w:t xml:space="preserve"> simulate DMS operation in production, the configuration of this server will be </w:t>
      </w:r>
      <w:r w:rsidR="003373DF" w:rsidRPr="007A7D33">
        <w:rPr>
          <w:sz w:val="24"/>
          <w:szCs w:val="24"/>
        </w:rPr>
        <w:t>like</w:t>
      </w:r>
      <w:r w:rsidRPr="007A7D33">
        <w:rPr>
          <w:sz w:val="24"/>
          <w:szCs w:val="24"/>
        </w:rPr>
        <w:t xml:space="preserve"> the production environment to stimulate. Instances of web server, application server, database server and report server will be installed in this server. </w:t>
      </w:r>
      <w:r w:rsidR="00FF0FE0">
        <w:rPr>
          <w:sz w:val="24"/>
          <w:szCs w:val="24"/>
        </w:rPr>
        <w:br/>
      </w:r>
    </w:p>
    <w:p w14:paraId="364C6E0D" w14:textId="4D062308" w:rsidR="006A5048" w:rsidRPr="007A7D33" w:rsidRDefault="006A5048" w:rsidP="00BE0D00">
      <w:pPr>
        <w:pStyle w:val="Heading7"/>
        <w:tabs>
          <w:tab w:val="num" w:pos="1000"/>
        </w:tabs>
        <w:rPr>
          <w:rStyle w:val="Heading5Char"/>
          <w:sz w:val="24"/>
          <w:szCs w:val="24"/>
        </w:rPr>
      </w:pPr>
      <w:bookmarkStart w:id="89" w:name="_Toc92701767"/>
      <w:r w:rsidRPr="00BE0D00">
        <w:rPr>
          <w:rStyle w:val="Heading5Char"/>
          <w:b/>
          <w:sz w:val="24"/>
          <w:szCs w:val="24"/>
        </w:rPr>
        <w:t>DR Server</w:t>
      </w:r>
      <w:bookmarkEnd w:id="89"/>
      <w:r w:rsidR="00BE0D00">
        <w:rPr>
          <w:rStyle w:val="Heading5Char"/>
          <w:sz w:val="24"/>
          <w:szCs w:val="24"/>
        </w:rPr>
        <w:br/>
      </w:r>
    </w:p>
    <w:p w14:paraId="2D26C111" w14:textId="77777777" w:rsidR="006A5048" w:rsidRPr="007A7D33" w:rsidRDefault="006A5048" w:rsidP="00BE0D00">
      <w:pPr>
        <w:pStyle w:val="BodyText2"/>
        <w:ind w:left="0" w:firstLine="0"/>
        <w:rPr>
          <w:sz w:val="24"/>
          <w:szCs w:val="24"/>
        </w:rPr>
      </w:pPr>
      <w:r w:rsidRPr="007A7D33">
        <w:rPr>
          <w:sz w:val="24"/>
          <w:szCs w:val="24"/>
        </w:rPr>
        <w:t>In case of significant damage occurred on the servers or interruption of services in Data Center of EMSD headquarter influencing the required operations of BEEO, the DR Server in the DR site will be activated for the continuation of the services until the damage had been recovered.</w:t>
      </w:r>
    </w:p>
    <w:p w14:paraId="7D76B2E6" w14:textId="77777777" w:rsidR="00BE0D00" w:rsidRPr="007A7D33" w:rsidRDefault="00BE0D00" w:rsidP="00FF0FE0">
      <w:pPr>
        <w:pStyle w:val="BodyText2"/>
        <w:ind w:left="0" w:firstLine="0"/>
        <w:rPr>
          <w:sz w:val="24"/>
          <w:szCs w:val="24"/>
          <w:lang w:eastAsia="zh-HK"/>
        </w:rPr>
      </w:pPr>
    </w:p>
    <w:p w14:paraId="42D75A20" w14:textId="4DBA2FFE" w:rsidR="006A5048" w:rsidRPr="00BE0D00" w:rsidRDefault="006A5048" w:rsidP="00BE0D00">
      <w:pPr>
        <w:pStyle w:val="Heading7"/>
        <w:tabs>
          <w:tab w:val="num" w:pos="1000"/>
        </w:tabs>
        <w:rPr>
          <w:rStyle w:val="Heading5Char"/>
          <w:b/>
          <w:sz w:val="24"/>
          <w:szCs w:val="24"/>
        </w:rPr>
      </w:pPr>
      <w:bookmarkStart w:id="90" w:name="_Toc92701768"/>
      <w:r w:rsidRPr="00BE0D00">
        <w:rPr>
          <w:rStyle w:val="Heading5Char"/>
          <w:b/>
          <w:sz w:val="24"/>
          <w:szCs w:val="24"/>
        </w:rPr>
        <w:t>Backup Server</w:t>
      </w:r>
      <w:bookmarkEnd w:id="90"/>
      <w:r w:rsidR="00BE0D00">
        <w:rPr>
          <w:rStyle w:val="Heading5Char"/>
          <w:b/>
          <w:sz w:val="24"/>
          <w:szCs w:val="24"/>
        </w:rPr>
        <w:br/>
      </w:r>
    </w:p>
    <w:p w14:paraId="2AB042E2" w14:textId="47C3FC77" w:rsidR="006A5048" w:rsidRPr="007A7D33" w:rsidRDefault="006A5048" w:rsidP="00BE0D00">
      <w:pPr>
        <w:pStyle w:val="BodyText2"/>
        <w:ind w:left="0" w:firstLine="0"/>
        <w:rPr>
          <w:sz w:val="24"/>
          <w:szCs w:val="24"/>
        </w:rPr>
      </w:pPr>
      <w:r w:rsidRPr="007A7D33">
        <w:rPr>
          <w:sz w:val="24"/>
          <w:szCs w:val="24"/>
        </w:rPr>
        <w:t>The backup server will be used for executing the backup job according to the backup policy for DMS. In addition, application for monitoring the Web/Application Server, Database Server and Development Server will be installed.</w:t>
      </w:r>
      <w:r w:rsidR="00BE0D00">
        <w:rPr>
          <w:sz w:val="24"/>
          <w:szCs w:val="24"/>
        </w:rPr>
        <w:br/>
      </w:r>
    </w:p>
    <w:p w14:paraId="47029A30" w14:textId="77777777" w:rsidR="006A5048" w:rsidRPr="00BE0D00" w:rsidRDefault="006A5048" w:rsidP="00BE0D00">
      <w:pPr>
        <w:pStyle w:val="Heading6"/>
        <w:rPr>
          <w:rStyle w:val="Heading5Char"/>
          <w:b/>
          <w:i w:val="0"/>
          <w:sz w:val="24"/>
        </w:rPr>
      </w:pPr>
      <w:bookmarkStart w:id="91" w:name="_Toc515700971"/>
      <w:bookmarkStart w:id="92" w:name="_Toc92701769"/>
      <w:r w:rsidRPr="00BE0D00">
        <w:rPr>
          <w:rStyle w:val="Heading5Char"/>
          <w:b/>
          <w:i w:val="0"/>
          <w:sz w:val="24"/>
        </w:rPr>
        <w:t>Network Services</w:t>
      </w:r>
      <w:bookmarkEnd w:id="91"/>
      <w:bookmarkEnd w:id="92"/>
    </w:p>
    <w:p w14:paraId="3462AD08" w14:textId="100BE050" w:rsidR="006A5048" w:rsidRPr="007A7D33" w:rsidRDefault="00BE0D00" w:rsidP="00BE0D00">
      <w:pPr>
        <w:pStyle w:val="BodyText2"/>
        <w:ind w:left="0" w:firstLine="0"/>
        <w:rPr>
          <w:sz w:val="24"/>
          <w:szCs w:val="24"/>
        </w:rPr>
      </w:pPr>
      <w:r>
        <w:rPr>
          <w:sz w:val="24"/>
          <w:szCs w:val="24"/>
        </w:rPr>
        <w:br/>
      </w:r>
      <w:r w:rsidR="006A5048" w:rsidRPr="007A7D33">
        <w:rPr>
          <w:sz w:val="24"/>
          <w:szCs w:val="24"/>
        </w:rPr>
        <w:t>There are several network related services related to the implementation of DMS that will be provided by CSSD of EMSTF. These services are described below.</w:t>
      </w:r>
      <w:r>
        <w:rPr>
          <w:sz w:val="24"/>
          <w:szCs w:val="24"/>
        </w:rPr>
        <w:br/>
      </w:r>
      <w:r w:rsidR="00FF0FE0">
        <w:rPr>
          <w:sz w:val="24"/>
          <w:szCs w:val="24"/>
        </w:rPr>
        <w:br/>
      </w:r>
    </w:p>
    <w:p w14:paraId="4894DB8E" w14:textId="7F52C8E4" w:rsidR="006A5048" w:rsidRPr="00BE0D00" w:rsidRDefault="006A5048" w:rsidP="00BE0D00">
      <w:pPr>
        <w:pStyle w:val="Heading7"/>
        <w:tabs>
          <w:tab w:val="num" w:pos="1000"/>
        </w:tabs>
        <w:rPr>
          <w:rStyle w:val="Heading5Char"/>
          <w:b/>
          <w:sz w:val="24"/>
        </w:rPr>
      </w:pPr>
      <w:bookmarkStart w:id="93" w:name="_Toc498572066"/>
      <w:bookmarkStart w:id="94" w:name="_Toc92701770"/>
      <w:r w:rsidRPr="00BE0D00">
        <w:rPr>
          <w:rStyle w:val="Heading5Char"/>
          <w:b/>
          <w:sz w:val="24"/>
        </w:rPr>
        <w:lastRenderedPageBreak/>
        <w:t>DHCP Server</w:t>
      </w:r>
      <w:bookmarkEnd w:id="93"/>
      <w:bookmarkEnd w:id="94"/>
      <w:r w:rsidR="00BE0D00">
        <w:rPr>
          <w:rStyle w:val="Heading5Char"/>
          <w:b/>
          <w:sz w:val="24"/>
        </w:rPr>
        <w:br/>
      </w:r>
    </w:p>
    <w:p w14:paraId="4F73B1B5" w14:textId="68A744BE" w:rsidR="006A5048" w:rsidRPr="007A7D33" w:rsidRDefault="006A5048" w:rsidP="00BE0D00">
      <w:pPr>
        <w:pStyle w:val="BodyText2"/>
        <w:ind w:left="0" w:firstLine="0"/>
        <w:rPr>
          <w:sz w:val="24"/>
          <w:szCs w:val="24"/>
        </w:rPr>
      </w:pPr>
      <w:r w:rsidRPr="007A7D33">
        <w:rPr>
          <w:sz w:val="24"/>
          <w:szCs w:val="24"/>
        </w:rPr>
        <w:t xml:space="preserve">All PC workstations and servers will need to be assigned with IP addresses. All DMS servers will need to be assigned with fixed IP addresses. All PC workstations can have IP addresses dynamically assigned at startup by the EMSD Dynamic Host Configuration Protocol (DHCP) services. All fixed IP addresses </w:t>
      </w:r>
      <w:r w:rsidR="002657FD" w:rsidRPr="007A7D33">
        <w:rPr>
          <w:sz w:val="24"/>
          <w:szCs w:val="24"/>
        </w:rPr>
        <w:t>must</w:t>
      </w:r>
      <w:r w:rsidRPr="007A7D33">
        <w:rPr>
          <w:sz w:val="24"/>
          <w:szCs w:val="24"/>
        </w:rPr>
        <w:t xml:space="preserve"> be applied from CSSD. </w:t>
      </w:r>
    </w:p>
    <w:p w14:paraId="247554C2" w14:textId="77777777" w:rsidR="006A5048" w:rsidRPr="007A7D33" w:rsidRDefault="006A5048" w:rsidP="006A5048">
      <w:pPr>
        <w:pStyle w:val="BodyText2"/>
        <w:rPr>
          <w:sz w:val="24"/>
          <w:szCs w:val="24"/>
        </w:rPr>
      </w:pPr>
      <w:r w:rsidRPr="007A7D33">
        <w:rPr>
          <w:sz w:val="24"/>
          <w:szCs w:val="24"/>
        </w:rPr>
        <w:t>The following is the list of servers that required the use of fixed IP addresses:</w:t>
      </w:r>
    </w:p>
    <w:p w14:paraId="44414E73" w14:textId="77777777" w:rsidR="006A5048" w:rsidRPr="007A7D33" w:rsidRDefault="006A5048" w:rsidP="00C502EB">
      <w:pPr>
        <w:pStyle w:val="BodyText2"/>
        <w:numPr>
          <w:ilvl w:val="0"/>
          <w:numId w:val="34"/>
        </w:numPr>
        <w:tabs>
          <w:tab w:val="clear" w:pos="1000"/>
        </w:tabs>
        <w:spacing w:after="0" w:line="240" w:lineRule="auto"/>
        <w:jc w:val="both"/>
        <w:rPr>
          <w:sz w:val="24"/>
          <w:szCs w:val="24"/>
        </w:rPr>
      </w:pPr>
      <w:r w:rsidRPr="007A7D33">
        <w:rPr>
          <w:sz w:val="24"/>
          <w:szCs w:val="24"/>
        </w:rPr>
        <w:t>Web / Application Server</w:t>
      </w:r>
    </w:p>
    <w:p w14:paraId="186B5F8E" w14:textId="77777777" w:rsidR="006A5048" w:rsidRPr="007A7D33" w:rsidRDefault="006A5048" w:rsidP="00C502EB">
      <w:pPr>
        <w:pStyle w:val="BodyText2"/>
        <w:numPr>
          <w:ilvl w:val="0"/>
          <w:numId w:val="34"/>
        </w:numPr>
        <w:tabs>
          <w:tab w:val="clear" w:pos="1000"/>
        </w:tabs>
        <w:spacing w:after="0" w:line="240" w:lineRule="auto"/>
        <w:jc w:val="both"/>
        <w:rPr>
          <w:sz w:val="24"/>
          <w:szCs w:val="24"/>
        </w:rPr>
      </w:pPr>
      <w:r w:rsidRPr="007A7D33">
        <w:rPr>
          <w:sz w:val="24"/>
          <w:szCs w:val="24"/>
        </w:rPr>
        <w:t>Database Server</w:t>
      </w:r>
    </w:p>
    <w:p w14:paraId="6A3D92E4" w14:textId="77777777" w:rsidR="006A5048" w:rsidRPr="007A7D33" w:rsidRDefault="006A5048" w:rsidP="00C502EB">
      <w:pPr>
        <w:pStyle w:val="BodyText2"/>
        <w:numPr>
          <w:ilvl w:val="0"/>
          <w:numId w:val="34"/>
        </w:numPr>
        <w:tabs>
          <w:tab w:val="clear" w:pos="1000"/>
        </w:tabs>
        <w:spacing w:after="0" w:line="240" w:lineRule="auto"/>
        <w:jc w:val="both"/>
        <w:rPr>
          <w:sz w:val="24"/>
          <w:szCs w:val="24"/>
        </w:rPr>
      </w:pPr>
      <w:r w:rsidRPr="007A7D33">
        <w:rPr>
          <w:sz w:val="24"/>
          <w:szCs w:val="24"/>
        </w:rPr>
        <w:t>Backup Server</w:t>
      </w:r>
    </w:p>
    <w:p w14:paraId="57391988" w14:textId="77777777" w:rsidR="006A5048" w:rsidRPr="007A7D33" w:rsidRDefault="006A5048" w:rsidP="006A5048">
      <w:pPr>
        <w:pStyle w:val="BodyText2"/>
        <w:rPr>
          <w:sz w:val="24"/>
          <w:szCs w:val="24"/>
        </w:rPr>
      </w:pPr>
      <w:bookmarkStart w:id="95" w:name="_Toc498572067"/>
    </w:p>
    <w:p w14:paraId="4495550A" w14:textId="602DBDD8" w:rsidR="006A5048" w:rsidRPr="00BE0D00" w:rsidRDefault="006A5048" w:rsidP="00BE0D00">
      <w:pPr>
        <w:pStyle w:val="Heading7"/>
        <w:pageBreakBefore/>
        <w:tabs>
          <w:tab w:val="num" w:pos="1000"/>
        </w:tabs>
        <w:ind w:left="403" w:hanging="403"/>
        <w:rPr>
          <w:rStyle w:val="Heading5Char"/>
          <w:b/>
          <w:sz w:val="24"/>
        </w:rPr>
      </w:pPr>
      <w:bookmarkStart w:id="96" w:name="_Toc92701771"/>
      <w:bookmarkEnd w:id="95"/>
      <w:r w:rsidRPr="00BE0D00">
        <w:rPr>
          <w:rStyle w:val="Heading5Char"/>
          <w:b/>
          <w:sz w:val="24"/>
        </w:rPr>
        <w:lastRenderedPageBreak/>
        <w:t>Domain Name System (DNS) Server</w:t>
      </w:r>
      <w:bookmarkEnd w:id="96"/>
      <w:r w:rsidR="00BE0D00">
        <w:rPr>
          <w:rStyle w:val="Heading5Char"/>
          <w:b/>
          <w:sz w:val="24"/>
        </w:rPr>
        <w:br/>
      </w:r>
    </w:p>
    <w:p w14:paraId="16EA8A58" w14:textId="01916AB1" w:rsidR="006A5048" w:rsidRPr="007A7D33" w:rsidRDefault="006A5048" w:rsidP="00BE0D00">
      <w:pPr>
        <w:pStyle w:val="BodyText2"/>
        <w:ind w:left="0" w:firstLine="0"/>
        <w:rPr>
          <w:sz w:val="24"/>
          <w:szCs w:val="24"/>
        </w:rPr>
      </w:pPr>
      <w:r w:rsidRPr="007A7D33">
        <w:rPr>
          <w:sz w:val="24"/>
          <w:szCs w:val="24"/>
        </w:rPr>
        <w:t xml:space="preserve">To facilitate users to use easy-to-remember and meaningful names for referring to internal Intranet servers instead of having to memorize and refer to their numeric IP addresses, the EMSD Domain Name System (DNS) will be applied. All DMS domain names </w:t>
      </w:r>
      <w:r w:rsidR="002657FD" w:rsidRPr="007A7D33">
        <w:rPr>
          <w:sz w:val="24"/>
          <w:szCs w:val="24"/>
        </w:rPr>
        <w:t>must</w:t>
      </w:r>
      <w:r w:rsidRPr="007A7D33">
        <w:rPr>
          <w:sz w:val="24"/>
          <w:szCs w:val="24"/>
        </w:rPr>
        <w:t xml:space="preserve"> be applied from CSSD.</w:t>
      </w:r>
    </w:p>
    <w:p w14:paraId="691A02BF" w14:textId="318DE026" w:rsidR="006A5048" w:rsidRPr="007A7D33" w:rsidRDefault="006A5048" w:rsidP="00325417">
      <w:pPr>
        <w:pStyle w:val="BodyText2"/>
        <w:rPr>
          <w:sz w:val="24"/>
          <w:szCs w:val="24"/>
          <w:lang w:eastAsia="zh-HK"/>
        </w:rPr>
      </w:pPr>
      <w:r w:rsidRPr="007A7D33">
        <w:rPr>
          <w:sz w:val="24"/>
          <w:szCs w:val="24"/>
        </w:rPr>
        <w:t xml:space="preserve">The following is the domain name required </w:t>
      </w:r>
      <w:r w:rsidRPr="007A7D33">
        <w:rPr>
          <w:sz w:val="24"/>
          <w:szCs w:val="24"/>
          <w:lang w:eastAsia="zh-HK"/>
        </w:rPr>
        <w:t>by</w:t>
      </w:r>
      <w:r w:rsidRPr="007A7D33">
        <w:rPr>
          <w:sz w:val="24"/>
          <w:szCs w:val="24"/>
        </w:rPr>
        <w:t xml:space="preserve"> </w:t>
      </w:r>
      <w:r w:rsidRPr="007A7D33">
        <w:rPr>
          <w:sz w:val="24"/>
          <w:szCs w:val="24"/>
          <w:lang w:eastAsia="zh-HK"/>
        </w:rPr>
        <w:t xml:space="preserve">the </w:t>
      </w:r>
      <w:r w:rsidRPr="007A7D33">
        <w:rPr>
          <w:sz w:val="24"/>
          <w:szCs w:val="24"/>
        </w:rPr>
        <w:t xml:space="preserve">DMS: </w:t>
      </w:r>
    </w:p>
    <w:p w14:paraId="25E83D58" w14:textId="77777777" w:rsidR="006A5048" w:rsidRPr="007A7D33" w:rsidRDefault="006A5048" w:rsidP="00C502EB">
      <w:pPr>
        <w:pStyle w:val="BodyText2"/>
        <w:numPr>
          <w:ilvl w:val="0"/>
          <w:numId w:val="34"/>
        </w:numPr>
        <w:tabs>
          <w:tab w:val="clear" w:pos="1000"/>
        </w:tabs>
        <w:spacing w:after="0" w:line="240" w:lineRule="auto"/>
        <w:jc w:val="both"/>
        <w:rPr>
          <w:sz w:val="24"/>
          <w:szCs w:val="24"/>
        </w:rPr>
      </w:pPr>
      <w:r w:rsidRPr="007A7D33">
        <w:rPr>
          <w:sz w:val="24"/>
          <w:szCs w:val="24"/>
        </w:rPr>
        <w:t>beeodms.emsd.hksarg</w:t>
      </w:r>
    </w:p>
    <w:p w14:paraId="59861848" w14:textId="77777777" w:rsidR="006A5048" w:rsidRPr="007A7D33" w:rsidRDefault="006A5048" w:rsidP="006A5048">
      <w:pPr>
        <w:pStyle w:val="BodyText2"/>
        <w:rPr>
          <w:sz w:val="24"/>
          <w:szCs w:val="24"/>
        </w:rPr>
      </w:pPr>
    </w:p>
    <w:p w14:paraId="085E6EA8" w14:textId="759FA943" w:rsidR="006A5048" w:rsidRPr="00DE74E2" w:rsidRDefault="006A5048" w:rsidP="00325417">
      <w:pPr>
        <w:pStyle w:val="Heading6"/>
        <w:rPr>
          <w:b/>
          <w:bCs/>
          <w:i w:val="0"/>
          <w:sz w:val="24"/>
          <w:szCs w:val="24"/>
        </w:rPr>
      </w:pPr>
      <w:r w:rsidRPr="00DE74E2">
        <w:rPr>
          <w:b/>
          <w:bCs/>
          <w:i w:val="0"/>
          <w:sz w:val="24"/>
          <w:szCs w:val="24"/>
        </w:rPr>
        <w:t xml:space="preserve">Office </w:t>
      </w:r>
      <w:r w:rsidR="00325417" w:rsidRPr="00DE74E2">
        <w:rPr>
          <w:b/>
          <w:bCs/>
          <w:i w:val="0"/>
          <w:sz w:val="24"/>
          <w:szCs w:val="24"/>
        </w:rPr>
        <w:t>Equipment</w:t>
      </w:r>
    </w:p>
    <w:p w14:paraId="29C7D71C" w14:textId="77777777" w:rsidR="006A5048" w:rsidRPr="007A7D33" w:rsidRDefault="006A5048" w:rsidP="006A5048">
      <w:pPr>
        <w:pStyle w:val="BodyText2"/>
        <w:rPr>
          <w:sz w:val="24"/>
          <w:szCs w:val="24"/>
        </w:rPr>
      </w:pPr>
    </w:p>
    <w:p w14:paraId="344B4212" w14:textId="2031C3DB" w:rsidR="006A5048" w:rsidRPr="007A7D33" w:rsidRDefault="006A5048" w:rsidP="00DE74E2">
      <w:pPr>
        <w:pStyle w:val="BodyText2"/>
        <w:ind w:left="0" w:firstLine="0"/>
        <w:rPr>
          <w:sz w:val="24"/>
          <w:szCs w:val="24"/>
        </w:rPr>
      </w:pPr>
      <w:r w:rsidRPr="007A7D33">
        <w:rPr>
          <w:sz w:val="24"/>
          <w:szCs w:val="24"/>
        </w:rPr>
        <w:t xml:space="preserve">Office users can access DMS through the office LAN connection that is already set up in the EMSD headquarters. </w:t>
      </w:r>
    </w:p>
    <w:p w14:paraId="1A1257A8" w14:textId="6D719717" w:rsidR="006A5048" w:rsidRPr="007A7D33" w:rsidRDefault="006A5048" w:rsidP="003373DF">
      <w:pPr>
        <w:pStyle w:val="BodyText2"/>
        <w:rPr>
          <w:sz w:val="24"/>
          <w:szCs w:val="24"/>
        </w:rPr>
      </w:pPr>
      <w:r w:rsidRPr="007A7D33">
        <w:rPr>
          <w:sz w:val="24"/>
          <w:szCs w:val="24"/>
        </w:rPr>
        <w:t xml:space="preserve">The following table summarizes the list and location of the office </w:t>
      </w:r>
      <w:r w:rsidR="003373DF" w:rsidRPr="007A7D33">
        <w:rPr>
          <w:sz w:val="24"/>
          <w:szCs w:val="24"/>
        </w:rPr>
        <w:t>equipment</w:t>
      </w:r>
      <w:r w:rsidRPr="007A7D33">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8"/>
        <w:gridCol w:w="3240"/>
      </w:tblGrid>
      <w:tr w:rsidR="006A5048" w:rsidRPr="007A7D33" w14:paraId="64A522D2" w14:textId="77777777" w:rsidTr="00CF44D8">
        <w:trPr>
          <w:tblHeader/>
        </w:trPr>
        <w:tc>
          <w:tcPr>
            <w:tcW w:w="3528" w:type="dxa"/>
            <w:shd w:val="clear" w:color="auto" w:fill="F3F3F3"/>
          </w:tcPr>
          <w:p w14:paraId="4CB9847F" w14:textId="77777777" w:rsidR="006A5048" w:rsidRPr="007A7D33" w:rsidRDefault="006A5048" w:rsidP="00CF44D8">
            <w:pPr>
              <w:pStyle w:val="BodyText2"/>
              <w:rPr>
                <w:b/>
                <w:bCs/>
                <w:sz w:val="24"/>
                <w:szCs w:val="24"/>
              </w:rPr>
            </w:pPr>
            <w:r w:rsidRPr="007A7D33">
              <w:rPr>
                <w:b/>
                <w:bCs/>
                <w:sz w:val="24"/>
                <w:szCs w:val="24"/>
              </w:rPr>
              <w:t>Equipment Description</w:t>
            </w:r>
          </w:p>
        </w:tc>
        <w:tc>
          <w:tcPr>
            <w:tcW w:w="3240" w:type="dxa"/>
            <w:shd w:val="clear" w:color="auto" w:fill="F3F3F3"/>
          </w:tcPr>
          <w:p w14:paraId="041CEC62" w14:textId="77777777" w:rsidR="006A5048" w:rsidRPr="007A7D33" w:rsidRDefault="006A5048" w:rsidP="00CF44D8">
            <w:pPr>
              <w:pStyle w:val="BodyText2"/>
              <w:rPr>
                <w:b/>
                <w:bCs/>
                <w:sz w:val="24"/>
                <w:szCs w:val="24"/>
              </w:rPr>
            </w:pPr>
            <w:r w:rsidRPr="007A7D33">
              <w:rPr>
                <w:b/>
                <w:bCs/>
                <w:sz w:val="24"/>
                <w:szCs w:val="24"/>
              </w:rPr>
              <w:t>Location</w:t>
            </w:r>
          </w:p>
        </w:tc>
      </w:tr>
      <w:tr w:rsidR="006A5048" w:rsidRPr="007A7D33" w14:paraId="00122122" w14:textId="77777777" w:rsidTr="00CF44D8">
        <w:tc>
          <w:tcPr>
            <w:tcW w:w="3528" w:type="dxa"/>
          </w:tcPr>
          <w:p w14:paraId="2E35CD79" w14:textId="77777777" w:rsidR="006A5048" w:rsidRPr="007A7D33" w:rsidRDefault="006A5048" w:rsidP="00CF44D8">
            <w:pPr>
              <w:pStyle w:val="BodyText2"/>
              <w:rPr>
                <w:sz w:val="24"/>
                <w:szCs w:val="24"/>
              </w:rPr>
            </w:pPr>
            <w:r w:rsidRPr="007A7D33">
              <w:rPr>
                <w:sz w:val="24"/>
                <w:szCs w:val="24"/>
              </w:rPr>
              <w:t>Desktop Workstations</w:t>
            </w:r>
          </w:p>
        </w:tc>
        <w:tc>
          <w:tcPr>
            <w:tcW w:w="3240" w:type="dxa"/>
          </w:tcPr>
          <w:p w14:paraId="6118661C" w14:textId="77777777" w:rsidR="006A5048" w:rsidRPr="007A7D33" w:rsidRDefault="006A5048" w:rsidP="00CF44D8">
            <w:pPr>
              <w:pStyle w:val="BodyText2"/>
              <w:rPr>
                <w:sz w:val="24"/>
                <w:szCs w:val="24"/>
              </w:rPr>
            </w:pPr>
            <w:r w:rsidRPr="007A7D33">
              <w:rPr>
                <w:sz w:val="24"/>
                <w:szCs w:val="24"/>
              </w:rPr>
              <w:t>EMSD HQ 7/F</w:t>
            </w:r>
          </w:p>
        </w:tc>
      </w:tr>
      <w:tr w:rsidR="006A5048" w:rsidRPr="007A7D33" w14:paraId="48A4E68F" w14:textId="77777777" w:rsidTr="00CF44D8">
        <w:tc>
          <w:tcPr>
            <w:tcW w:w="3528" w:type="dxa"/>
          </w:tcPr>
          <w:p w14:paraId="528DCA7A" w14:textId="77777777" w:rsidR="006A5048" w:rsidRPr="007A7D33" w:rsidRDefault="006A5048" w:rsidP="00CF44D8">
            <w:pPr>
              <w:pStyle w:val="BodyText2"/>
              <w:rPr>
                <w:sz w:val="24"/>
                <w:szCs w:val="24"/>
              </w:rPr>
            </w:pPr>
            <w:r w:rsidRPr="007A7D33">
              <w:rPr>
                <w:sz w:val="24"/>
                <w:szCs w:val="24"/>
              </w:rPr>
              <w:t>Mobile Workstations</w:t>
            </w:r>
          </w:p>
        </w:tc>
        <w:tc>
          <w:tcPr>
            <w:tcW w:w="3240" w:type="dxa"/>
          </w:tcPr>
          <w:p w14:paraId="249D7BD8" w14:textId="77777777" w:rsidR="006A5048" w:rsidRPr="007A7D33" w:rsidRDefault="006A5048" w:rsidP="00CF44D8">
            <w:pPr>
              <w:pStyle w:val="BodyText2"/>
              <w:rPr>
                <w:sz w:val="24"/>
                <w:szCs w:val="24"/>
              </w:rPr>
            </w:pPr>
            <w:r w:rsidRPr="007A7D33">
              <w:rPr>
                <w:sz w:val="24"/>
                <w:szCs w:val="24"/>
              </w:rPr>
              <w:t>EMSD HQ 7/F / Outside office</w:t>
            </w:r>
          </w:p>
        </w:tc>
      </w:tr>
      <w:tr w:rsidR="006A5048" w:rsidRPr="007A7D33" w14:paraId="4F3D5631" w14:textId="77777777" w:rsidTr="00CF44D8">
        <w:tc>
          <w:tcPr>
            <w:tcW w:w="3528" w:type="dxa"/>
          </w:tcPr>
          <w:p w14:paraId="792DD4A9" w14:textId="77777777" w:rsidR="006A5048" w:rsidRPr="007A7D33" w:rsidRDefault="006A5048" w:rsidP="00CF44D8">
            <w:pPr>
              <w:pStyle w:val="BodyText2"/>
              <w:rPr>
                <w:sz w:val="24"/>
                <w:szCs w:val="24"/>
              </w:rPr>
            </w:pPr>
            <w:r w:rsidRPr="007A7D33">
              <w:rPr>
                <w:sz w:val="24"/>
                <w:szCs w:val="24"/>
              </w:rPr>
              <w:t>Scanning Workstation</w:t>
            </w:r>
          </w:p>
        </w:tc>
        <w:tc>
          <w:tcPr>
            <w:tcW w:w="3240" w:type="dxa"/>
          </w:tcPr>
          <w:p w14:paraId="6E4459FE" w14:textId="77777777" w:rsidR="006A5048" w:rsidRPr="007A7D33" w:rsidRDefault="006A5048" w:rsidP="00CF44D8">
            <w:pPr>
              <w:pStyle w:val="BodyText2"/>
              <w:rPr>
                <w:sz w:val="24"/>
                <w:szCs w:val="24"/>
              </w:rPr>
            </w:pPr>
            <w:r w:rsidRPr="007A7D33">
              <w:rPr>
                <w:sz w:val="24"/>
                <w:szCs w:val="24"/>
              </w:rPr>
              <w:t>EMSD HQ 7/F</w:t>
            </w:r>
          </w:p>
        </w:tc>
      </w:tr>
      <w:tr w:rsidR="006A5048" w:rsidRPr="007A7D33" w14:paraId="02AC07AA" w14:textId="77777777" w:rsidTr="00CF44D8">
        <w:tc>
          <w:tcPr>
            <w:tcW w:w="3528" w:type="dxa"/>
          </w:tcPr>
          <w:p w14:paraId="7F206572" w14:textId="77777777" w:rsidR="006A5048" w:rsidRPr="007A7D33" w:rsidRDefault="006A5048" w:rsidP="00CF44D8">
            <w:pPr>
              <w:pStyle w:val="BodyText2"/>
              <w:rPr>
                <w:sz w:val="24"/>
                <w:szCs w:val="24"/>
              </w:rPr>
            </w:pPr>
            <w:r w:rsidRPr="007A7D33">
              <w:rPr>
                <w:sz w:val="24"/>
                <w:szCs w:val="24"/>
              </w:rPr>
              <w:t>Printers</w:t>
            </w:r>
          </w:p>
        </w:tc>
        <w:tc>
          <w:tcPr>
            <w:tcW w:w="3240" w:type="dxa"/>
          </w:tcPr>
          <w:p w14:paraId="18E0C9D7" w14:textId="77777777" w:rsidR="006A5048" w:rsidRPr="007A7D33" w:rsidRDefault="006A5048" w:rsidP="00CF44D8">
            <w:pPr>
              <w:pStyle w:val="BodyText2"/>
              <w:rPr>
                <w:sz w:val="24"/>
                <w:szCs w:val="24"/>
              </w:rPr>
            </w:pPr>
            <w:r w:rsidRPr="007A7D33">
              <w:rPr>
                <w:sz w:val="24"/>
                <w:szCs w:val="24"/>
              </w:rPr>
              <w:t>EMSD HQ 7/F</w:t>
            </w:r>
          </w:p>
        </w:tc>
      </w:tr>
    </w:tbl>
    <w:p w14:paraId="1CAEADF9" w14:textId="77777777" w:rsidR="006A5048" w:rsidRPr="007A7D33" w:rsidRDefault="006A5048" w:rsidP="006A5048">
      <w:pPr>
        <w:pStyle w:val="BodyText2"/>
        <w:rPr>
          <w:sz w:val="24"/>
          <w:szCs w:val="24"/>
        </w:rPr>
      </w:pPr>
    </w:p>
    <w:p w14:paraId="7454D930" w14:textId="77777777" w:rsidR="006A5048" w:rsidRPr="00DE74E2" w:rsidRDefault="006A5048" w:rsidP="00DE74E2">
      <w:pPr>
        <w:pStyle w:val="Heading6"/>
        <w:pageBreakBefore/>
        <w:ind w:left="403" w:hanging="403"/>
        <w:rPr>
          <w:b/>
          <w:bCs/>
          <w:i w:val="0"/>
          <w:sz w:val="24"/>
          <w:szCs w:val="24"/>
        </w:rPr>
      </w:pPr>
      <w:r w:rsidRPr="00DE74E2">
        <w:rPr>
          <w:b/>
          <w:bCs/>
          <w:i w:val="0"/>
          <w:sz w:val="24"/>
          <w:szCs w:val="24"/>
        </w:rPr>
        <w:lastRenderedPageBreak/>
        <w:t>Remote Connections</w:t>
      </w:r>
    </w:p>
    <w:p w14:paraId="4EF97682" w14:textId="26D36082" w:rsidR="006A5048" w:rsidRPr="007A7D33" w:rsidRDefault="00DE74E2" w:rsidP="00DE74E2">
      <w:pPr>
        <w:pStyle w:val="BodyText2"/>
        <w:ind w:left="0" w:firstLine="0"/>
        <w:rPr>
          <w:sz w:val="24"/>
          <w:szCs w:val="24"/>
        </w:rPr>
      </w:pPr>
      <w:r>
        <w:rPr>
          <w:sz w:val="24"/>
          <w:szCs w:val="24"/>
        </w:rPr>
        <w:br/>
      </w:r>
      <w:r w:rsidR="006A5048" w:rsidRPr="007A7D33">
        <w:rPr>
          <w:sz w:val="24"/>
          <w:szCs w:val="24"/>
        </w:rPr>
        <w:t>Remote users can gain access to DMS by connecting through the EMSD VPN.</w:t>
      </w:r>
      <w:r>
        <w:rPr>
          <w:sz w:val="24"/>
          <w:szCs w:val="24"/>
        </w:rPr>
        <w:br/>
      </w:r>
    </w:p>
    <w:p w14:paraId="53443E61" w14:textId="77777777" w:rsidR="006A5048" w:rsidRPr="007A7D33" w:rsidRDefault="006A5048" w:rsidP="00DE74E2">
      <w:pPr>
        <w:pStyle w:val="BodyText2"/>
        <w:ind w:left="0" w:firstLine="0"/>
        <w:rPr>
          <w:sz w:val="24"/>
          <w:szCs w:val="24"/>
        </w:rPr>
      </w:pPr>
      <w:r w:rsidRPr="007A7D33">
        <w:rPr>
          <w:sz w:val="24"/>
          <w:szCs w:val="24"/>
        </w:rPr>
        <w:t>When connecting through the EMSD VPN, users can use either broadband connections or wireless connections. Users need to install and configure a VPN client onto mobile devices or remote PCs that are intended to be used to connect to the system. A user ID and password pair will be given to each VPN client user for VPN connection authentication. Currently, the existing EMSD VPN service restricts to port 25 (SMTP), port 80 (HTTP), and port 110 (POP3). DMS will also need Port 443 (HTTPS) for carrying out secured transactions.</w:t>
      </w:r>
    </w:p>
    <w:p w14:paraId="7C19F151" w14:textId="77777777" w:rsidR="006A5048" w:rsidRPr="007A7D33" w:rsidRDefault="006A5048" w:rsidP="006A5048">
      <w:pPr>
        <w:pStyle w:val="BodyText2"/>
        <w:rPr>
          <w:sz w:val="24"/>
          <w:szCs w:val="24"/>
        </w:rPr>
      </w:pPr>
    </w:p>
    <w:p w14:paraId="136DD18E" w14:textId="3890DD13" w:rsidR="006A5048" w:rsidRPr="007A7D33" w:rsidRDefault="006A5048" w:rsidP="00DE74E2">
      <w:pPr>
        <w:pStyle w:val="BodyText2"/>
        <w:rPr>
          <w:sz w:val="24"/>
          <w:szCs w:val="24"/>
        </w:rPr>
      </w:pPr>
      <w:r w:rsidRPr="007A7D33">
        <w:rPr>
          <w:sz w:val="24"/>
          <w:szCs w:val="24"/>
        </w:rPr>
        <w:t>GNET to connect CIG Server</w:t>
      </w:r>
    </w:p>
    <w:p w14:paraId="770CDF4B" w14:textId="77777777" w:rsidR="006A5048" w:rsidRPr="007A7D33" w:rsidRDefault="006A5048" w:rsidP="00DE74E2">
      <w:pPr>
        <w:pStyle w:val="BodyText2"/>
        <w:ind w:left="0" w:firstLine="0"/>
        <w:rPr>
          <w:sz w:val="24"/>
          <w:szCs w:val="24"/>
        </w:rPr>
      </w:pPr>
      <w:r w:rsidRPr="007A7D33">
        <w:rPr>
          <w:sz w:val="24"/>
          <w:szCs w:val="24"/>
        </w:rPr>
        <w:t xml:space="preserve">For updating the content of the internet website hosting in CIG Web Server provided by OGCIO, the CCCNS SSL-VPN connection on GNET will be required. </w:t>
      </w:r>
    </w:p>
    <w:p w14:paraId="43DF2E9E" w14:textId="77777777" w:rsidR="006A5048" w:rsidRPr="007A7D33" w:rsidRDefault="006A5048" w:rsidP="006A5048">
      <w:pPr>
        <w:pStyle w:val="BodyText2"/>
        <w:rPr>
          <w:sz w:val="24"/>
          <w:szCs w:val="24"/>
        </w:rPr>
      </w:pPr>
    </w:p>
    <w:p w14:paraId="640C2C4D" w14:textId="77777777" w:rsidR="006A5048" w:rsidRPr="007A7D33" w:rsidRDefault="006A5048" w:rsidP="00DE74E2">
      <w:pPr>
        <w:pStyle w:val="Heading5"/>
        <w:pageBreakBefore/>
        <w:ind w:left="403" w:hanging="403"/>
        <w:rPr>
          <w:sz w:val="24"/>
          <w:szCs w:val="24"/>
        </w:rPr>
      </w:pPr>
      <w:bookmarkStart w:id="97" w:name="_Toc92701772"/>
      <w:r w:rsidRPr="00DE74E2">
        <w:rPr>
          <w:b/>
          <w:sz w:val="24"/>
          <w:szCs w:val="24"/>
          <w:lang w:eastAsia="zh-CN"/>
        </w:rPr>
        <w:lastRenderedPageBreak/>
        <w:t>Mobile</w:t>
      </w:r>
      <w:r w:rsidRPr="007A7D33">
        <w:rPr>
          <w:sz w:val="24"/>
          <w:szCs w:val="24"/>
        </w:rPr>
        <w:t xml:space="preserve"> Office</w:t>
      </w:r>
      <w:bookmarkEnd w:id="97"/>
    </w:p>
    <w:p w14:paraId="420C7C0F" w14:textId="77777777" w:rsidR="006A5048" w:rsidRPr="007A7D33" w:rsidRDefault="006A5048" w:rsidP="006A5048">
      <w:pPr>
        <w:pStyle w:val="BodyText2"/>
        <w:rPr>
          <w:sz w:val="24"/>
          <w:szCs w:val="24"/>
        </w:rPr>
      </w:pPr>
    </w:p>
    <w:p w14:paraId="74002F7A" w14:textId="77777777" w:rsidR="006A5048" w:rsidRPr="007A7D33" w:rsidRDefault="006A5048" w:rsidP="00DE74E2">
      <w:pPr>
        <w:pStyle w:val="BodyText2"/>
        <w:ind w:left="0" w:firstLine="0"/>
        <w:rPr>
          <w:sz w:val="24"/>
          <w:szCs w:val="24"/>
        </w:rPr>
      </w:pPr>
      <w:r w:rsidRPr="007A7D33">
        <w:rPr>
          <w:sz w:val="24"/>
          <w:szCs w:val="24"/>
        </w:rPr>
        <w:t>To facilitate onsite inspection by Inspectors, mobile devices will be adopted for inspection work.  The mobile devices can provide Inspector with registered information, inspection history, and functions to record inspection result after each operation.</w:t>
      </w:r>
    </w:p>
    <w:p w14:paraId="462A47F7" w14:textId="77777777" w:rsidR="006A5048" w:rsidRPr="007A7D33" w:rsidRDefault="006A5048" w:rsidP="006A5048">
      <w:pPr>
        <w:pStyle w:val="BodyText2"/>
        <w:rPr>
          <w:sz w:val="24"/>
          <w:szCs w:val="24"/>
        </w:rPr>
      </w:pPr>
    </w:p>
    <w:p w14:paraId="5F17B741" w14:textId="77777777" w:rsidR="006A5048" w:rsidRPr="007A7D33" w:rsidRDefault="006A5048" w:rsidP="00DE74E2">
      <w:pPr>
        <w:pStyle w:val="BodyText2"/>
        <w:ind w:left="0" w:firstLine="0"/>
        <w:rPr>
          <w:sz w:val="24"/>
          <w:szCs w:val="24"/>
        </w:rPr>
      </w:pPr>
      <w:r w:rsidRPr="007A7D33">
        <w:rPr>
          <w:sz w:val="24"/>
          <w:szCs w:val="24"/>
        </w:rPr>
        <w:t>Tablet Computers may be considered for onsite inspection use due to their mobility, processing power and accessibility.</w:t>
      </w:r>
    </w:p>
    <w:p w14:paraId="2BDE215D" w14:textId="77777777" w:rsidR="006A5048" w:rsidRPr="007A7D33" w:rsidRDefault="006A5048" w:rsidP="00DE74E2">
      <w:pPr>
        <w:pStyle w:val="BodyText2"/>
        <w:ind w:left="0" w:firstLine="0"/>
        <w:rPr>
          <w:sz w:val="24"/>
          <w:szCs w:val="24"/>
        </w:rPr>
      </w:pPr>
    </w:p>
    <w:p w14:paraId="03B2C415" w14:textId="77777777" w:rsidR="006A5048" w:rsidRPr="007A7D33" w:rsidRDefault="006A5048" w:rsidP="00DE74E2">
      <w:pPr>
        <w:pStyle w:val="BodyText2"/>
        <w:ind w:left="0" w:firstLine="0"/>
        <w:rPr>
          <w:sz w:val="24"/>
          <w:szCs w:val="24"/>
        </w:rPr>
      </w:pPr>
      <w:r w:rsidRPr="007A7D33">
        <w:rPr>
          <w:sz w:val="24"/>
          <w:szCs w:val="24"/>
        </w:rPr>
        <w:t>When Inspectors are in the office environment, they can access DMS through the office LAN connections. When the Inspectors are out of the office, they can connect to DMS by remote login through the EMSD VPN through broadband or wireless connections.</w:t>
      </w:r>
    </w:p>
    <w:p w14:paraId="7C18FE31" w14:textId="77777777" w:rsidR="006A5048" w:rsidRPr="007A7D33" w:rsidRDefault="006A5048" w:rsidP="00DE74E2">
      <w:pPr>
        <w:pStyle w:val="BodyText2"/>
        <w:ind w:left="0" w:firstLine="0"/>
        <w:rPr>
          <w:sz w:val="24"/>
          <w:szCs w:val="24"/>
        </w:rPr>
      </w:pPr>
    </w:p>
    <w:p w14:paraId="65DC9037" w14:textId="77777777" w:rsidR="006A5048" w:rsidRPr="007A7D33" w:rsidRDefault="006A5048" w:rsidP="00DE74E2">
      <w:pPr>
        <w:pStyle w:val="BodyText2"/>
        <w:ind w:left="0" w:firstLine="0"/>
        <w:rPr>
          <w:sz w:val="24"/>
          <w:szCs w:val="24"/>
        </w:rPr>
      </w:pPr>
      <w:r w:rsidRPr="007A7D33">
        <w:rPr>
          <w:sz w:val="24"/>
          <w:szCs w:val="24"/>
        </w:rPr>
        <w:t>In addition to the online functionality, application will be developed for browsing the necessary data locally in the mobile device when remote network connection facilities mentioned above are not available.</w:t>
      </w:r>
    </w:p>
    <w:p w14:paraId="599575E8" w14:textId="77777777" w:rsidR="006A5048" w:rsidRPr="007A7D33" w:rsidRDefault="006A5048" w:rsidP="006A5048">
      <w:pPr>
        <w:pStyle w:val="BodyText2"/>
        <w:rPr>
          <w:sz w:val="24"/>
          <w:szCs w:val="24"/>
        </w:rPr>
      </w:pPr>
    </w:p>
    <w:p w14:paraId="55D91CA6" w14:textId="77777777" w:rsidR="006A5048" w:rsidRPr="00533B26" w:rsidRDefault="006A5048" w:rsidP="0065636A">
      <w:pPr>
        <w:pStyle w:val="Heading7"/>
        <w:pageBreakBefore/>
        <w:ind w:left="403" w:hanging="403"/>
        <w:rPr>
          <w:b/>
          <w:bCs/>
          <w:sz w:val="24"/>
          <w:szCs w:val="24"/>
        </w:rPr>
      </w:pPr>
      <w:r w:rsidRPr="00533B26">
        <w:rPr>
          <w:b/>
          <w:bCs/>
          <w:sz w:val="24"/>
          <w:szCs w:val="24"/>
        </w:rPr>
        <w:lastRenderedPageBreak/>
        <w:t>Data Synchronization</w:t>
      </w:r>
    </w:p>
    <w:p w14:paraId="052CDE35" w14:textId="77777777" w:rsidR="006A5048" w:rsidRPr="007A7D33" w:rsidRDefault="006A5048" w:rsidP="006A5048">
      <w:pPr>
        <w:rPr>
          <w:sz w:val="24"/>
          <w:szCs w:val="24"/>
        </w:rPr>
      </w:pPr>
    </w:p>
    <w:p w14:paraId="255538D3" w14:textId="7609C2FE" w:rsidR="006A5048" w:rsidRPr="007A7D33" w:rsidRDefault="006A5048" w:rsidP="0065636A">
      <w:pPr>
        <w:pStyle w:val="BodyText2"/>
        <w:ind w:left="0" w:firstLine="0"/>
        <w:rPr>
          <w:sz w:val="24"/>
          <w:szCs w:val="24"/>
        </w:rPr>
      </w:pPr>
      <w:r w:rsidRPr="007A7D33">
        <w:rPr>
          <w:sz w:val="24"/>
          <w:szCs w:val="24"/>
        </w:rPr>
        <w:t>Besides EMSD VPN connection would be utilized for remote access to DMS, offline operations would also be required on mobile device. Data synchronization would be arranged between DMS and mobile devices for exchange of offline data.</w:t>
      </w:r>
    </w:p>
    <w:p w14:paraId="5171B883" w14:textId="77777777" w:rsidR="006A5048" w:rsidRPr="007A7D33" w:rsidRDefault="006A5048" w:rsidP="006A5048">
      <w:pPr>
        <w:rPr>
          <w:sz w:val="24"/>
          <w:szCs w:val="24"/>
        </w:rPr>
      </w:pPr>
    </w:p>
    <w:p w14:paraId="12C06CD5" w14:textId="77777777" w:rsidR="006A5048" w:rsidRPr="007A7D33" w:rsidRDefault="006A5048" w:rsidP="006A5048">
      <w:pPr>
        <w:rPr>
          <w:sz w:val="24"/>
          <w:szCs w:val="24"/>
        </w:rPr>
      </w:pPr>
      <w:r w:rsidRPr="007A7D33">
        <w:rPr>
          <w:sz w:val="24"/>
          <w:szCs w:val="24"/>
        </w:rPr>
        <w:t>Data required for exchange:</w:t>
      </w:r>
    </w:p>
    <w:p w14:paraId="7B1BE8CA" w14:textId="77777777" w:rsidR="006A5048" w:rsidRPr="007A7D33" w:rsidRDefault="006A5048" w:rsidP="00C502EB">
      <w:pPr>
        <w:pStyle w:val="BodyText2"/>
        <w:numPr>
          <w:ilvl w:val="0"/>
          <w:numId w:val="34"/>
        </w:numPr>
        <w:tabs>
          <w:tab w:val="clear" w:pos="1000"/>
        </w:tabs>
        <w:spacing w:after="0" w:line="240" w:lineRule="auto"/>
        <w:ind w:left="709" w:hanging="349"/>
        <w:jc w:val="both"/>
        <w:rPr>
          <w:sz w:val="24"/>
          <w:szCs w:val="24"/>
        </w:rPr>
      </w:pPr>
      <w:r w:rsidRPr="007A7D33">
        <w:rPr>
          <w:sz w:val="24"/>
          <w:szCs w:val="24"/>
        </w:rPr>
        <w:t>export building and submitted application data for enquiry during inspection to mobile device</w:t>
      </w:r>
    </w:p>
    <w:p w14:paraId="78BE7D2C" w14:textId="77777777" w:rsidR="006A5048" w:rsidRPr="007A7D33" w:rsidRDefault="006A5048" w:rsidP="00C502EB">
      <w:pPr>
        <w:pStyle w:val="BodyText2"/>
        <w:numPr>
          <w:ilvl w:val="0"/>
          <w:numId w:val="34"/>
        </w:numPr>
        <w:tabs>
          <w:tab w:val="clear" w:pos="1000"/>
        </w:tabs>
        <w:spacing w:after="0" w:line="240" w:lineRule="auto"/>
        <w:ind w:left="709" w:hanging="349"/>
        <w:jc w:val="both"/>
        <w:rPr>
          <w:sz w:val="24"/>
          <w:szCs w:val="24"/>
        </w:rPr>
      </w:pPr>
      <w:r w:rsidRPr="007A7D33">
        <w:rPr>
          <w:sz w:val="24"/>
          <w:szCs w:val="24"/>
        </w:rPr>
        <w:t>transfer Inspection records back to DMS</w:t>
      </w:r>
    </w:p>
    <w:p w14:paraId="3ED5017D" w14:textId="77777777" w:rsidR="006A5048" w:rsidRPr="007A7D33" w:rsidRDefault="006A5048" w:rsidP="006A5048">
      <w:pPr>
        <w:rPr>
          <w:sz w:val="24"/>
          <w:szCs w:val="24"/>
        </w:rPr>
      </w:pPr>
    </w:p>
    <w:p w14:paraId="78DF72FE" w14:textId="3067B37A" w:rsidR="006A5048" w:rsidRPr="007A7D33" w:rsidRDefault="006A5048" w:rsidP="0065636A">
      <w:pPr>
        <w:pStyle w:val="BodyText2"/>
        <w:ind w:left="0" w:firstLine="0"/>
        <w:rPr>
          <w:sz w:val="24"/>
          <w:szCs w:val="24"/>
        </w:rPr>
      </w:pPr>
      <w:r w:rsidRPr="007A7D33">
        <w:rPr>
          <w:sz w:val="24"/>
          <w:szCs w:val="24"/>
        </w:rPr>
        <w:t>Backend system data would be extracted from DMS to a set of encrypted local files which the application in mobile device would be able to import them, and the files would be downloaded to mobile device during synchronization.</w:t>
      </w:r>
      <w:r w:rsidR="0065636A">
        <w:rPr>
          <w:sz w:val="24"/>
          <w:szCs w:val="24"/>
        </w:rPr>
        <w:br/>
      </w:r>
    </w:p>
    <w:p w14:paraId="2F4B6C3E" w14:textId="77777777" w:rsidR="006A5048" w:rsidRPr="007A7D33" w:rsidRDefault="006A5048" w:rsidP="0065636A">
      <w:pPr>
        <w:pStyle w:val="BodyText2"/>
        <w:ind w:left="0" w:firstLine="0"/>
        <w:rPr>
          <w:sz w:val="24"/>
          <w:szCs w:val="24"/>
        </w:rPr>
      </w:pPr>
      <w:r w:rsidRPr="007A7D33">
        <w:rPr>
          <w:sz w:val="24"/>
          <w:szCs w:val="24"/>
        </w:rPr>
        <w:t>After inspection, the result records for storing information and findings would be transferred back to DMS for further processing.</w:t>
      </w:r>
    </w:p>
    <w:p w14:paraId="7B8444A3" w14:textId="77777777" w:rsidR="006A5048" w:rsidRPr="007A7D33" w:rsidRDefault="006A5048" w:rsidP="006A5048">
      <w:pPr>
        <w:rPr>
          <w:sz w:val="24"/>
          <w:szCs w:val="24"/>
        </w:rPr>
      </w:pPr>
    </w:p>
    <w:p w14:paraId="1C4A114F" w14:textId="77777777" w:rsidR="006A5048" w:rsidRPr="00533B26" w:rsidRDefault="006A5048" w:rsidP="00533B26">
      <w:pPr>
        <w:pStyle w:val="Heading5"/>
        <w:pageBreakBefore/>
        <w:ind w:left="403" w:hanging="403"/>
        <w:rPr>
          <w:b/>
          <w:sz w:val="24"/>
          <w:szCs w:val="24"/>
          <w:lang w:eastAsia="zh-CN"/>
        </w:rPr>
      </w:pPr>
      <w:bookmarkStart w:id="98" w:name="_Toc515700972"/>
      <w:bookmarkStart w:id="99" w:name="_Toc92701773"/>
      <w:r w:rsidRPr="00533B26">
        <w:rPr>
          <w:b/>
          <w:sz w:val="24"/>
          <w:szCs w:val="24"/>
          <w:lang w:eastAsia="zh-CN"/>
        </w:rPr>
        <w:lastRenderedPageBreak/>
        <w:t>Security</w:t>
      </w:r>
      <w:bookmarkEnd w:id="98"/>
      <w:bookmarkEnd w:id="99"/>
    </w:p>
    <w:p w14:paraId="17D51F19" w14:textId="03C469AA" w:rsidR="006A5048" w:rsidRPr="007A7D33" w:rsidRDefault="00533B26" w:rsidP="00533B26">
      <w:pPr>
        <w:pStyle w:val="BodyText2"/>
        <w:ind w:left="0" w:firstLine="0"/>
        <w:rPr>
          <w:sz w:val="24"/>
          <w:szCs w:val="24"/>
        </w:rPr>
      </w:pPr>
      <w:r>
        <w:rPr>
          <w:sz w:val="24"/>
          <w:szCs w:val="24"/>
        </w:rPr>
        <w:br/>
      </w:r>
      <w:r w:rsidR="006A5048" w:rsidRPr="007A7D33">
        <w:rPr>
          <w:sz w:val="24"/>
          <w:szCs w:val="24"/>
        </w:rPr>
        <w:t xml:space="preserve">The security of DMS is designed with reference to the IT Security Guideline and the EMSD Security Policy. Security controls will be enforced on users, </w:t>
      </w:r>
      <w:r w:rsidRPr="007A7D33">
        <w:rPr>
          <w:sz w:val="24"/>
          <w:szCs w:val="24"/>
        </w:rPr>
        <w:t>systems,</w:t>
      </w:r>
      <w:r w:rsidR="006A5048" w:rsidRPr="007A7D33">
        <w:rPr>
          <w:sz w:val="24"/>
          <w:szCs w:val="24"/>
        </w:rPr>
        <w:t xml:space="preserve"> and the overall network. The following paragraphs describe the major security aspects and the recommendations.</w:t>
      </w:r>
      <w:r>
        <w:rPr>
          <w:sz w:val="24"/>
          <w:szCs w:val="24"/>
        </w:rPr>
        <w:br/>
      </w:r>
    </w:p>
    <w:p w14:paraId="6616C3B8" w14:textId="77777777" w:rsidR="006A5048" w:rsidRPr="004A5646" w:rsidRDefault="006A5048" w:rsidP="00533B26">
      <w:pPr>
        <w:pStyle w:val="Heading6"/>
        <w:rPr>
          <w:b/>
          <w:bCs/>
          <w:i w:val="0"/>
          <w:iCs/>
          <w:sz w:val="24"/>
          <w:szCs w:val="24"/>
          <w:lang w:eastAsia="zh-CN"/>
        </w:rPr>
      </w:pPr>
      <w:bookmarkStart w:id="100" w:name="_Toc498572076"/>
      <w:bookmarkStart w:id="101" w:name="_Toc515700974"/>
      <w:r w:rsidRPr="004A5646">
        <w:rPr>
          <w:b/>
          <w:bCs/>
          <w:i w:val="0"/>
          <w:iCs/>
          <w:sz w:val="24"/>
          <w:szCs w:val="24"/>
          <w:lang w:eastAsia="zh-CN"/>
        </w:rPr>
        <w:t>Physical Security</w:t>
      </w:r>
      <w:bookmarkEnd w:id="100"/>
      <w:bookmarkEnd w:id="101"/>
    </w:p>
    <w:p w14:paraId="125F482E" w14:textId="77777777" w:rsidR="006A5048" w:rsidRPr="007A7D33" w:rsidRDefault="006A5048" w:rsidP="006A5048">
      <w:pPr>
        <w:pStyle w:val="BodyText2"/>
        <w:rPr>
          <w:sz w:val="24"/>
          <w:szCs w:val="24"/>
        </w:rPr>
      </w:pPr>
    </w:p>
    <w:p w14:paraId="5AAAB5B7" w14:textId="3A8D261F" w:rsidR="006A5048" w:rsidRPr="007A7D33" w:rsidRDefault="006A5048" w:rsidP="00533B26">
      <w:pPr>
        <w:pStyle w:val="BodyText2"/>
        <w:ind w:left="0" w:firstLine="0"/>
        <w:rPr>
          <w:sz w:val="24"/>
          <w:szCs w:val="24"/>
        </w:rPr>
      </w:pPr>
      <w:r w:rsidRPr="007A7D33">
        <w:rPr>
          <w:sz w:val="24"/>
          <w:szCs w:val="24"/>
        </w:rPr>
        <w:t xml:space="preserve">Servers and network </w:t>
      </w:r>
      <w:r w:rsidR="00533B26" w:rsidRPr="007A7D33">
        <w:rPr>
          <w:sz w:val="24"/>
          <w:szCs w:val="24"/>
        </w:rPr>
        <w:t>equipment</w:t>
      </w:r>
      <w:r w:rsidRPr="007A7D33">
        <w:rPr>
          <w:sz w:val="24"/>
          <w:szCs w:val="24"/>
        </w:rPr>
        <w:t xml:space="preserve"> will be protected from unauthorized access. The server </w:t>
      </w:r>
      <w:r w:rsidR="00533B26" w:rsidRPr="007A7D33">
        <w:rPr>
          <w:sz w:val="24"/>
          <w:szCs w:val="24"/>
        </w:rPr>
        <w:t>equipment</w:t>
      </w:r>
      <w:r w:rsidRPr="007A7D33">
        <w:rPr>
          <w:sz w:val="24"/>
          <w:szCs w:val="24"/>
        </w:rPr>
        <w:t xml:space="preserve"> will be housed in locked racks in the server room designated for the EMSD Regulatory Services at EMSTF Kowloon Bay Data Centre that allows entries of authorized personnel only.</w:t>
      </w:r>
      <w:r w:rsidR="00533B26">
        <w:rPr>
          <w:sz w:val="24"/>
          <w:szCs w:val="24"/>
        </w:rPr>
        <w:br/>
      </w:r>
    </w:p>
    <w:p w14:paraId="620A1242" w14:textId="0296AC39" w:rsidR="006A5048" w:rsidRPr="004A5646" w:rsidRDefault="006A5048" w:rsidP="00533B26">
      <w:pPr>
        <w:pStyle w:val="Heading6"/>
        <w:pageBreakBefore/>
        <w:ind w:left="403" w:hanging="403"/>
        <w:rPr>
          <w:b/>
          <w:bCs/>
          <w:i w:val="0"/>
          <w:iCs/>
          <w:sz w:val="24"/>
          <w:szCs w:val="24"/>
          <w:lang w:eastAsia="zh-CN"/>
        </w:rPr>
      </w:pPr>
      <w:r w:rsidRPr="004A5646">
        <w:rPr>
          <w:b/>
          <w:bCs/>
          <w:i w:val="0"/>
          <w:iCs/>
          <w:sz w:val="24"/>
          <w:szCs w:val="24"/>
          <w:lang w:eastAsia="zh-CN"/>
        </w:rPr>
        <w:lastRenderedPageBreak/>
        <w:t>Data Security on Mobile Devices</w:t>
      </w:r>
      <w:r w:rsidR="00533B26" w:rsidRPr="004A5646">
        <w:rPr>
          <w:b/>
          <w:bCs/>
          <w:i w:val="0"/>
          <w:iCs/>
          <w:sz w:val="24"/>
          <w:szCs w:val="24"/>
          <w:lang w:eastAsia="zh-CN"/>
        </w:rPr>
        <w:br/>
      </w:r>
    </w:p>
    <w:p w14:paraId="2B723A4C" w14:textId="657DC671" w:rsidR="006A5048" w:rsidRPr="007A7D33" w:rsidRDefault="006A5048" w:rsidP="00533B26">
      <w:pPr>
        <w:pStyle w:val="BodyText2"/>
        <w:ind w:left="0" w:firstLine="0"/>
        <w:rPr>
          <w:sz w:val="24"/>
          <w:szCs w:val="24"/>
        </w:rPr>
      </w:pPr>
      <w:r w:rsidRPr="007A7D33">
        <w:rPr>
          <w:sz w:val="24"/>
          <w:szCs w:val="24"/>
        </w:rPr>
        <w:t>Data security on mobile devices is addressed in Security Regulation No. 368, which lists out security requirements particularly for mobile communications. As mobile devices would be involved in online access to DMS and offline operations, security measures for mobile devices could be divided into 2 areas:</w:t>
      </w:r>
    </w:p>
    <w:p w14:paraId="58332DCE" w14:textId="77777777" w:rsidR="006A5048" w:rsidRPr="007A7D33" w:rsidRDefault="006A5048" w:rsidP="006A5048">
      <w:pPr>
        <w:pStyle w:val="BodyText2"/>
        <w:rPr>
          <w:sz w:val="24"/>
          <w:szCs w:val="24"/>
        </w:rPr>
      </w:pPr>
      <w:r w:rsidRPr="007A7D33">
        <w:rPr>
          <w:sz w:val="24"/>
          <w:szCs w:val="24"/>
        </w:rPr>
        <w:t>Online Access</w:t>
      </w:r>
    </w:p>
    <w:p w14:paraId="3E711A84" w14:textId="77777777" w:rsidR="006A5048" w:rsidRPr="007A7D33"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Make use of VPN to connect to EMSD Intranet through public network</w:t>
      </w:r>
    </w:p>
    <w:p w14:paraId="14131C43" w14:textId="77777777" w:rsidR="006A5048" w:rsidRPr="007A7D33"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Login by username and password is required to access DMS</w:t>
      </w:r>
    </w:p>
    <w:p w14:paraId="3C2FF5CE" w14:textId="77777777" w:rsidR="006A5048" w:rsidRPr="007A7D33"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Anti-virus program, if available, would be installed to mobile device</w:t>
      </w:r>
    </w:p>
    <w:p w14:paraId="16F5B3E9" w14:textId="77777777" w:rsidR="006A5048" w:rsidRPr="007A7D33" w:rsidRDefault="006A5048" w:rsidP="006A5048">
      <w:pPr>
        <w:pStyle w:val="BodyText2"/>
        <w:ind w:left="360"/>
        <w:rPr>
          <w:sz w:val="24"/>
          <w:szCs w:val="24"/>
        </w:rPr>
      </w:pPr>
    </w:p>
    <w:p w14:paraId="6B039D7A" w14:textId="77777777" w:rsidR="006A5048" w:rsidRPr="007A7D33" w:rsidRDefault="006A5048" w:rsidP="006A5048">
      <w:pPr>
        <w:pStyle w:val="BodyText2"/>
        <w:rPr>
          <w:sz w:val="24"/>
          <w:szCs w:val="24"/>
        </w:rPr>
      </w:pPr>
      <w:r w:rsidRPr="007A7D33">
        <w:rPr>
          <w:sz w:val="24"/>
          <w:szCs w:val="24"/>
        </w:rPr>
        <w:t>Offline Operation</w:t>
      </w:r>
    </w:p>
    <w:p w14:paraId="04BD3521" w14:textId="77777777" w:rsidR="006A5048" w:rsidRPr="007A7D33"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Encrypt data files downloaded from DMS using encryption software</w:t>
      </w:r>
    </w:p>
    <w:p w14:paraId="69ABE45D" w14:textId="044E45F7" w:rsidR="006A5048"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Encrypt input inspection data in mobile device</w:t>
      </w:r>
    </w:p>
    <w:p w14:paraId="49DEC775" w14:textId="77777777" w:rsidR="00533B26" w:rsidRPr="007A7D33" w:rsidRDefault="00533B26" w:rsidP="00533B26">
      <w:pPr>
        <w:pStyle w:val="BodyText2"/>
        <w:tabs>
          <w:tab w:val="clear" w:pos="960"/>
          <w:tab w:val="clear" w:pos="1000"/>
        </w:tabs>
        <w:spacing w:after="0" w:line="240" w:lineRule="auto"/>
        <w:ind w:left="720" w:firstLine="0"/>
        <w:jc w:val="both"/>
        <w:rPr>
          <w:sz w:val="24"/>
          <w:szCs w:val="24"/>
        </w:rPr>
      </w:pPr>
    </w:p>
    <w:p w14:paraId="6D07C65E" w14:textId="77777777" w:rsidR="006A5048" w:rsidRPr="007A7D33" w:rsidRDefault="006A5048" w:rsidP="00533B26">
      <w:pPr>
        <w:pStyle w:val="BodyText2"/>
        <w:ind w:left="0" w:firstLine="0"/>
        <w:rPr>
          <w:sz w:val="24"/>
          <w:szCs w:val="24"/>
        </w:rPr>
      </w:pPr>
      <w:r w:rsidRPr="007A7D33">
        <w:rPr>
          <w:sz w:val="24"/>
          <w:szCs w:val="24"/>
        </w:rPr>
        <w:t>Measures for online access would be incorporated in the implementation.  The data / files related to BEEO are classified as restricted, encryption of offline files / data would not be mandatory.  The encryption of the data / files may be handled by 3</w:t>
      </w:r>
      <w:r w:rsidRPr="007A7D33">
        <w:rPr>
          <w:sz w:val="24"/>
          <w:szCs w:val="24"/>
          <w:vertAlign w:val="superscript"/>
        </w:rPr>
        <w:t>rd</w:t>
      </w:r>
      <w:r w:rsidRPr="007A7D33">
        <w:rPr>
          <w:sz w:val="24"/>
          <w:szCs w:val="24"/>
        </w:rPr>
        <w:t xml:space="preserve"> party software if it is required in a later stage.</w:t>
      </w:r>
    </w:p>
    <w:p w14:paraId="5E51EE3F" w14:textId="77777777" w:rsidR="006A5048" w:rsidRPr="007A7D33" w:rsidRDefault="006A5048" w:rsidP="006A5048">
      <w:pPr>
        <w:pStyle w:val="BodyText2"/>
        <w:rPr>
          <w:sz w:val="24"/>
          <w:szCs w:val="24"/>
        </w:rPr>
      </w:pPr>
    </w:p>
    <w:p w14:paraId="082DDF9A" w14:textId="77777777" w:rsidR="006A5048" w:rsidRPr="004A5646" w:rsidRDefault="006A5048" w:rsidP="00533B26">
      <w:pPr>
        <w:pStyle w:val="Heading6"/>
        <w:pageBreakBefore/>
        <w:ind w:left="403" w:hanging="403"/>
        <w:rPr>
          <w:b/>
          <w:bCs/>
          <w:i w:val="0"/>
          <w:iCs/>
          <w:sz w:val="24"/>
          <w:szCs w:val="24"/>
          <w:lang w:eastAsia="zh-CN"/>
        </w:rPr>
      </w:pPr>
      <w:bookmarkStart w:id="102" w:name="_Toc515700976"/>
      <w:bookmarkStart w:id="103" w:name="_Ref88449594"/>
      <w:bookmarkStart w:id="104" w:name="_Ref88449597"/>
      <w:r w:rsidRPr="004A5646">
        <w:rPr>
          <w:b/>
          <w:bCs/>
          <w:i w:val="0"/>
          <w:iCs/>
          <w:sz w:val="24"/>
          <w:szCs w:val="24"/>
          <w:lang w:eastAsia="zh-CN"/>
        </w:rPr>
        <w:lastRenderedPageBreak/>
        <w:t>Access Control</w:t>
      </w:r>
      <w:bookmarkEnd w:id="102"/>
      <w:bookmarkEnd w:id="103"/>
      <w:bookmarkEnd w:id="104"/>
    </w:p>
    <w:p w14:paraId="62E7BBF5" w14:textId="77777777" w:rsidR="006A5048" w:rsidRPr="007A7D33" w:rsidRDefault="006A5048" w:rsidP="00F12225">
      <w:pPr>
        <w:pStyle w:val="BodyText2"/>
        <w:ind w:left="0" w:firstLine="0"/>
        <w:rPr>
          <w:sz w:val="24"/>
          <w:szCs w:val="24"/>
        </w:rPr>
      </w:pPr>
    </w:p>
    <w:p w14:paraId="6F229BDD" w14:textId="0EB62914" w:rsidR="006A5048" w:rsidRPr="007A7D33" w:rsidRDefault="00533B26" w:rsidP="00E46E23">
      <w:pPr>
        <w:pStyle w:val="BodyText2"/>
        <w:ind w:left="0" w:firstLine="0"/>
        <w:rPr>
          <w:sz w:val="24"/>
          <w:szCs w:val="24"/>
        </w:rPr>
      </w:pPr>
      <w:r w:rsidRPr="007A7D33">
        <w:rPr>
          <w:sz w:val="24"/>
          <w:szCs w:val="24"/>
        </w:rPr>
        <w:t>To</w:t>
      </w:r>
      <w:r w:rsidR="006A5048" w:rsidRPr="007A7D33">
        <w:rPr>
          <w:sz w:val="24"/>
          <w:szCs w:val="24"/>
        </w:rPr>
        <w:t xml:space="preserve"> ensure that system security is maintained, proper security control procedures will be imposed. There are two levels of access control:</w:t>
      </w:r>
    </w:p>
    <w:p w14:paraId="1DC262C6" w14:textId="77777777" w:rsidR="006A5048" w:rsidRPr="007A7D33"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DMS Application – access control is done by setting up different application user accounts, allowing them to access different application functions according to their business need</w:t>
      </w:r>
    </w:p>
    <w:p w14:paraId="45541893" w14:textId="77777777" w:rsidR="006A5048" w:rsidRPr="007A7D33" w:rsidRDefault="006A5048" w:rsidP="00C502EB">
      <w:pPr>
        <w:pStyle w:val="BodyText2"/>
        <w:numPr>
          <w:ilvl w:val="0"/>
          <w:numId w:val="34"/>
        </w:numPr>
        <w:tabs>
          <w:tab w:val="clear" w:pos="1000"/>
        </w:tabs>
        <w:spacing w:after="0" w:line="240" w:lineRule="auto"/>
        <w:ind w:left="720" w:hanging="360"/>
        <w:jc w:val="both"/>
        <w:rPr>
          <w:sz w:val="24"/>
          <w:szCs w:val="24"/>
        </w:rPr>
      </w:pPr>
      <w:r w:rsidRPr="007A7D33">
        <w:rPr>
          <w:sz w:val="24"/>
          <w:szCs w:val="24"/>
        </w:rPr>
        <w:t>System Level – login accounts for various servers and database are kept by Administrators only for system administration purpose, such as tracing problem, backup, etc.</w:t>
      </w:r>
    </w:p>
    <w:p w14:paraId="463FA6A7" w14:textId="77777777" w:rsidR="006A5048" w:rsidRPr="007A7D33" w:rsidRDefault="006A5048" w:rsidP="006A5048">
      <w:pPr>
        <w:pStyle w:val="BodyText2"/>
        <w:rPr>
          <w:sz w:val="24"/>
          <w:szCs w:val="24"/>
        </w:rPr>
      </w:pPr>
    </w:p>
    <w:p w14:paraId="1864AEFC" w14:textId="7D529916" w:rsidR="006A5048" w:rsidRPr="007A7D33" w:rsidRDefault="006A5048" w:rsidP="00533B26">
      <w:pPr>
        <w:pStyle w:val="BodyText2"/>
        <w:ind w:left="0" w:firstLine="0"/>
        <w:rPr>
          <w:sz w:val="24"/>
          <w:szCs w:val="24"/>
        </w:rPr>
      </w:pPr>
      <w:r w:rsidRPr="007A7D33">
        <w:rPr>
          <w:sz w:val="24"/>
          <w:szCs w:val="24"/>
        </w:rPr>
        <w:t>DMS functions and data will be assigned to users based on their roles and responsibilities to ensure the right people getting the right piece of data and tools. DMS users can be classified into three types: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5220"/>
        <w:gridCol w:w="2405"/>
      </w:tblGrid>
      <w:tr w:rsidR="006A5048" w:rsidRPr="007A7D33" w14:paraId="4943BAF3" w14:textId="77777777" w:rsidTr="00CF44D8">
        <w:trPr>
          <w:tblHeader/>
        </w:trPr>
        <w:tc>
          <w:tcPr>
            <w:tcW w:w="1800" w:type="dxa"/>
            <w:shd w:val="clear" w:color="auto" w:fill="F3F3F3"/>
            <w:vAlign w:val="center"/>
          </w:tcPr>
          <w:p w14:paraId="6999BE1B" w14:textId="77777777" w:rsidR="006A5048" w:rsidRPr="007A7D33" w:rsidRDefault="006A5048" w:rsidP="00CF44D8">
            <w:pPr>
              <w:pStyle w:val="BodyText2"/>
              <w:spacing w:before="60" w:after="60"/>
              <w:rPr>
                <w:b/>
                <w:bCs/>
                <w:sz w:val="24"/>
                <w:szCs w:val="24"/>
              </w:rPr>
            </w:pPr>
            <w:r w:rsidRPr="007A7D33">
              <w:rPr>
                <w:b/>
                <w:bCs/>
                <w:sz w:val="24"/>
                <w:szCs w:val="24"/>
              </w:rPr>
              <w:t>User Types</w:t>
            </w:r>
          </w:p>
        </w:tc>
        <w:tc>
          <w:tcPr>
            <w:tcW w:w="5220" w:type="dxa"/>
            <w:shd w:val="clear" w:color="auto" w:fill="F3F3F3"/>
            <w:vAlign w:val="center"/>
          </w:tcPr>
          <w:p w14:paraId="4A1EF35D" w14:textId="77777777" w:rsidR="006A5048" w:rsidRPr="007A7D33" w:rsidRDefault="006A5048" w:rsidP="00CF44D8">
            <w:pPr>
              <w:pStyle w:val="BodyText2"/>
              <w:spacing w:before="60" w:after="60"/>
              <w:rPr>
                <w:b/>
                <w:bCs/>
                <w:sz w:val="24"/>
                <w:szCs w:val="24"/>
              </w:rPr>
            </w:pPr>
            <w:r w:rsidRPr="007A7D33">
              <w:rPr>
                <w:b/>
                <w:bCs/>
                <w:sz w:val="24"/>
                <w:szCs w:val="24"/>
              </w:rPr>
              <w:t>Major Responsibilities</w:t>
            </w:r>
          </w:p>
        </w:tc>
        <w:tc>
          <w:tcPr>
            <w:tcW w:w="2405" w:type="dxa"/>
            <w:shd w:val="clear" w:color="auto" w:fill="F3F3F3"/>
            <w:vAlign w:val="center"/>
          </w:tcPr>
          <w:p w14:paraId="206B23A9" w14:textId="77777777" w:rsidR="006A5048" w:rsidRPr="007A7D33" w:rsidRDefault="006A5048" w:rsidP="00CF44D8">
            <w:pPr>
              <w:pStyle w:val="BodyText2"/>
              <w:spacing w:before="60" w:after="60"/>
              <w:rPr>
                <w:b/>
                <w:bCs/>
                <w:sz w:val="24"/>
                <w:szCs w:val="24"/>
              </w:rPr>
            </w:pPr>
            <w:r w:rsidRPr="007A7D33">
              <w:rPr>
                <w:b/>
                <w:bCs/>
                <w:sz w:val="24"/>
                <w:szCs w:val="24"/>
              </w:rPr>
              <w:t>Types of Function / Data Access</w:t>
            </w:r>
          </w:p>
        </w:tc>
      </w:tr>
      <w:tr w:rsidR="006A5048" w:rsidRPr="007A7D33" w14:paraId="42E63B5E" w14:textId="77777777" w:rsidTr="00F12225">
        <w:trPr>
          <w:trHeight w:val="832"/>
        </w:trPr>
        <w:tc>
          <w:tcPr>
            <w:tcW w:w="1800" w:type="dxa"/>
          </w:tcPr>
          <w:p w14:paraId="4667CABA" w14:textId="77777777" w:rsidR="006A5048" w:rsidRPr="007A7D33" w:rsidRDefault="006A5048" w:rsidP="00F12225">
            <w:pPr>
              <w:pStyle w:val="BodyText2"/>
              <w:ind w:left="0" w:firstLine="0"/>
              <w:rPr>
                <w:sz w:val="24"/>
                <w:szCs w:val="24"/>
              </w:rPr>
            </w:pPr>
            <w:r w:rsidRPr="007A7D33">
              <w:rPr>
                <w:sz w:val="24"/>
                <w:szCs w:val="24"/>
              </w:rPr>
              <w:t>Business Users</w:t>
            </w:r>
          </w:p>
        </w:tc>
        <w:tc>
          <w:tcPr>
            <w:tcW w:w="5220" w:type="dxa"/>
          </w:tcPr>
          <w:p w14:paraId="16D9223B" w14:textId="40C3193E" w:rsidR="006A5048" w:rsidRPr="007A7D33" w:rsidRDefault="006A5048" w:rsidP="00F12225">
            <w:pPr>
              <w:pStyle w:val="BodyText2"/>
              <w:ind w:left="0" w:firstLine="0"/>
              <w:rPr>
                <w:sz w:val="24"/>
                <w:szCs w:val="24"/>
              </w:rPr>
            </w:pPr>
            <w:r w:rsidRPr="007A7D33">
              <w:rPr>
                <w:sz w:val="24"/>
                <w:szCs w:val="24"/>
              </w:rPr>
              <w:t>Responsible for the BEEO business functions</w:t>
            </w:r>
          </w:p>
        </w:tc>
        <w:tc>
          <w:tcPr>
            <w:tcW w:w="2405" w:type="dxa"/>
          </w:tcPr>
          <w:p w14:paraId="2302F10D" w14:textId="77777777" w:rsidR="006A5048" w:rsidRPr="007A7D33" w:rsidRDefault="006A5048" w:rsidP="00F12225">
            <w:pPr>
              <w:pStyle w:val="BodyText2"/>
              <w:ind w:left="0" w:firstLine="0"/>
              <w:rPr>
                <w:sz w:val="24"/>
                <w:szCs w:val="24"/>
              </w:rPr>
            </w:pPr>
            <w:r w:rsidRPr="007A7D33">
              <w:rPr>
                <w:sz w:val="24"/>
                <w:szCs w:val="24"/>
              </w:rPr>
              <w:t>DMS business functions and data.</w:t>
            </w:r>
          </w:p>
        </w:tc>
      </w:tr>
      <w:tr w:rsidR="006A5048" w:rsidRPr="007A7D33" w14:paraId="773953A1" w14:textId="77777777" w:rsidTr="00CF44D8">
        <w:trPr>
          <w:trHeight w:val="1304"/>
        </w:trPr>
        <w:tc>
          <w:tcPr>
            <w:tcW w:w="1800" w:type="dxa"/>
          </w:tcPr>
          <w:p w14:paraId="15804F1B" w14:textId="77777777" w:rsidR="006A5048" w:rsidRPr="007A7D33" w:rsidRDefault="006A5048" w:rsidP="00F12225">
            <w:pPr>
              <w:pStyle w:val="BodyText2"/>
              <w:ind w:left="0" w:firstLine="0"/>
              <w:rPr>
                <w:sz w:val="24"/>
                <w:szCs w:val="24"/>
              </w:rPr>
            </w:pPr>
            <w:r w:rsidRPr="007A7D33">
              <w:rPr>
                <w:sz w:val="24"/>
                <w:szCs w:val="24"/>
              </w:rPr>
              <w:t>User Administrators</w:t>
            </w:r>
          </w:p>
        </w:tc>
        <w:tc>
          <w:tcPr>
            <w:tcW w:w="5220" w:type="dxa"/>
          </w:tcPr>
          <w:p w14:paraId="76677CFF" w14:textId="77777777" w:rsidR="006A5048" w:rsidRPr="007A7D33" w:rsidRDefault="006A5048" w:rsidP="00F12225">
            <w:pPr>
              <w:pStyle w:val="BodyText2"/>
              <w:ind w:left="0" w:firstLine="0"/>
              <w:rPr>
                <w:sz w:val="24"/>
                <w:szCs w:val="24"/>
              </w:rPr>
            </w:pPr>
            <w:r w:rsidRPr="007A7D33">
              <w:rPr>
                <w:sz w:val="24"/>
                <w:szCs w:val="24"/>
              </w:rPr>
              <w:t>Responsible for maintaining user rights, user profiles, change of functions, change of workflow, etc.</w:t>
            </w:r>
          </w:p>
        </w:tc>
        <w:tc>
          <w:tcPr>
            <w:tcW w:w="2405" w:type="dxa"/>
          </w:tcPr>
          <w:p w14:paraId="7B3339B2" w14:textId="77777777" w:rsidR="006A5048" w:rsidRPr="007A7D33" w:rsidRDefault="006A5048" w:rsidP="00F12225">
            <w:pPr>
              <w:pStyle w:val="BodyText2"/>
              <w:ind w:left="0" w:firstLine="0"/>
              <w:rPr>
                <w:sz w:val="24"/>
                <w:szCs w:val="24"/>
              </w:rPr>
            </w:pPr>
            <w:r w:rsidRPr="007A7D33">
              <w:rPr>
                <w:sz w:val="24"/>
                <w:szCs w:val="24"/>
              </w:rPr>
              <w:t>DMS security functions and data.</w:t>
            </w:r>
          </w:p>
        </w:tc>
      </w:tr>
      <w:tr w:rsidR="006A5048" w:rsidRPr="007A7D33" w14:paraId="008C80C5" w14:textId="77777777" w:rsidTr="00CF44D8">
        <w:tc>
          <w:tcPr>
            <w:tcW w:w="1800" w:type="dxa"/>
          </w:tcPr>
          <w:p w14:paraId="6D4A2BF7" w14:textId="77777777" w:rsidR="006A5048" w:rsidRPr="007A7D33" w:rsidRDefault="006A5048" w:rsidP="00F12225">
            <w:pPr>
              <w:pStyle w:val="BodyText2"/>
              <w:ind w:left="0" w:firstLine="0"/>
              <w:rPr>
                <w:sz w:val="24"/>
                <w:szCs w:val="24"/>
              </w:rPr>
            </w:pPr>
            <w:r w:rsidRPr="007A7D33">
              <w:rPr>
                <w:sz w:val="24"/>
                <w:szCs w:val="24"/>
              </w:rPr>
              <w:t>System Administrators</w:t>
            </w:r>
          </w:p>
        </w:tc>
        <w:tc>
          <w:tcPr>
            <w:tcW w:w="5220" w:type="dxa"/>
          </w:tcPr>
          <w:p w14:paraId="518592E6" w14:textId="45328106" w:rsidR="006A5048" w:rsidRPr="007A7D33" w:rsidRDefault="006A5048" w:rsidP="00F12225">
            <w:pPr>
              <w:pStyle w:val="BodyText2"/>
              <w:ind w:left="0" w:firstLine="0"/>
              <w:rPr>
                <w:sz w:val="24"/>
                <w:szCs w:val="24"/>
              </w:rPr>
            </w:pPr>
            <w:r w:rsidRPr="007A7D33">
              <w:rPr>
                <w:sz w:val="24"/>
                <w:szCs w:val="24"/>
              </w:rPr>
              <w:t xml:space="preserve">Responsible for maintaining the DMS operation service, </w:t>
            </w:r>
            <w:r w:rsidR="00F12225" w:rsidRPr="007A7D33">
              <w:rPr>
                <w:sz w:val="24"/>
                <w:szCs w:val="24"/>
              </w:rPr>
              <w:t>e.g.,</w:t>
            </w:r>
            <w:r w:rsidRPr="007A7D33">
              <w:rPr>
                <w:sz w:val="24"/>
                <w:szCs w:val="24"/>
              </w:rPr>
              <w:t xml:space="preserve"> setup/enforce the system backup operation, perform period health check on the system, etc.</w:t>
            </w:r>
          </w:p>
          <w:p w14:paraId="0C615840" w14:textId="77777777" w:rsidR="006A5048" w:rsidRPr="007A7D33" w:rsidRDefault="006A5048" w:rsidP="00F12225">
            <w:pPr>
              <w:pStyle w:val="BodyText2"/>
              <w:ind w:left="0" w:firstLine="0"/>
              <w:rPr>
                <w:sz w:val="24"/>
                <w:szCs w:val="24"/>
              </w:rPr>
            </w:pPr>
            <w:r w:rsidRPr="007A7D33">
              <w:rPr>
                <w:sz w:val="24"/>
                <w:szCs w:val="24"/>
              </w:rPr>
              <w:lastRenderedPageBreak/>
              <w:t>DMS user account maintenance, e.g. creation/deletion/reset system user accounts, assigns roles/permissions, etc.</w:t>
            </w:r>
          </w:p>
        </w:tc>
        <w:tc>
          <w:tcPr>
            <w:tcW w:w="2405" w:type="dxa"/>
          </w:tcPr>
          <w:p w14:paraId="0D8348CC" w14:textId="77777777" w:rsidR="006A5048" w:rsidRPr="007A7D33" w:rsidRDefault="006A5048" w:rsidP="00F12225">
            <w:pPr>
              <w:pStyle w:val="BodyText2"/>
              <w:ind w:left="0" w:firstLine="0"/>
              <w:rPr>
                <w:sz w:val="24"/>
                <w:szCs w:val="24"/>
              </w:rPr>
            </w:pPr>
            <w:r w:rsidRPr="007A7D33">
              <w:rPr>
                <w:sz w:val="24"/>
                <w:szCs w:val="24"/>
              </w:rPr>
              <w:lastRenderedPageBreak/>
              <w:t xml:space="preserve">DMS system administration functions, including system, software, and application levels. </w:t>
            </w:r>
          </w:p>
        </w:tc>
      </w:tr>
    </w:tbl>
    <w:p w14:paraId="2934C40F" w14:textId="77777777" w:rsidR="006A5048" w:rsidRPr="007A7D33" w:rsidRDefault="006A5048" w:rsidP="006A5048">
      <w:pPr>
        <w:pStyle w:val="BodyText2"/>
        <w:rPr>
          <w:sz w:val="24"/>
          <w:szCs w:val="24"/>
        </w:rPr>
      </w:pPr>
    </w:p>
    <w:p w14:paraId="685239A8" w14:textId="77777777" w:rsidR="006A5048" w:rsidRPr="007A7D33" w:rsidRDefault="006A5048" w:rsidP="00F12225">
      <w:pPr>
        <w:pStyle w:val="BodyText2"/>
        <w:ind w:left="0" w:firstLine="0"/>
        <w:rPr>
          <w:sz w:val="24"/>
          <w:szCs w:val="24"/>
        </w:rPr>
      </w:pPr>
      <w:r w:rsidRPr="007A7D33">
        <w:rPr>
          <w:sz w:val="24"/>
          <w:szCs w:val="24"/>
        </w:rPr>
        <w:t>When a workstation is temporarily not in use, users are recommended to enable the Windows screen saver with password protection to avoid illegal access of his/her computer.</w:t>
      </w:r>
    </w:p>
    <w:p w14:paraId="357ACEF1" w14:textId="77777777" w:rsidR="006A5048" w:rsidRPr="007A7D33" w:rsidRDefault="006A5048" w:rsidP="00F12225">
      <w:pPr>
        <w:pStyle w:val="BodyText2"/>
        <w:ind w:left="0" w:firstLine="0"/>
        <w:rPr>
          <w:sz w:val="24"/>
          <w:szCs w:val="24"/>
        </w:rPr>
      </w:pPr>
    </w:p>
    <w:p w14:paraId="4361BABC" w14:textId="77777777" w:rsidR="006A5048" w:rsidRPr="007A7D33" w:rsidRDefault="006A5048" w:rsidP="00F12225">
      <w:pPr>
        <w:pStyle w:val="BodyText2"/>
        <w:ind w:left="0" w:firstLine="0"/>
        <w:rPr>
          <w:sz w:val="24"/>
          <w:szCs w:val="24"/>
        </w:rPr>
      </w:pPr>
      <w:r w:rsidRPr="007A7D33">
        <w:rPr>
          <w:sz w:val="24"/>
          <w:szCs w:val="24"/>
        </w:rPr>
        <w:t xml:space="preserve">System and application logs will be provided for audit trail purpose. User activities such as login, logout and record maintenance will be tracked. Special fields specified by users will also be logged for all updating activities. </w:t>
      </w:r>
    </w:p>
    <w:p w14:paraId="17458734" w14:textId="77777777" w:rsidR="006A5048" w:rsidRPr="007A7D33" w:rsidRDefault="006A5048" w:rsidP="006A5048">
      <w:pPr>
        <w:pStyle w:val="BodyText2"/>
        <w:rPr>
          <w:sz w:val="24"/>
          <w:szCs w:val="24"/>
        </w:rPr>
      </w:pPr>
    </w:p>
    <w:p w14:paraId="6160A59D" w14:textId="77777777" w:rsidR="006A5048" w:rsidRPr="004A5646" w:rsidRDefault="006A5048" w:rsidP="00F12225">
      <w:pPr>
        <w:pStyle w:val="Heading6"/>
        <w:pageBreakBefore/>
        <w:ind w:left="403" w:hanging="403"/>
        <w:rPr>
          <w:b/>
          <w:bCs/>
          <w:i w:val="0"/>
          <w:iCs/>
          <w:sz w:val="24"/>
          <w:szCs w:val="24"/>
          <w:lang w:eastAsia="zh-CN"/>
        </w:rPr>
      </w:pPr>
      <w:bookmarkStart w:id="105" w:name="_Toc515700978"/>
      <w:r w:rsidRPr="004A5646">
        <w:rPr>
          <w:b/>
          <w:bCs/>
          <w:i w:val="0"/>
          <w:iCs/>
          <w:sz w:val="24"/>
          <w:szCs w:val="24"/>
          <w:lang w:eastAsia="zh-CN"/>
        </w:rPr>
        <w:lastRenderedPageBreak/>
        <w:t>Data Encryption</w:t>
      </w:r>
      <w:bookmarkEnd w:id="105"/>
    </w:p>
    <w:p w14:paraId="53BE5C10" w14:textId="77777777" w:rsidR="006A5048" w:rsidRPr="007A7D33" w:rsidRDefault="006A5048" w:rsidP="006A5048">
      <w:pPr>
        <w:pStyle w:val="BodyText2"/>
        <w:rPr>
          <w:sz w:val="24"/>
          <w:szCs w:val="24"/>
        </w:rPr>
      </w:pPr>
    </w:p>
    <w:p w14:paraId="48DEBE75" w14:textId="77777777" w:rsidR="006A5048" w:rsidRPr="007A7D33" w:rsidRDefault="006A5048" w:rsidP="00F12225">
      <w:pPr>
        <w:pStyle w:val="BodyText2"/>
        <w:ind w:left="0" w:firstLine="0"/>
        <w:rPr>
          <w:sz w:val="24"/>
          <w:szCs w:val="24"/>
        </w:rPr>
      </w:pPr>
      <w:r w:rsidRPr="007A7D33">
        <w:rPr>
          <w:sz w:val="24"/>
          <w:szCs w:val="24"/>
        </w:rPr>
        <w:t>Based on the Security Regulations, restricted data in DMS will be stored in unencrypted format while transmission of restricted data on un-trusted network will be encrypted.</w:t>
      </w:r>
    </w:p>
    <w:p w14:paraId="243D76E2" w14:textId="77777777" w:rsidR="006A5048" w:rsidRPr="007A7D33" w:rsidRDefault="006A5048" w:rsidP="00F12225">
      <w:pPr>
        <w:pStyle w:val="BodyText2"/>
        <w:ind w:left="0" w:firstLine="0"/>
        <w:rPr>
          <w:sz w:val="24"/>
          <w:szCs w:val="24"/>
        </w:rPr>
      </w:pPr>
    </w:p>
    <w:p w14:paraId="6506708D" w14:textId="77777777" w:rsidR="006A5048" w:rsidRPr="007A7D33" w:rsidRDefault="006A5048" w:rsidP="00F12225">
      <w:pPr>
        <w:pStyle w:val="BodyText2"/>
        <w:ind w:left="0" w:firstLine="0"/>
        <w:rPr>
          <w:sz w:val="24"/>
          <w:szCs w:val="24"/>
        </w:rPr>
      </w:pPr>
      <w:r w:rsidRPr="007A7D33">
        <w:rPr>
          <w:sz w:val="24"/>
          <w:szCs w:val="24"/>
        </w:rPr>
        <w:t>Restricted data transferred between DMS servers will be protected by the Internet Protocol Security (IPsec) which is an encryption protocol for secure encrypted data transmission at the network layer. It is supported by all common operating systems such as UNIX and Windows 2008. Electronic certificates for Intranet will be used for IPsec authentication and will be provided by EMSD for both production and development purposes.</w:t>
      </w:r>
    </w:p>
    <w:p w14:paraId="4318B0C2" w14:textId="77777777" w:rsidR="006A5048" w:rsidRPr="007A7D33" w:rsidRDefault="006A5048" w:rsidP="00F12225">
      <w:pPr>
        <w:pStyle w:val="BodyText2"/>
        <w:ind w:left="0" w:firstLine="0"/>
        <w:rPr>
          <w:sz w:val="24"/>
          <w:szCs w:val="24"/>
        </w:rPr>
      </w:pPr>
    </w:p>
    <w:p w14:paraId="2541CCA8" w14:textId="77777777" w:rsidR="006A5048" w:rsidRPr="007A7D33" w:rsidRDefault="006A5048" w:rsidP="00F12225">
      <w:pPr>
        <w:pStyle w:val="BodyText2"/>
        <w:ind w:left="0" w:firstLine="0"/>
        <w:rPr>
          <w:sz w:val="24"/>
          <w:szCs w:val="24"/>
        </w:rPr>
      </w:pPr>
      <w:r w:rsidRPr="007A7D33">
        <w:rPr>
          <w:sz w:val="24"/>
          <w:szCs w:val="24"/>
        </w:rPr>
        <w:t>Data transferred between DMS and its interfacing systems, namely WBRS and CIG, will be protected by using Hypertext Transfer Protocol Secure (HTTPS) connections and secure web service.</w:t>
      </w:r>
    </w:p>
    <w:p w14:paraId="68551C20" w14:textId="77777777" w:rsidR="006A5048" w:rsidRPr="007A7D33" w:rsidRDefault="006A5048" w:rsidP="00F12225">
      <w:pPr>
        <w:pStyle w:val="BodyText2"/>
        <w:ind w:left="0" w:firstLine="0"/>
        <w:rPr>
          <w:sz w:val="24"/>
          <w:szCs w:val="24"/>
        </w:rPr>
      </w:pPr>
    </w:p>
    <w:p w14:paraId="2424E253" w14:textId="77777777" w:rsidR="006A5048" w:rsidRPr="007A7D33" w:rsidRDefault="006A5048" w:rsidP="00F12225">
      <w:pPr>
        <w:pStyle w:val="BodyText2"/>
        <w:ind w:left="0" w:firstLine="0"/>
        <w:rPr>
          <w:sz w:val="24"/>
          <w:szCs w:val="24"/>
        </w:rPr>
      </w:pPr>
      <w:r w:rsidRPr="007A7D33">
        <w:rPr>
          <w:sz w:val="24"/>
          <w:szCs w:val="24"/>
        </w:rPr>
        <w:t xml:space="preserve">Data transferred between the DMS web server and client workstations will be protected by using the Secure Sockets Layer (SSL) protocol to ensure that data sent from the application’s server pages are encrypted. </w:t>
      </w:r>
    </w:p>
    <w:p w14:paraId="360B56CE" w14:textId="77777777" w:rsidR="006A5048" w:rsidRPr="007A7D33" w:rsidRDefault="006A5048" w:rsidP="00F12225">
      <w:pPr>
        <w:pStyle w:val="BodyText2"/>
        <w:ind w:left="0" w:firstLine="0"/>
        <w:rPr>
          <w:sz w:val="24"/>
          <w:szCs w:val="24"/>
        </w:rPr>
      </w:pPr>
    </w:p>
    <w:p w14:paraId="6C0DEFB4" w14:textId="7E9F8922" w:rsidR="006A5048" w:rsidRPr="007A7D33" w:rsidRDefault="006A5048" w:rsidP="00F12225">
      <w:pPr>
        <w:pStyle w:val="BodyText2"/>
        <w:ind w:left="0" w:firstLine="0"/>
        <w:rPr>
          <w:sz w:val="24"/>
          <w:szCs w:val="24"/>
        </w:rPr>
      </w:pPr>
      <w:r w:rsidRPr="007A7D33">
        <w:rPr>
          <w:sz w:val="24"/>
          <w:szCs w:val="24"/>
        </w:rPr>
        <w:t xml:space="preserve">Some data, </w:t>
      </w:r>
      <w:r w:rsidR="000042A1" w:rsidRPr="007A7D33">
        <w:rPr>
          <w:sz w:val="24"/>
          <w:szCs w:val="24"/>
        </w:rPr>
        <w:t>e.g.,</w:t>
      </w:r>
      <w:r w:rsidRPr="007A7D33">
        <w:rPr>
          <w:sz w:val="24"/>
          <w:szCs w:val="24"/>
        </w:rPr>
        <w:t xml:space="preserve"> password, is to be stored in encrypted or hashed format by nature based on renowned algorithms before storing into the database.</w:t>
      </w:r>
    </w:p>
    <w:p w14:paraId="6DB1C88B" w14:textId="77777777" w:rsidR="006A5048" w:rsidRPr="007A7D33" w:rsidRDefault="006A5048" w:rsidP="006A5048">
      <w:pPr>
        <w:pStyle w:val="BodyText2"/>
        <w:rPr>
          <w:sz w:val="24"/>
          <w:szCs w:val="24"/>
        </w:rPr>
      </w:pPr>
      <w:bookmarkStart w:id="106" w:name="_Toc498572078"/>
      <w:bookmarkStart w:id="107" w:name="_Toc515700980"/>
    </w:p>
    <w:p w14:paraId="58677BF3" w14:textId="77777777" w:rsidR="006A5048" w:rsidRPr="004A5646" w:rsidRDefault="006A5048" w:rsidP="001B3BB8">
      <w:pPr>
        <w:pStyle w:val="Heading6"/>
        <w:pageBreakBefore/>
        <w:ind w:left="403" w:hanging="403"/>
        <w:rPr>
          <w:b/>
          <w:bCs/>
          <w:i w:val="0"/>
          <w:iCs/>
          <w:sz w:val="24"/>
          <w:szCs w:val="24"/>
          <w:lang w:eastAsia="zh-CN"/>
        </w:rPr>
      </w:pPr>
      <w:r w:rsidRPr="004A5646">
        <w:rPr>
          <w:b/>
          <w:bCs/>
          <w:i w:val="0"/>
          <w:iCs/>
          <w:sz w:val="24"/>
          <w:szCs w:val="24"/>
          <w:lang w:eastAsia="zh-CN"/>
        </w:rPr>
        <w:lastRenderedPageBreak/>
        <w:t>Virus Scanning</w:t>
      </w:r>
      <w:bookmarkEnd w:id="106"/>
      <w:bookmarkEnd w:id="107"/>
    </w:p>
    <w:p w14:paraId="150AF212" w14:textId="77777777" w:rsidR="006A5048" w:rsidRPr="007A7D33" w:rsidRDefault="006A5048" w:rsidP="006A5048">
      <w:pPr>
        <w:pStyle w:val="BodyText2"/>
        <w:rPr>
          <w:sz w:val="24"/>
          <w:szCs w:val="24"/>
        </w:rPr>
      </w:pPr>
    </w:p>
    <w:p w14:paraId="5FF55961" w14:textId="77777777" w:rsidR="006A5048" w:rsidRPr="007A7D33" w:rsidRDefault="006A5048" w:rsidP="001B3BB8">
      <w:pPr>
        <w:pStyle w:val="BodyText2"/>
        <w:ind w:left="0" w:firstLine="0"/>
        <w:rPr>
          <w:sz w:val="24"/>
          <w:szCs w:val="24"/>
        </w:rPr>
      </w:pPr>
      <w:r w:rsidRPr="007A7D33">
        <w:rPr>
          <w:sz w:val="24"/>
          <w:szCs w:val="24"/>
        </w:rPr>
        <w:t>Symantec anti-virus program is installed on PC workstations and Windows Servers to protect them from computer viruses by Computer Services Sub-division (CSSD) of EMSD.  In particular, Symantec Endpoint Protection is the corporate provided antivirus software in EMSD for MS Windows workstation and server platforms. Moreover, virus signatures will be regularly updated, preferably by automatic means. The Email servers will also be installed with virus-scanning software to detect possible virus in Email attachments.</w:t>
      </w:r>
    </w:p>
    <w:p w14:paraId="6272CAF5" w14:textId="77777777" w:rsidR="006A5048" w:rsidRPr="007A7D33" w:rsidRDefault="006A5048" w:rsidP="001B3BB8">
      <w:pPr>
        <w:pStyle w:val="BodyText2"/>
        <w:ind w:left="0" w:firstLine="0"/>
        <w:rPr>
          <w:sz w:val="24"/>
          <w:szCs w:val="24"/>
        </w:rPr>
      </w:pPr>
    </w:p>
    <w:p w14:paraId="68E10858" w14:textId="77777777" w:rsidR="006A5048" w:rsidRPr="007A7D33" w:rsidRDefault="006A5048" w:rsidP="001B3BB8">
      <w:pPr>
        <w:pStyle w:val="BodyText2"/>
        <w:ind w:left="0" w:firstLine="0"/>
        <w:rPr>
          <w:sz w:val="24"/>
          <w:szCs w:val="24"/>
        </w:rPr>
      </w:pPr>
      <w:r w:rsidRPr="007A7D33">
        <w:rPr>
          <w:sz w:val="24"/>
          <w:szCs w:val="24"/>
        </w:rPr>
        <w:t>Anti-virus program such as McAfee or other anti-virus software will also be installed on all non-MS Windows servers to protect them from virus attack.</w:t>
      </w:r>
    </w:p>
    <w:p w14:paraId="1C0A1507" w14:textId="77777777" w:rsidR="006A5048" w:rsidRPr="007A7D33" w:rsidRDefault="006A5048" w:rsidP="006A5048">
      <w:pPr>
        <w:pStyle w:val="BodyText2"/>
        <w:rPr>
          <w:sz w:val="24"/>
          <w:szCs w:val="24"/>
        </w:rPr>
      </w:pPr>
    </w:p>
    <w:p w14:paraId="49D56716" w14:textId="77777777" w:rsidR="006A5048" w:rsidRPr="004A5646" w:rsidRDefault="006A5048" w:rsidP="00B36461">
      <w:pPr>
        <w:pStyle w:val="Heading6"/>
        <w:ind w:left="403" w:hanging="403"/>
        <w:rPr>
          <w:b/>
          <w:bCs/>
          <w:i w:val="0"/>
          <w:iCs/>
          <w:sz w:val="24"/>
          <w:szCs w:val="24"/>
          <w:lang w:eastAsia="zh-CN"/>
        </w:rPr>
      </w:pPr>
      <w:bookmarkStart w:id="108" w:name="_Toc515700981"/>
      <w:r w:rsidRPr="004A5646">
        <w:rPr>
          <w:b/>
          <w:bCs/>
          <w:i w:val="0"/>
          <w:iCs/>
          <w:sz w:val="24"/>
          <w:szCs w:val="24"/>
          <w:lang w:eastAsia="zh-CN"/>
        </w:rPr>
        <w:t>Network Protection</w:t>
      </w:r>
      <w:bookmarkEnd w:id="108"/>
    </w:p>
    <w:p w14:paraId="1AE0A404" w14:textId="77777777" w:rsidR="006A5048" w:rsidRPr="007A7D33" w:rsidRDefault="006A5048" w:rsidP="006A5048">
      <w:pPr>
        <w:pStyle w:val="BodyText2"/>
        <w:rPr>
          <w:sz w:val="24"/>
          <w:szCs w:val="24"/>
        </w:rPr>
      </w:pPr>
    </w:p>
    <w:p w14:paraId="3700EBF2" w14:textId="77777777" w:rsidR="006A5048" w:rsidRPr="007A7D33" w:rsidRDefault="006A5048" w:rsidP="00B36461">
      <w:pPr>
        <w:pStyle w:val="BodyText2"/>
        <w:ind w:left="0" w:firstLine="0"/>
        <w:rPr>
          <w:sz w:val="24"/>
          <w:szCs w:val="24"/>
        </w:rPr>
      </w:pPr>
      <w:r w:rsidRPr="007A7D33">
        <w:rPr>
          <w:sz w:val="24"/>
          <w:szCs w:val="24"/>
        </w:rPr>
        <w:t>DMS is an intranet application. The entire DMS application is protected by the EMSD departmental firewalls. Remote connections to DMS will only be supported via the EMSD VPN.</w:t>
      </w:r>
    </w:p>
    <w:p w14:paraId="3968691F" w14:textId="77777777" w:rsidR="006A5048" w:rsidRPr="007A7D33" w:rsidRDefault="006A5048" w:rsidP="006A5048">
      <w:pPr>
        <w:pStyle w:val="BodyText2"/>
        <w:rPr>
          <w:sz w:val="24"/>
          <w:szCs w:val="24"/>
        </w:rPr>
      </w:pPr>
    </w:p>
    <w:p w14:paraId="7595ABAA" w14:textId="77777777" w:rsidR="006A5048" w:rsidRPr="00B36461" w:rsidRDefault="006A5048" w:rsidP="00B36461">
      <w:pPr>
        <w:pStyle w:val="Heading5"/>
        <w:pageBreakBefore/>
        <w:ind w:left="403" w:hanging="403"/>
        <w:rPr>
          <w:b/>
          <w:sz w:val="24"/>
          <w:szCs w:val="24"/>
          <w:lang w:eastAsia="zh-CN"/>
        </w:rPr>
      </w:pPr>
      <w:bookmarkStart w:id="109" w:name="_Toc92701774"/>
      <w:bookmarkStart w:id="110" w:name="_Toc515700985"/>
      <w:bookmarkStart w:id="111" w:name="_Toc498142793"/>
      <w:bookmarkStart w:id="112" w:name="_Toc498448874"/>
      <w:r w:rsidRPr="00B36461">
        <w:rPr>
          <w:b/>
          <w:sz w:val="24"/>
          <w:szCs w:val="24"/>
          <w:lang w:eastAsia="zh-CN"/>
        </w:rPr>
        <w:lastRenderedPageBreak/>
        <w:t>Resilience</w:t>
      </w:r>
      <w:bookmarkEnd w:id="109"/>
      <w:r w:rsidRPr="00B36461">
        <w:rPr>
          <w:b/>
          <w:sz w:val="24"/>
          <w:szCs w:val="24"/>
          <w:lang w:eastAsia="zh-CN"/>
        </w:rPr>
        <w:t xml:space="preserve"> </w:t>
      </w:r>
    </w:p>
    <w:p w14:paraId="09E79E0F" w14:textId="77777777" w:rsidR="006A5048" w:rsidRPr="007A7D33" w:rsidRDefault="006A5048" w:rsidP="006A5048">
      <w:pPr>
        <w:pStyle w:val="BodyText2"/>
        <w:rPr>
          <w:sz w:val="24"/>
          <w:szCs w:val="24"/>
        </w:rPr>
      </w:pPr>
    </w:p>
    <w:p w14:paraId="15A75E53" w14:textId="77777777" w:rsidR="006A5048" w:rsidRPr="007A7D33" w:rsidRDefault="006A5048" w:rsidP="00B36461">
      <w:pPr>
        <w:pStyle w:val="BodyText2"/>
        <w:rPr>
          <w:sz w:val="24"/>
          <w:szCs w:val="24"/>
        </w:rPr>
      </w:pPr>
      <w:r w:rsidRPr="007A7D33">
        <w:rPr>
          <w:sz w:val="24"/>
          <w:szCs w:val="24"/>
        </w:rPr>
        <w:t xml:space="preserve">To improve the availability of the system, the following fault-tolerant measures are considered: </w:t>
      </w:r>
    </w:p>
    <w:p w14:paraId="50DA4475"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Adopt virtualization solution</w:t>
      </w:r>
    </w:p>
    <w:p w14:paraId="60812015"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Protection of servers from power outage</w:t>
      </w:r>
    </w:p>
    <w:p w14:paraId="54B8AED4"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Protection from hard disk failure</w:t>
      </w:r>
    </w:p>
    <w:p w14:paraId="4C17D5C1"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Protection from network interface equipment failure</w:t>
      </w:r>
    </w:p>
    <w:p w14:paraId="497025AE" w14:textId="77777777" w:rsidR="006A5048" w:rsidRPr="007A7D33" w:rsidRDefault="006A5048" w:rsidP="006A5048">
      <w:pPr>
        <w:pStyle w:val="BodyText2"/>
        <w:rPr>
          <w:sz w:val="24"/>
          <w:szCs w:val="24"/>
        </w:rPr>
      </w:pPr>
    </w:p>
    <w:p w14:paraId="6E625282" w14:textId="77777777" w:rsidR="006A5048" w:rsidRPr="007A7D33" w:rsidRDefault="006A5048" w:rsidP="006A5048">
      <w:pPr>
        <w:pStyle w:val="BodyText2"/>
        <w:rPr>
          <w:sz w:val="24"/>
          <w:szCs w:val="24"/>
          <w:u w:val="single"/>
        </w:rPr>
      </w:pPr>
      <w:r w:rsidRPr="007A7D33">
        <w:rPr>
          <w:sz w:val="24"/>
          <w:szCs w:val="24"/>
          <w:u w:val="single"/>
        </w:rPr>
        <w:t xml:space="preserve">Adopt virtualization solution </w:t>
      </w:r>
    </w:p>
    <w:p w14:paraId="4D043E4F" w14:textId="77777777" w:rsidR="006A5048" w:rsidRPr="007A7D33" w:rsidRDefault="006A5048" w:rsidP="006A5048">
      <w:pPr>
        <w:pStyle w:val="BodyText2"/>
        <w:rPr>
          <w:sz w:val="24"/>
          <w:szCs w:val="24"/>
        </w:rPr>
      </w:pPr>
    </w:p>
    <w:p w14:paraId="36D74AEB" w14:textId="77777777" w:rsidR="006A5048" w:rsidRPr="007A7D33" w:rsidRDefault="006A5048" w:rsidP="004A5646">
      <w:pPr>
        <w:pStyle w:val="BodyText2"/>
        <w:ind w:left="0" w:firstLine="0"/>
        <w:rPr>
          <w:sz w:val="24"/>
          <w:szCs w:val="24"/>
        </w:rPr>
      </w:pPr>
      <w:r w:rsidRPr="007A7D33">
        <w:rPr>
          <w:sz w:val="24"/>
          <w:szCs w:val="24"/>
        </w:rPr>
        <w:t xml:space="preserve">Installation of Web/Application Server, Database Server and file system in virtual machines and managed by virtualization management program will provide high-availability (HA) and scalable environment for DMS.  In case of hardware faults occurred in one of the servers, similar servers in production environment could serve as the resilience server of affected services by running the corresponding virtual machines in the working server and restoring the latest backup if necessary. </w:t>
      </w:r>
    </w:p>
    <w:p w14:paraId="7C61FAA0" w14:textId="77777777" w:rsidR="006A5048" w:rsidRPr="007A7D33" w:rsidRDefault="006A5048" w:rsidP="006A5048">
      <w:pPr>
        <w:pStyle w:val="BodyText2"/>
        <w:rPr>
          <w:sz w:val="24"/>
          <w:szCs w:val="24"/>
        </w:rPr>
      </w:pPr>
    </w:p>
    <w:p w14:paraId="55D8C37C" w14:textId="77777777" w:rsidR="006A5048" w:rsidRPr="004A5646" w:rsidRDefault="006A5048" w:rsidP="004A5646">
      <w:pPr>
        <w:pStyle w:val="Heading6"/>
        <w:ind w:left="403" w:hanging="403"/>
        <w:rPr>
          <w:b/>
          <w:bCs/>
          <w:i w:val="0"/>
          <w:iCs/>
          <w:sz w:val="24"/>
          <w:szCs w:val="24"/>
          <w:lang w:eastAsia="zh-CN"/>
        </w:rPr>
      </w:pPr>
      <w:r w:rsidRPr="004A5646">
        <w:rPr>
          <w:b/>
          <w:bCs/>
          <w:i w:val="0"/>
          <w:iCs/>
          <w:sz w:val="24"/>
          <w:szCs w:val="24"/>
          <w:lang w:eastAsia="zh-CN"/>
        </w:rPr>
        <w:t>Protection of Servers from Power Outage</w:t>
      </w:r>
    </w:p>
    <w:p w14:paraId="77D05385" w14:textId="77777777" w:rsidR="006A5048" w:rsidRPr="007A7D33" w:rsidRDefault="006A5048" w:rsidP="006A5048">
      <w:pPr>
        <w:pStyle w:val="BodyText2"/>
        <w:rPr>
          <w:sz w:val="24"/>
          <w:szCs w:val="24"/>
        </w:rPr>
      </w:pPr>
    </w:p>
    <w:p w14:paraId="0E210F9A" w14:textId="77777777" w:rsidR="006A5048" w:rsidRPr="007A7D33" w:rsidRDefault="006A5048" w:rsidP="004A5646">
      <w:pPr>
        <w:pStyle w:val="BodyText2"/>
        <w:ind w:left="0" w:firstLine="0"/>
        <w:rPr>
          <w:sz w:val="24"/>
          <w:szCs w:val="24"/>
        </w:rPr>
      </w:pPr>
      <w:r w:rsidRPr="007A7D33">
        <w:rPr>
          <w:sz w:val="24"/>
          <w:szCs w:val="24"/>
        </w:rPr>
        <w:t xml:space="preserve">With the infrastructure in the EMSTF Data Centre, all registered servers will have redundant power supply facilities. There is no need for DMS to install additional UPS equipment as the infrastructure of the EMSTF Data Centre already catered this.  </w:t>
      </w:r>
    </w:p>
    <w:p w14:paraId="25604B35" w14:textId="71236C9E" w:rsidR="006A5048" w:rsidRDefault="006A5048" w:rsidP="006A5048">
      <w:pPr>
        <w:pStyle w:val="BodyText2"/>
        <w:rPr>
          <w:sz w:val="24"/>
          <w:szCs w:val="24"/>
        </w:rPr>
      </w:pPr>
    </w:p>
    <w:p w14:paraId="770AEF84" w14:textId="77777777" w:rsidR="004A5646" w:rsidRPr="007A7D33" w:rsidRDefault="004A5646" w:rsidP="006A5048">
      <w:pPr>
        <w:pStyle w:val="BodyText2"/>
        <w:rPr>
          <w:sz w:val="24"/>
          <w:szCs w:val="24"/>
        </w:rPr>
      </w:pPr>
    </w:p>
    <w:p w14:paraId="7A31F5EF" w14:textId="77777777" w:rsidR="006A5048" w:rsidRPr="004A5646" w:rsidRDefault="006A5048" w:rsidP="004A5646">
      <w:pPr>
        <w:pStyle w:val="Heading6"/>
        <w:ind w:left="403" w:hanging="403"/>
        <w:rPr>
          <w:b/>
          <w:bCs/>
          <w:i w:val="0"/>
          <w:iCs/>
          <w:sz w:val="24"/>
          <w:szCs w:val="24"/>
          <w:lang w:eastAsia="zh-CN"/>
        </w:rPr>
      </w:pPr>
      <w:r w:rsidRPr="004A5646">
        <w:rPr>
          <w:b/>
          <w:bCs/>
          <w:i w:val="0"/>
          <w:iCs/>
          <w:sz w:val="24"/>
          <w:szCs w:val="24"/>
          <w:lang w:eastAsia="zh-CN"/>
        </w:rPr>
        <w:lastRenderedPageBreak/>
        <w:t>Protection from Hard Disk Failure</w:t>
      </w:r>
    </w:p>
    <w:p w14:paraId="69B4CF2D" w14:textId="77777777" w:rsidR="006A5048" w:rsidRPr="007A7D33" w:rsidRDefault="006A5048" w:rsidP="006A5048">
      <w:pPr>
        <w:pStyle w:val="BodyText2"/>
        <w:rPr>
          <w:sz w:val="24"/>
          <w:szCs w:val="24"/>
        </w:rPr>
      </w:pPr>
    </w:p>
    <w:p w14:paraId="587CED34" w14:textId="77777777" w:rsidR="006A5048" w:rsidRPr="007A7D33" w:rsidRDefault="006A5048" w:rsidP="004A5646">
      <w:pPr>
        <w:pStyle w:val="BodyText2"/>
        <w:ind w:left="0" w:firstLine="0"/>
        <w:rPr>
          <w:sz w:val="24"/>
          <w:szCs w:val="24"/>
        </w:rPr>
      </w:pPr>
      <w:r w:rsidRPr="007A7D33">
        <w:rPr>
          <w:sz w:val="24"/>
          <w:szCs w:val="24"/>
        </w:rPr>
        <w:t>To minimize the chance of data lost due to hard disk failure, the server hard disks will be setup in RAID 5 (block-level striping with distributed parity) or similar configuration that supports data redundancy and fault-tolerance in the disk array.</w:t>
      </w:r>
    </w:p>
    <w:p w14:paraId="4BA4C765" w14:textId="77777777" w:rsidR="006A5048" w:rsidRPr="007A7D33" w:rsidRDefault="006A5048" w:rsidP="006A5048">
      <w:pPr>
        <w:pStyle w:val="BodyText2"/>
        <w:rPr>
          <w:sz w:val="24"/>
          <w:szCs w:val="24"/>
        </w:rPr>
      </w:pPr>
    </w:p>
    <w:p w14:paraId="0B824FED" w14:textId="77777777" w:rsidR="006A5048" w:rsidRPr="004A5646" w:rsidRDefault="006A5048" w:rsidP="004A5646">
      <w:pPr>
        <w:pStyle w:val="Heading6"/>
        <w:ind w:left="403" w:hanging="403"/>
        <w:rPr>
          <w:b/>
          <w:bCs/>
          <w:i w:val="0"/>
          <w:iCs/>
          <w:sz w:val="24"/>
          <w:szCs w:val="24"/>
          <w:lang w:eastAsia="zh-CN"/>
        </w:rPr>
      </w:pPr>
      <w:r w:rsidRPr="004A5646">
        <w:rPr>
          <w:b/>
          <w:bCs/>
          <w:i w:val="0"/>
          <w:iCs/>
          <w:sz w:val="24"/>
          <w:szCs w:val="24"/>
          <w:lang w:eastAsia="zh-CN"/>
        </w:rPr>
        <w:t>Protection from Network Interface Equipment Failure</w:t>
      </w:r>
    </w:p>
    <w:p w14:paraId="2140EF99" w14:textId="77777777" w:rsidR="006A5048" w:rsidRPr="007A7D33" w:rsidRDefault="006A5048" w:rsidP="006A5048">
      <w:pPr>
        <w:pStyle w:val="BodyText2"/>
        <w:rPr>
          <w:sz w:val="24"/>
          <w:szCs w:val="24"/>
        </w:rPr>
      </w:pPr>
    </w:p>
    <w:p w14:paraId="53347269" w14:textId="77777777" w:rsidR="006A5048" w:rsidRPr="007A7D33" w:rsidRDefault="006A5048" w:rsidP="004A5646">
      <w:pPr>
        <w:pStyle w:val="BodyText2"/>
        <w:ind w:left="0" w:firstLine="0"/>
        <w:rPr>
          <w:sz w:val="24"/>
          <w:szCs w:val="24"/>
        </w:rPr>
      </w:pPr>
      <w:r w:rsidRPr="007A7D33">
        <w:rPr>
          <w:sz w:val="24"/>
          <w:szCs w:val="24"/>
        </w:rPr>
        <w:t>Dual LAN interface cards with connections to the floor switch will be used. The servers will have redundant LAN configuration to the switch to improve resilience.</w:t>
      </w:r>
    </w:p>
    <w:p w14:paraId="1E15F7F8" w14:textId="77777777" w:rsidR="006A5048" w:rsidRPr="007A7D33" w:rsidRDefault="006A5048" w:rsidP="006A5048">
      <w:pPr>
        <w:pStyle w:val="BodyText2"/>
        <w:rPr>
          <w:sz w:val="24"/>
          <w:szCs w:val="24"/>
        </w:rPr>
      </w:pPr>
    </w:p>
    <w:p w14:paraId="4BD6A60E" w14:textId="77777777" w:rsidR="006A5048" w:rsidRPr="00733572" w:rsidRDefault="006A5048" w:rsidP="00733572">
      <w:pPr>
        <w:pStyle w:val="Heading5"/>
        <w:pageBreakBefore/>
        <w:ind w:left="403" w:hanging="403"/>
        <w:rPr>
          <w:b/>
          <w:sz w:val="24"/>
          <w:szCs w:val="24"/>
          <w:lang w:eastAsia="zh-CN"/>
        </w:rPr>
      </w:pPr>
      <w:bookmarkStart w:id="113" w:name="_Toc92701775"/>
      <w:r w:rsidRPr="00733572">
        <w:rPr>
          <w:b/>
          <w:sz w:val="24"/>
          <w:szCs w:val="24"/>
          <w:lang w:eastAsia="zh-CN"/>
        </w:rPr>
        <w:lastRenderedPageBreak/>
        <w:t>Management Architecture</w:t>
      </w:r>
      <w:bookmarkEnd w:id="110"/>
      <w:bookmarkEnd w:id="113"/>
    </w:p>
    <w:p w14:paraId="04AD5370" w14:textId="77777777" w:rsidR="006A5048" w:rsidRPr="007A7D33" w:rsidRDefault="006A5048" w:rsidP="006A5048">
      <w:pPr>
        <w:rPr>
          <w:sz w:val="24"/>
          <w:szCs w:val="24"/>
        </w:rPr>
      </w:pPr>
    </w:p>
    <w:p w14:paraId="086695D4" w14:textId="77777777" w:rsidR="006A5048" w:rsidRPr="00733572" w:rsidRDefault="006A5048" w:rsidP="00733572">
      <w:pPr>
        <w:pStyle w:val="Heading6"/>
        <w:ind w:left="403" w:hanging="403"/>
        <w:rPr>
          <w:b/>
          <w:bCs/>
          <w:i w:val="0"/>
          <w:iCs/>
          <w:sz w:val="24"/>
          <w:szCs w:val="24"/>
          <w:lang w:eastAsia="zh-CN"/>
        </w:rPr>
      </w:pPr>
      <w:bookmarkStart w:id="114" w:name="_Toc498572080"/>
      <w:bookmarkStart w:id="115" w:name="_Ref500097970"/>
      <w:bookmarkStart w:id="116" w:name="_Toc515700986"/>
      <w:r w:rsidRPr="00733572">
        <w:rPr>
          <w:b/>
          <w:bCs/>
          <w:i w:val="0"/>
          <w:iCs/>
          <w:sz w:val="24"/>
          <w:szCs w:val="24"/>
          <w:lang w:eastAsia="zh-CN"/>
        </w:rPr>
        <w:t>Network Management</w:t>
      </w:r>
      <w:bookmarkEnd w:id="114"/>
      <w:bookmarkEnd w:id="115"/>
      <w:bookmarkEnd w:id="116"/>
    </w:p>
    <w:p w14:paraId="628EAAF3" w14:textId="77777777" w:rsidR="006A5048" w:rsidRPr="007A7D33" w:rsidRDefault="006A5048" w:rsidP="006A5048">
      <w:pPr>
        <w:rPr>
          <w:sz w:val="24"/>
          <w:szCs w:val="24"/>
        </w:rPr>
      </w:pPr>
    </w:p>
    <w:p w14:paraId="16410A51" w14:textId="77777777" w:rsidR="006A5048" w:rsidRPr="007A7D33" w:rsidRDefault="006A5048" w:rsidP="00733572">
      <w:pPr>
        <w:pStyle w:val="BodyText2"/>
        <w:ind w:left="0" w:firstLine="0"/>
        <w:rPr>
          <w:sz w:val="24"/>
          <w:szCs w:val="24"/>
        </w:rPr>
      </w:pPr>
      <w:r w:rsidRPr="007A7D33">
        <w:rPr>
          <w:sz w:val="24"/>
          <w:szCs w:val="24"/>
        </w:rPr>
        <w:t>DMS will make use of existing network monitoring tools established in Data Center for monitoring server status. Data Center operation staff will be alerted if there is any failure in hardware or services.</w:t>
      </w:r>
    </w:p>
    <w:p w14:paraId="58357754" w14:textId="77777777" w:rsidR="006A5048" w:rsidRPr="007A7D33" w:rsidRDefault="006A5048" w:rsidP="006A5048">
      <w:pPr>
        <w:pStyle w:val="BodyText2"/>
        <w:rPr>
          <w:sz w:val="24"/>
          <w:szCs w:val="24"/>
        </w:rPr>
      </w:pPr>
    </w:p>
    <w:p w14:paraId="162FAA4F" w14:textId="77777777" w:rsidR="006A5048" w:rsidRPr="00733572" w:rsidRDefault="006A5048" w:rsidP="00733572">
      <w:pPr>
        <w:pStyle w:val="Heading6"/>
        <w:ind w:left="403" w:hanging="403"/>
        <w:rPr>
          <w:b/>
          <w:bCs/>
          <w:i w:val="0"/>
          <w:iCs/>
          <w:sz w:val="24"/>
          <w:szCs w:val="24"/>
          <w:lang w:eastAsia="zh-CN"/>
        </w:rPr>
      </w:pPr>
      <w:bookmarkStart w:id="117" w:name="_Toc515700987"/>
      <w:r w:rsidRPr="00733572">
        <w:rPr>
          <w:b/>
          <w:bCs/>
          <w:i w:val="0"/>
          <w:iCs/>
          <w:sz w:val="24"/>
          <w:szCs w:val="24"/>
          <w:lang w:eastAsia="zh-CN"/>
        </w:rPr>
        <w:t>System and Database Management</w:t>
      </w:r>
      <w:bookmarkEnd w:id="117"/>
    </w:p>
    <w:p w14:paraId="3DA5558B" w14:textId="77777777" w:rsidR="006A5048" w:rsidRPr="007A7D33" w:rsidRDefault="006A5048" w:rsidP="006A5048">
      <w:pPr>
        <w:pStyle w:val="BodyText2"/>
        <w:rPr>
          <w:sz w:val="24"/>
          <w:szCs w:val="24"/>
        </w:rPr>
      </w:pPr>
    </w:p>
    <w:p w14:paraId="0ACF7BDB" w14:textId="77777777" w:rsidR="006A5048" w:rsidRPr="007A7D33" w:rsidRDefault="006A5048" w:rsidP="00733572">
      <w:pPr>
        <w:pStyle w:val="BodyText2"/>
        <w:ind w:left="0" w:firstLine="0"/>
        <w:rPr>
          <w:sz w:val="24"/>
          <w:szCs w:val="24"/>
        </w:rPr>
      </w:pPr>
      <w:r w:rsidRPr="007A7D33">
        <w:rPr>
          <w:sz w:val="24"/>
          <w:szCs w:val="24"/>
        </w:rPr>
        <w:t>For the operations of the servers, they can be managed and monitored using the built-in tools of the server operating system, the database management system. System performance figures such as CPU, memory, disk I/O utilizations will be collected and saved for capacity planning.</w:t>
      </w:r>
    </w:p>
    <w:p w14:paraId="54CF498A" w14:textId="77777777" w:rsidR="006A5048" w:rsidRPr="007A7D33" w:rsidRDefault="006A5048" w:rsidP="006A5048">
      <w:pPr>
        <w:pStyle w:val="BodyText2"/>
        <w:rPr>
          <w:sz w:val="24"/>
          <w:szCs w:val="24"/>
        </w:rPr>
      </w:pPr>
    </w:p>
    <w:p w14:paraId="2F4509D4" w14:textId="77777777" w:rsidR="006A5048" w:rsidRPr="00733572" w:rsidRDefault="006A5048" w:rsidP="00733572">
      <w:pPr>
        <w:pStyle w:val="Heading4"/>
        <w:spacing w:line="360" w:lineRule="auto"/>
        <w:rPr>
          <w:b/>
          <w:sz w:val="24"/>
          <w:szCs w:val="24"/>
          <w:lang w:eastAsia="zh-CN"/>
        </w:rPr>
      </w:pPr>
      <w:bookmarkStart w:id="118" w:name="_Toc251763594"/>
      <w:bookmarkStart w:id="119" w:name="_Toc251930717"/>
      <w:bookmarkStart w:id="120" w:name="_Toc92701776"/>
      <w:bookmarkEnd w:id="111"/>
      <w:bookmarkEnd w:id="112"/>
      <w:r w:rsidRPr="00733572">
        <w:rPr>
          <w:b/>
          <w:sz w:val="24"/>
          <w:szCs w:val="24"/>
          <w:lang w:eastAsia="zh-CN"/>
        </w:rPr>
        <w:t>Database Management System</w:t>
      </w:r>
      <w:bookmarkEnd w:id="118"/>
      <w:bookmarkEnd w:id="119"/>
      <w:bookmarkEnd w:id="120"/>
    </w:p>
    <w:p w14:paraId="0696C390" w14:textId="77777777" w:rsidR="006A5048" w:rsidRPr="007A7D33" w:rsidRDefault="006A5048" w:rsidP="001A390B">
      <w:pPr>
        <w:pStyle w:val="BodyText2"/>
        <w:ind w:left="0" w:firstLine="0"/>
        <w:rPr>
          <w:sz w:val="24"/>
          <w:szCs w:val="24"/>
        </w:rPr>
      </w:pPr>
    </w:p>
    <w:p w14:paraId="60D931F8" w14:textId="77777777" w:rsidR="006A5048" w:rsidRPr="007A7D33" w:rsidRDefault="006A5048" w:rsidP="001A390B">
      <w:pPr>
        <w:pStyle w:val="BodyText2"/>
        <w:ind w:left="0" w:firstLine="0"/>
        <w:rPr>
          <w:sz w:val="24"/>
          <w:szCs w:val="24"/>
        </w:rPr>
      </w:pPr>
      <w:r w:rsidRPr="007A7D33">
        <w:rPr>
          <w:sz w:val="24"/>
          <w:szCs w:val="24"/>
        </w:rPr>
        <w:t>There will be one main database system in the DMS production environment. Application data will be stored in the application dataset; workflow and document management service will have their dataset. All information is stored in one single database instance.</w:t>
      </w:r>
    </w:p>
    <w:p w14:paraId="075EDBF3" w14:textId="77777777" w:rsidR="006A5048" w:rsidRPr="007A7D33" w:rsidRDefault="006A5048" w:rsidP="006A5048">
      <w:pPr>
        <w:pStyle w:val="BodyText2"/>
        <w:rPr>
          <w:sz w:val="24"/>
          <w:szCs w:val="24"/>
        </w:rPr>
      </w:pPr>
    </w:p>
    <w:p w14:paraId="5D28BF7C" w14:textId="557492D0" w:rsidR="006A5048" w:rsidRPr="007A7D33" w:rsidRDefault="006A5048" w:rsidP="001A390B">
      <w:pPr>
        <w:pStyle w:val="BodyText2"/>
        <w:ind w:left="0" w:firstLine="0"/>
        <w:rPr>
          <w:sz w:val="24"/>
          <w:szCs w:val="24"/>
        </w:rPr>
      </w:pPr>
      <w:r w:rsidRPr="007A7D33">
        <w:rPr>
          <w:sz w:val="24"/>
          <w:szCs w:val="24"/>
        </w:rPr>
        <w:t>The DMS application data will be centrally stored in a robust database server. Users will be able to access the data via the DMS application user interfaces residing on the application servers or users’ mobile devices. Thus</w:t>
      </w:r>
      <w:r w:rsidR="001A390B">
        <w:rPr>
          <w:rFonts w:hint="eastAsia"/>
          <w:sz w:val="24"/>
          <w:szCs w:val="24"/>
        </w:rPr>
        <w:t>,</w:t>
      </w:r>
      <w:r w:rsidRPr="007A7D33">
        <w:rPr>
          <w:rFonts w:hint="eastAsia"/>
          <w:sz w:val="24"/>
          <w:szCs w:val="24"/>
        </w:rPr>
        <w:t xml:space="preserve"> </w:t>
      </w:r>
      <w:r w:rsidRPr="007A7D33">
        <w:rPr>
          <w:sz w:val="24"/>
          <w:szCs w:val="24"/>
        </w:rPr>
        <w:t xml:space="preserve">all data access is centrally controlled, resulting in a secure and easy to maintain database environment. </w:t>
      </w:r>
    </w:p>
    <w:p w14:paraId="5C111613" w14:textId="77777777" w:rsidR="006A5048" w:rsidRPr="007A7D33" w:rsidRDefault="006A5048" w:rsidP="001A390B">
      <w:pPr>
        <w:pStyle w:val="BodyText2"/>
        <w:ind w:left="0" w:firstLine="0"/>
        <w:rPr>
          <w:sz w:val="24"/>
          <w:szCs w:val="24"/>
          <w:lang w:eastAsia="zh-HK"/>
        </w:rPr>
      </w:pPr>
      <w:r w:rsidRPr="007A7D33">
        <w:rPr>
          <w:sz w:val="24"/>
          <w:szCs w:val="24"/>
        </w:rPr>
        <w:lastRenderedPageBreak/>
        <w:t xml:space="preserve">To maintain a versatile and open platform, RDBMS will be used for the databases of DMS. Microsoft SQL Server is recommended for this purpose as it supports all required features for DMS including data replication, scheduling </w:t>
      </w:r>
      <w:r w:rsidRPr="007A7D33">
        <w:rPr>
          <w:sz w:val="24"/>
          <w:szCs w:val="24"/>
          <w:lang w:eastAsia="zh-HK"/>
        </w:rPr>
        <w:t xml:space="preserve">of </w:t>
      </w:r>
      <w:r w:rsidRPr="007A7D33">
        <w:rPr>
          <w:sz w:val="24"/>
          <w:szCs w:val="24"/>
        </w:rPr>
        <w:t xml:space="preserve">jobs and reporting service. </w:t>
      </w:r>
      <w:r w:rsidRPr="007A7D33">
        <w:rPr>
          <w:sz w:val="24"/>
          <w:szCs w:val="24"/>
          <w:lang w:eastAsia="zh-HK"/>
        </w:rPr>
        <w:t xml:space="preserve">  MS SQL Server has been one of the popular RDBMS in use today. Many IT professionals are equipped with relevant skills and experience in the use of MS SQL Server.  Technical support in solving issues that may be encountered when developing and operating the system, therefore, could readily be available if needed.</w:t>
      </w:r>
    </w:p>
    <w:p w14:paraId="1688B624" w14:textId="77777777" w:rsidR="006A5048" w:rsidRPr="007A7D33" w:rsidRDefault="006A5048" w:rsidP="006A5048">
      <w:pPr>
        <w:pStyle w:val="BodyText2"/>
        <w:rPr>
          <w:sz w:val="24"/>
          <w:szCs w:val="24"/>
        </w:rPr>
      </w:pPr>
    </w:p>
    <w:p w14:paraId="15C03163" w14:textId="77777777" w:rsidR="006A5048" w:rsidRPr="007A7D33" w:rsidRDefault="006A5048" w:rsidP="006A5048">
      <w:pPr>
        <w:pStyle w:val="BodyText2"/>
        <w:rPr>
          <w:sz w:val="24"/>
          <w:szCs w:val="24"/>
        </w:rPr>
      </w:pPr>
      <w:r w:rsidRPr="007A7D33">
        <w:rPr>
          <w:sz w:val="24"/>
          <w:szCs w:val="24"/>
        </w:rPr>
        <w:t>Moreover, there will be a development database in development machine.</w:t>
      </w:r>
    </w:p>
    <w:p w14:paraId="0933602F" w14:textId="77777777" w:rsidR="006A5048" w:rsidRPr="007A7D33" w:rsidRDefault="006A5048" w:rsidP="006A5048">
      <w:pPr>
        <w:pStyle w:val="BodyText2"/>
        <w:rPr>
          <w:sz w:val="24"/>
          <w:szCs w:val="24"/>
        </w:rPr>
      </w:pPr>
    </w:p>
    <w:p w14:paraId="12FDADEA" w14:textId="77777777" w:rsidR="006A5048" w:rsidRPr="00733572" w:rsidRDefault="006A5048" w:rsidP="005A43C7">
      <w:pPr>
        <w:pStyle w:val="Heading4"/>
        <w:pageBreakBefore/>
        <w:spacing w:line="360" w:lineRule="auto"/>
        <w:ind w:left="403" w:hanging="403"/>
        <w:rPr>
          <w:b/>
          <w:sz w:val="24"/>
          <w:szCs w:val="24"/>
          <w:lang w:eastAsia="zh-CN"/>
        </w:rPr>
      </w:pPr>
      <w:bookmarkStart w:id="121" w:name="_Toc251763595"/>
      <w:bookmarkStart w:id="122" w:name="_Toc251930718"/>
      <w:bookmarkStart w:id="123" w:name="_Toc92701777"/>
      <w:r w:rsidRPr="00733572">
        <w:rPr>
          <w:b/>
          <w:sz w:val="24"/>
          <w:szCs w:val="24"/>
          <w:lang w:eastAsia="zh-CN"/>
        </w:rPr>
        <w:lastRenderedPageBreak/>
        <w:t>System Interface</w:t>
      </w:r>
      <w:bookmarkEnd w:id="121"/>
      <w:bookmarkEnd w:id="122"/>
      <w:bookmarkEnd w:id="123"/>
    </w:p>
    <w:p w14:paraId="29059E62" w14:textId="77777777" w:rsidR="006A5048" w:rsidRPr="007A7D33" w:rsidRDefault="006A5048" w:rsidP="006A5048">
      <w:pPr>
        <w:pStyle w:val="BodyText2"/>
        <w:rPr>
          <w:sz w:val="24"/>
          <w:szCs w:val="24"/>
        </w:rPr>
      </w:pPr>
    </w:p>
    <w:p w14:paraId="5799EE2A" w14:textId="77777777" w:rsidR="006A5048" w:rsidRPr="007A7D33" w:rsidRDefault="006A5048" w:rsidP="006A5048">
      <w:pPr>
        <w:pStyle w:val="BodyText2"/>
        <w:rPr>
          <w:sz w:val="24"/>
          <w:szCs w:val="24"/>
          <w:u w:val="single"/>
        </w:rPr>
      </w:pPr>
      <w:r w:rsidRPr="007A7D33">
        <w:rPr>
          <w:sz w:val="24"/>
          <w:szCs w:val="24"/>
          <w:u w:val="single"/>
        </w:rPr>
        <w:t>WBRS Interface</w:t>
      </w:r>
    </w:p>
    <w:p w14:paraId="4B19F174" w14:textId="77777777" w:rsidR="006A5048" w:rsidRPr="007A7D33" w:rsidRDefault="006A5048" w:rsidP="005A43C7">
      <w:pPr>
        <w:pStyle w:val="BodyText2"/>
        <w:ind w:left="0" w:firstLine="0"/>
        <w:rPr>
          <w:sz w:val="24"/>
          <w:szCs w:val="24"/>
          <w:lang w:eastAsia="zh-HK"/>
        </w:rPr>
      </w:pPr>
      <w:r w:rsidRPr="007A7D33">
        <w:rPr>
          <w:sz w:val="24"/>
          <w:szCs w:val="24"/>
          <w:lang w:eastAsia="zh-HK"/>
        </w:rPr>
        <w:t>DMS will interface with WBRS (E-submission module) using web service in both directions. That means DMS would make request to WBRS for data or operation and vice versa.</w:t>
      </w:r>
    </w:p>
    <w:p w14:paraId="3D50DD5C" w14:textId="77777777" w:rsidR="006A5048" w:rsidRPr="007A7D33" w:rsidRDefault="006A5048" w:rsidP="006A5048">
      <w:pPr>
        <w:pStyle w:val="BodyText2"/>
        <w:rPr>
          <w:sz w:val="24"/>
          <w:szCs w:val="24"/>
        </w:rPr>
      </w:pPr>
      <w:r w:rsidRPr="007A7D33">
        <w:rPr>
          <w:sz w:val="24"/>
          <w:szCs w:val="24"/>
        </w:rPr>
        <w:t>Application areas that DMS would initiate web service request:</w:t>
      </w:r>
    </w:p>
    <w:p w14:paraId="6248F3AD"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Provide application processing status to WBRS for public enquiry</w:t>
      </w:r>
    </w:p>
    <w:p w14:paraId="23B92B36"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Transfer messages and notifications to WBRS users’ inbox</w:t>
      </w:r>
    </w:p>
    <w:p w14:paraId="11BB77A8"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Provide relevant information to WBRS for submission form validation.</w:t>
      </w:r>
    </w:p>
    <w:p w14:paraId="5FEA34FB" w14:textId="77777777" w:rsidR="006A5048" w:rsidRPr="007A7D33" w:rsidRDefault="006A5048" w:rsidP="006A5048">
      <w:pPr>
        <w:tabs>
          <w:tab w:val="left" w:pos="720"/>
        </w:tabs>
        <w:spacing w:before="60" w:after="60"/>
        <w:rPr>
          <w:sz w:val="24"/>
          <w:szCs w:val="24"/>
        </w:rPr>
      </w:pPr>
    </w:p>
    <w:p w14:paraId="36FF6FEE" w14:textId="77777777" w:rsidR="006A5048" w:rsidRPr="007A7D33" w:rsidRDefault="006A5048" w:rsidP="006A5048">
      <w:pPr>
        <w:pStyle w:val="BodyText2"/>
        <w:rPr>
          <w:sz w:val="24"/>
          <w:szCs w:val="24"/>
        </w:rPr>
      </w:pPr>
      <w:r w:rsidRPr="007A7D33">
        <w:rPr>
          <w:sz w:val="24"/>
          <w:szCs w:val="24"/>
        </w:rPr>
        <w:t>Application areas that WBRS would initiate web service request:</w:t>
      </w:r>
    </w:p>
    <w:p w14:paraId="0075C2C6" w14:textId="77777777"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Transfer application data to DMS for subsequent processing</w:t>
      </w:r>
    </w:p>
    <w:p w14:paraId="40BDDA14" w14:textId="5BCCA6EC" w:rsidR="006A5048" w:rsidRPr="007A7D33" w:rsidRDefault="006A5048" w:rsidP="00C502EB">
      <w:pPr>
        <w:numPr>
          <w:ilvl w:val="0"/>
          <w:numId w:val="15"/>
        </w:numPr>
        <w:tabs>
          <w:tab w:val="clear" w:pos="840"/>
          <w:tab w:val="clear" w:pos="1000"/>
          <w:tab w:val="left" w:pos="720"/>
        </w:tabs>
        <w:spacing w:before="60" w:after="60"/>
        <w:ind w:left="720"/>
        <w:rPr>
          <w:sz w:val="24"/>
          <w:szCs w:val="24"/>
        </w:rPr>
      </w:pPr>
      <w:r w:rsidRPr="007A7D33">
        <w:rPr>
          <w:sz w:val="24"/>
          <w:szCs w:val="24"/>
        </w:rPr>
        <w:t xml:space="preserve">Provide access information of notification messages to DMS so that DMS users may check </w:t>
      </w:r>
      <w:r w:rsidR="005A43C7" w:rsidRPr="007A7D33">
        <w:rPr>
          <w:sz w:val="24"/>
          <w:szCs w:val="24"/>
        </w:rPr>
        <w:t>whether</w:t>
      </w:r>
      <w:r w:rsidRPr="007A7D33">
        <w:rPr>
          <w:sz w:val="24"/>
          <w:szCs w:val="24"/>
        </w:rPr>
        <w:t xml:space="preserve"> the notification messages are read and the last read date.</w:t>
      </w:r>
    </w:p>
    <w:p w14:paraId="4E641B4A" w14:textId="77777777" w:rsidR="006A5048" w:rsidRPr="007A7D33" w:rsidRDefault="006A5048" w:rsidP="006A5048">
      <w:pPr>
        <w:pStyle w:val="BodyText2"/>
        <w:rPr>
          <w:sz w:val="24"/>
          <w:szCs w:val="24"/>
        </w:rPr>
      </w:pPr>
    </w:p>
    <w:p w14:paraId="1BDA58AC" w14:textId="552C85F2" w:rsidR="006A5048" w:rsidRPr="005A43C7" w:rsidRDefault="006A5048" w:rsidP="005A43C7">
      <w:pPr>
        <w:pStyle w:val="BodyText2"/>
        <w:rPr>
          <w:sz w:val="24"/>
          <w:szCs w:val="24"/>
          <w:u w:val="single"/>
        </w:rPr>
      </w:pPr>
      <w:r w:rsidRPr="007A7D33">
        <w:rPr>
          <w:sz w:val="24"/>
          <w:szCs w:val="24"/>
          <w:u w:val="single"/>
        </w:rPr>
        <w:t>Data interface with backend system of ELD and LESD</w:t>
      </w:r>
    </w:p>
    <w:p w14:paraId="22888059" w14:textId="281B896E" w:rsidR="006A5048" w:rsidRPr="007A7D33" w:rsidRDefault="006A5048" w:rsidP="005A43C7">
      <w:pPr>
        <w:pStyle w:val="BodyText2"/>
        <w:ind w:left="0" w:firstLine="0"/>
        <w:rPr>
          <w:sz w:val="24"/>
          <w:szCs w:val="24"/>
          <w:lang w:eastAsia="zh-HK"/>
        </w:rPr>
      </w:pPr>
      <w:r w:rsidRPr="007A7D33">
        <w:rPr>
          <w:sz w:val="24"/>
          <w:szCs w:val="24"/>
          <w:lang w:eastAsia="zh-HK"/>
        </w:rPr>
        <w:t xml:space="preserve">The applications related to Electrical Installations and </w:t>
      </w:r>
      <w:r w:rsidRPr="005A43C7">
        <w:rPr>
          <w:sz w:val="24"/>
          <w:szCs w:val="24"/>
          <w:lang w:eastAsia="zh-HK"/>
        </w:rPr>
        <w:t>Lif</w:t>
      </w:r>
      <w:r w:rsidR="005A43C7" w:rsidRPr="005A43C7">
        <w:rPr>
          <w:sz w:val="24"/>
          <w:szCs w:val="24"/>
          <w:lang w:eastAsia="zh-HK"/>
        </w:rPr>
        <w:t>t</w:t>
      </w:r>
      <w:r w:rsidR="005A43C7">
        <w:rPr>
          <w:sz w:val="24"/>
          <w:szCs w:val="24"/>
          <w:lang w:eastAsia="zh-HK"/>
        </w:rPr>
        <w:t>s</w:t>
      </w:r>
      <w:r w:rsidRPr="005A43C7">
        <w:rPr>
          <w:sz w:val="24"/>
          <w:szCs w:val="24"/>
          <w:lang w:eastAsia="zh-HK"/>
        </w:rPr>
        <w:t xml:space="preserve"> &amp;</w:t>
      </w:r>
      <w:r w:rsidRPr="007A7D33">
        <w:rPr>
          <w:sz w:val="24"/>
          <w:szCs w:val="24"/>
          <w:lang w:eastAsia="zh-HK"/>
        </w:rPr>
        <w:t xml:space="preserve"> Escalators as required under the Electricity Ordinance and Lifts and Escalators (Safety) Ordinance respectively will be helpful for the monitoring and inspection works as required under BEEO. Data interface with backend system of ELD and LESD for periodically acquiring essential information will be implemented.</w:t>
      </w:r>
    </w:p>
    <w:p w14:paraId="69B0A335" w14:textId="77777777" w:rsidR="006A5048" w:rsidRPr="007A7D33" w:rsidRDefault="006A5048" w:rsidP="006A5048">
      <w:pPr>
        <w:pStyle w:val="BodyText2"/>
        <w:rPr>
          <w:sz w:val="24"/>
          <w:szCs w:val="24"/>
        </w:rPr>
      </w:pPr>
    </w:p>
    <w:p w14:paraId="38721008" w14:textId="77777777" w:rsidR="006A5048" w:rsidRPr="007A7D33" w:rsidRDefault="006A5048" w:rsidP="005A43C7">
      <w:pPr>
        <w:pStyle w:val="BodyText2"/>
        <w:ind w:left="0" w:firstLine="0"/>
        <w:rPr>
          <w:sz w:val="24"/>
          <w:szCs w:val="24"/>
          <w:lang w:eastAsia="zh-HK"/>
        </w:rPr>
      </w:pPr>
      <w:r w:rsidRPr="007A7D33">
        <w:rPr>
          <w:sz w:val="24"/>
          <w:szCs w:val="24"/>
        </w:rPr>
        <w:t xml:space="preserve">By means of </w:t>
      </w:r>
      <w:r w:rsidRPr="007A7D33">
        <w:rPr>
          <w:sz w:val="24"/>
          <w:szCs w:val="24"/>
          <w:lang w:eastAsia="zh-HK"/>
        </w:rPr>
        <w:t xml:space="preserve">database replication on incremental basis, the acquisition of data from ELD and LESD backend systems were expected to be carried out initially on a weekly basis to help the identification of any FOC to be submitted due to completion of major retrofitting works of building services installation.  The frequency of acquiring data from ELD and LESD backend </w:t>
      </w:r>
      <w:r w:rsidRPr="007A7D33">
        <w:rPr>
          <w:sz w:val="24"/>
          <w:szCs w:val="24"/>
          <w:lang w:eastAsia="zh-HK"/>
        </w:rPr>
        <w:lastRenderedPageBreak/>
        <w:t>systems may be reviewed and fine-tuned after the initial runs of the DMS-BEEO according to factors in system performance, currency of data, business requirements, etc.</w:t>
      </w:r>
    </w:p>
    <w:p w14:paraId="0ADDCC57" w14:textId="77777777" w:rsidR="006A5048" w:rsidRPr="007A7D33" w:rsidRDefault="006A5048" w:rsidP="005A43C7">
      <w:pPr>
        <w:pStyle w:val="BodyText2"/>
        <w:ind w:left="0" w:firstLine="0"/>
        <w:rPr>
          <w:sz w:val="24"/>
          <w:szCs w:val="24"/>
          <w:lang w:eastAsia="zh-HK"/>
        </w:rPr>
      </w:pPr>
    </w:p>
    <w:p w14:paraId="79F4D961" w14:textId="77777777" w:rsidR="006A5048" w:rsidRPr="007A7D33" w:rsidRDefault="006A5048" w:rsidP="005A43C7">
      <w:pPr>
        <w:pStyle w:val="BodyText2"/>
        <w:ind w:left="0" w:firstLine="0"/>
        <w:rPr>
          <w:sz w:val="24"/>
          <w:szCs w:val="24"/>
          <w:lang w:eastAsia="zh-HK"/>
        </w:rPr>
      </w:pPr>
      <w:r w:rsidRPr="007A7D33">
        <w:rPr>
          <w:sz w:val="24"/>
          <w:szCs w:val="24"/>
          <w:lang w:eastAsia="zh-HK"/>
        </w:rPr>
        <w:t xml:space="preserve">As the necessary data (such as addresses, type of ELD/LESD applications, relevant data being submitted, etc.) would be acquired on an incremental basis, only the data that had been changed since the last successful replication would be involved.  Further processing of the replicated data would be done locally in DMS-BEEO.  The amount of data involved in each replication is expected to be relatively small and without requiring a lot of processing at the relevant source systems. </w:t>
      </w:r>
    </w:p>
    <w:p w14:paraId="41444BC9" w14:textId="77777777" w:rsidR="006A5048" w:rsidRPr="007A7D33" w:rsidRDefault="006A5048" w:rsidP="006A5048">
      <w:pPr>
        <w:pStyle w:val="BodyText2"/>
        <w:rPr>
          <w:sz w:val="24"/>
          <w:szCs w:val="24"/>
        </w:rPr>
      </w:pPr>
    </w:p>
    <w:p w14:paraId="741C2712" w14:textId="77777777" w:rsidR="006A5048" w:rsidRPr="005A43C7" w:rsidRDefault="006A5048" w:rsidP="005A43C7">
      <w:pPr>
        <w:pStyle w:val="BodyText2"/>
        <w:rPr>
          <w:sz w:val="24"/>
          <w:szCs w:val="24"/>
          <w:u w:val="single"/>
        </w:rPr>
      </w:pPr>
      <w:bookmarkStart w:id="124" w:name="_Ref88137645"/>
      <w:bookmarkStart w:id="125" w:name="_Toc251763596"/>
      <w:bookmarkStart w:id="126" w:name="_Toc251930719"/>
      <w:r w:rsidRPr="005A43C7">
        <w:rPr>
          <w:sz w:val="24"/>
          <w:szCs w:val="24"/>
          <w:u w:val="single"/>
        </w:rPr>
        <w:t>Internet Web Site Interface</w:t>
      </w:r>
      <w:bookmarkEnd w:id="124"/>
      <w:bookmarkEnd w:id="125"/>
      <w:bookmarkEnd w:id="126"/>
    </w:p>
    <w:p w14:paraId="7713E18F" w14:textId="77777777" w:rsidR="006A5048" w:rsidRPr="007A7D33" w:rsidRDefault="006A5048" w:rsidP="006A5048">
      <w:pPr>
        <w:pStyle w:val="BodyText2"/>
        <w:rPr>
          <w:sz w:val="24"/>
          <w:szCs w:val="24"/>
        </w:rPr>
      </w:pPr>
    </w:p>
    <w:p w14:paraId="50C12D40" w14:textId="77777777" w:rsidR="006A5048" w:rsidRPr="007A7D33" w:rsidRDefault="006A5048" w:rsidP="005A43C7">
      <w:pPr>
        <w:pStyle w:val="BodyText2"/>
        <w:ind w:left="0" w:firstLine="0"/>
        <w:rPr>
          <w:sz w:val="24"/>
          <w:szCs w:val="24"/>
          <w:lang w:eastAsia="zh-HK"/>
        </w:rPr>
      </w:pPr>
      <w:r w:rsidRPr="007A7D33">
        <w:rPr>
          <w:sz w:val="24"/>
          <w:szCs w:val="24"/>
          <w:lang w:eastAsia="zh-HK"/>
        </w:rPr>
        <w:t>DMS will upload the register information to CIG web hosting platform, which will in turn be transformed to web pages for public access. The register information will be exported to a formatted data file and transferred to CIG platform through FTP, but a dedicated connection is required for this practice.</w:t>
      </w:r>
    </w:p>
    <w:p w14:paraId="1DF1C54C" w14:textId="77777777" w:rsidR="006A5048" w:rsidRPr="007A7D33" w:rsidRDefault="006A5048" w:rsidP="006A5048">
      <w:pPr>
        <w:pStyle w:val="BodyText2"/>
        <w:rPr>
          <w:sz w:val="24"/>
          <w:szCs w:val="24"/>
        </w:rPr>
      </w:pPr>
    </w:p>
    <w:p w14:paraId="5F2AAE4D" w14:textId="77777777" w:rsidR="006A5048" w:rsidRPr="007A7D33" w:rsidRDefault="006A5048" w:rsidP="006A5048">
      <w:pPr>
        <w:pStyle w:val="BodyText2"/>
        <w:rPr>
          <w:sz w:val="24"/>
          <w:szCs w:val="24"/>
        </w:rPr>
      </w:pPr>
    </w:p>
    <w:p w14:paraId="036DBAEF" w14:textId="77777777" w:rsidR="006A5048" w:rsidRPr="005A43C7" w:rsidRDefault="006A5048" w:rsidP="005A43C7">
      <w:pPr>
        <w:pStyle w:val="Heading4"/>
        <w:pageBreakBefore/>
        <w:spacing w:line="360" w:lineRule="auto"/>
        <w:ind w:left="403" w:hanging="403"/>
        <w:rPr>
          <w:b/>
          <w:sz w:val="24"/>
          <w:szCs w:val="24"/>
          <w:lang w:eastAsia="zh-CN"/>
        </w:rPr>
      </w:pPr>
      <w:bookmarkStart w:id="127" w:name="_Toc251763597"/>
      <w:bookmarkStart w:id="128" w:name="_Toc251930720"/>
      <w:bookmarkStart w:id="129" w:name="_Toc92701778"/>
      <w:r w:rsidRPr="005A43C7">
        <w:rPr>
          <w:b/>
          <w:sz w:val="24"/>
          <w:szCs w:val="24"/>
          <w:lang w:eastAsia="zh-CN"/>
        </w:rPr>
        <w:lastRenderedPageBreak/>
        <w:t>Chinese Character Support</w:t>
      </w:r>
      <w:bookmarkEnd w:id="127"/>
      <w:bookmarkEnd w:id="128"/>
      <w:bookmarkEnd w:id="129"/>
    </w:p>
    <w:p w14:paraId="23A91913" w14:textId="77777777" w:rsidR="006A5048" w:rsidRPr="007A7D33" w:rsidRDefault="006A5048" w:rsidP="006A5048">
      <w:pPr>
        <w:pStyle w:val="BodyText2"/>
        <w:rPr>
          <w:sz w:val="24"/>
          <w:szCs w:val="24"/>
        </w:rPr>
      </w:pPr>
    </w:p>
    <w:p w14:paraId="2933B4DC" w14:textId="77777777" w:rsidR="006A5048" w:rsidRPr="007A7D33" w:rsidRDefault="006A5048" w:rsidP="00626F16">
      <w:pPr>
        <w:pStyle w:val="BodyText2"/>
        <w:ind w:left="0" w:firstLine="0"/>
        <w:rPr>
          <w:sz w:val="24"/>
          <w:szCs w:val="24"/>
          <w:lang w:eastAsia="zh-HK"/>
        </w:rPr>
      </w:pPr>
      <w:r w:rsidRPr="007A7D33">
        <w:rPr>
          <w:sz w:val="24"/>
          <w:szCs w:val="24"/>
          <w:lang w:eastAsia="zh-HK"/>
        </w:rPr>
        <w:t>The system will be able to support ISO10646 and the HKSCS standard, which is adopted by HKSARG. Data fields will be able to store data in English and Chinese (both Traditional and Simplified) characters. These fields will also be printable and viewable in the corresponding character sets as well.</w:t>
      </w:r>
    </w:p>
    <w:p w14:paraId="3FAE3649" w14:textId="77777777" w:rsidR="006A5048" w:rsidRPr="007A7D33" w:rsidRDefault="006A5048" w:rsidP="006A5048">
      <w:pPr>
        <w:pStyle w:val="BodyText2"/>
        <w:rPr>
          <w:sz w:val="24"/>
          <w:szCs w:val="24"/>
        </w:rPr>
      </w:pPr>
    </w:p>
    <w:p w14:paraId="62B79F36" w14:textId="5FF4DF53" w:rsidR="006A5048" w:rsidRPr="00786C10" w:rsidRDefault="006A5048" w:rsidP="00786C10">
      <w:pPr>
        <w:pStyle w:val="BodyText2"/>
        <w:rPr>
          <w:sz w:val="24"/>
          <w:szCs w:val="24"/>
          <w:u w:val="single"/>
        </w:rPr>
      </w:pPr>
      <w:bookmarkStart w:id="130" w:name="_Toc515701042"/>
      <w:bookmarkStart w:id="131" w:name="_Toc251763598"/>
      <w:bookmarkStart w:id="132" w:name="_Toc251930721"/>
      <w:r w:rsidRPr="007A7D33">
        <w:rPr>
          <w:sz w:val="24"/>
          <w:szCs w:val="24"/>
          <w:u w:val="single"/>
        </w:rPr>
        <w:t>Conversion of existing Data</w:t>
      </w:r>
      <w:bookmarkEnd w:id="130"/>
      <w:bookmarkEnd w:id="131"/>
      <w:bookmarkEnd w:id="132"/>
    </w:p>
    <w:p w14:paraId="3963D1D4" w14:textId="77777777" w:rsidR="006A5048" w:rsidRPr="007A7D33" w:rsidRDefault="006A5048" w:rsidP="00626F16">
      <w:pPr>
        <w:pStyle w:val="BodyText2"/>
        <w:ind w:left="0" w:firstLine="0"/>
        <w:rPr>
          <w:sz w:val="24"/>
          <w:szCs w:val="24"/>
          <w:lang w:eastAsia="zh-HK"/>
        </w:rPr>
      </w:pPr>
      <w:r w:rsidRPr="007A7D33">
        <w:rPr>
          <w:sz w:val="24"/>
          <w:szCs w:val="24"/>
          <w:lang w:eastAsia="zh-HK"/>
        </w:rPr>
        <w:t>At present, the existing data are employing US English ASCII character set for English characters while Chinese characters are stored in Unicode or Big5 character sets. Data conversion tools are available in the market to migrate the data from the existing sources to the DMS application database which also supports ISO10646 and the HKSCS standard.</w:t>
      </w:r>
    </w:p>
    <w:p w14:paraId="45758B7B" w14:textId="77777777" w:rsidR="006A5048" w:rsidRPr="00786C10" w:rsidRDefault="006A5048" w:rsidP="006A5048">
      <w:pPr>
        <w:pStyle w:val="BodyText2"/>
        <w:rPr>
          <w:sz w:val="24"/>
          <w:szCs w:val="24"/>
          <w:u w:val="single"/>
        </w:rPr>
      </w:pPr>
    </w:p>
    <w:p w14:paraId="1F64F95F" w14:textId="5520A208" w:rsidR="006A5048" w:rsidRPr="00786C10" w:rsidRDefault="006A5048" w:rsidP="00786C10">
      <w:pPr>
        <w:pStyle w:val="BodyText2"/>
        <w:rPr>
          <w:sz w:val="24"/>
          <w:szCs w:val="24"/>
          <w:u w:val="single"/>
        </w:rPr>
      </w:pPr>
      <w:bookmarkStart w:id="133" w:name="_Toc485820359"/>
      <w:bookmarkStart w:id="134" w:name="_Toc498572030"/>
      <w:bookmarkStart w:id="135" w:name="_Toc515701043"/>
      <w:bookmarkStart w:id="136" w:name="_Toc251763599"/>
      <w:bookmarkStart w:id="137" w:name="_Toc251930722"/>
      <w:r w:rsidRPr="007A7D33">
        <w:rPr>
          <w:sz w:val="24"/>
          <w:szCs w:val="24"/>
          <w:u w:val="single"/>
        </w:rPr>
        <w:t>Data Storage</w:t>
      </w:r>
      <w:bookmarkEnd w:id="133"/>
      <w:bookmarkEnd w:id="134"/>
      <w:bookmarkEnd w:id="135"/>
      <w:bookmarkEnd w:id="136"/>
      <w:bookmarkEnd w:id="137"/>
    </w:p>
    <w:p w14:paraId="7FBF7DDC" w14:textId="77777777" w:rsidR="006A5048" w:rsidRPr="007A7D33" w:rsidRDefault="006A5048" w:rsidP="00786C10">
      <w:pPr>
        <w:pStyle w:val="BodyText2"/>
        <w:ind w:left="0" w:firstLine="0"/>
        <w:rPr>
          <w:sz w:val="24"/>
          <w:szCs w:val="24"/>
          <w:lang w:eastAsia="zh-HK"/>
        </w:rPr>
      </w:pPr>
      <w:r w:rsidRPr="007A7D33">
        <w:rPr>
          <w:sz w:val="24"/>
          <w:szCs w:val="24"/>
          <w:lang w:eastAsia="zh-HK"/>
        </w:rPr>
        <w:t>All Chinese data will be stored in ISO10646 format in DMS, which is already supported by Chinese MS Windows, UNIX/Linux, and Oracle.</w:t>
      </w:r>
    </w:p>
    <w:p w14:paraId="704C64A5" w14:textId="77777777" w:rsidR="006A5048" w:rsidRPr="007A7D33" w:rsidRDefault="006A5048" w:rsidP="006A5048">
      <w:pPr>
        <w:pStyle w:val="BodyText2"/>
        <w:rPr>
          <w:sz w:val="24"/>
          <w:szCs w:val="24"/>
        </w:rPr>
      </w:pPr>
    </w:p>
    <w:p w14:paraId="3B549FAD" w14:textId="18F895FB" w:rsidR="006A5048" w:rsidRPr="00786C10" w:rsidRDefault="006A5048" w:rsidP="00786C10">
      <w:pPr>
        <w:pStyle w:val="BodyText2"/>
        <w:rPr>
          <w:sz w:val="24"/>
          <w:szCs w:val="24"/>
          <w:u w:val="single"/>
        </w:rPr>
      </w:pPr>
      <w:bookmarkStart w:id="138" w:name="_Toc498572031"/>
      <w:bookmarkStart w:id="139" w:name="_Toc498572448"/>
      <w:bookmarkStart w:id="140" w:name="_Toc498572633"/>
      <w:bookmarkStart w:id="141" w:name="_Toc498572818"/>
      <w:bookmarkStart w:id="142" w:name="_Toc498574356"/>
      <w:bookmarkStart w:id="143" w:name="_Toc498575090"/>
      <w:bookmarkStart w:id="144" w:name="_Toc485820360"/>
      <w:bookmarkStart w:id="145" w:name="_Toc498572032"/>
      <w:bookmarkStart w:id="146" w:name="_Toc515701044"/>
      <w:bookmarkStart w:id="147" w:name="_Toc251763600"/>
      <w:bookmarkStart w:id="148" w:name="_Toc251930723"/>
      <w:bookmarkEnd w:id="138"/>
      <w:bookmarkEnd w:id="139"/>
      <w:bookmarkEnd w:id="140"/>
      <w:bookmarkEnd w:id="141"/>
      <w:bookmarkEnd w:id="142"/>
      <w:bookmarkEnd w:id="143"/>
      <w:r w:rsidRPr="007A7D33">
        <w:rPr>
          <w:sz w:val="24"/>
          <w:szCs w:val="24"/>
          <w:u w:val="single"/>
        </w:rPr>
        <w:t>Chinese Printing</w:t>
      </w:r>
      <w:bookmarkEnd w:id="144"/>
      <w:bookmarkEnd w:id="145"/>
      <w:bookmarkEnd w:id="146"/>
      <w:bookmarkEnd w:id="147"/>
      <w:bookmarkEnd w:id="148"/>
    </w:p>
    <w:p w14:paraId="387E8E68" w14:textId="77777777" w:rsidR="006A5048" w:rsidRPr="007A7D33" w:rsidRDefault="006A5048" w:rsidP="00786C10">
      <w:pPr>
        <w:pStyle w:val="BodyText2"/>
        <w:ind w:left="0" w:firstLine="0"/>
        <w:rPr>
          <w:sz w:val="24"/>
          <w:szCs w:val="24"/>
          <w:lang w:eastAsia="zh-HK"/>
        </w:rPr>
      </w:pPr>
      <w:r w:rsidRPr="007A7D33">
        <w:rPr>
          <w:sz w:val="24"/>
          <w:szCs w:val="24"/>
          <w:lang w:eastAsia="zh-HK"/>
        </w:rPr>
        <w:t xml:space="preserve">To support printing of English and Chinese characters simultaneously, proper locales settings, printer fonts, printer drivers, and utilities such as font creation utilities will be required.  Such software is more popular among MS Windows environment than UNIX environment.  Therefore </w:t>
      </w:r>
      <w:r w:rsidRPr="007A7D33">
        <w:rPr>
          <w:sz w:val="24"/>
          <w:szCs w:val="24"/>
          <w:lang w:eastAsia="zh-HK"/>
        </w:rPr>
        <w:lastRenderedPageBreak/>
        <w:t>MS Windows platforms will be used for initiating Chinese printing and laser printers will be used for printing.</w:t>
      </w:r>
    </w:p>
    <w:p w14:paraId="6A2A0E76" w14:textId="77777777" w:rsidR="006A5048" w:rsidRPr="007A7D33" w:rsidRDefault="006A5048" w:rsidP="006A5048">
      <w:pPr>
        <w:pStyle w:val="BodyText2"/>
        <w:rPr>
          <w:sz w:val="24"/>
          <w:szCs w:val="24"/>
        </w:rPr>
      </w:pPr>
    </w:p>
    <w:p w14:paraId="6A79A72C" w14:textId="77777777" w:rsidR="006A5048" w:rsidRPr="007A7D33" w:rsidRDefault="006A5048" w:rsidP="00786C10">
      <w:pPr>
        <w:pStyle w:val="BodyText2"/>
        <w:ind w:left="0" w:firstLine="0"/>
        <w:rPr>
          <w:sz w:val="24"/>
          <w:szCs w:val="24"/>
          <w:lang w:eastAsia="zh-HK"/>
        </w:rPr>
      </w:pPr>
      <w:r w:rsidRPr="007A7D33">
        <w:rPr>
          <w:sz w:val="24"/>
          <w:szCs w:val="24"/>
          <w:lang w:eastAsia="zh-HK"/>
        </w:rPr>
        <w:t>Client workstations will run on Chinese MS Windows platforms to properly handle Chinese characters and Chinese printing.</w:t>
      </w:r>
    </w:p>
    <w:p w14:paraId="580F28D0" w14:textId="77777777" w:rsidR="006A5048" w:rsidRPr="007A7D33" w:rsidRDefault="006A5048" w:rsidP="006A5048">
      <w:pPr>
        <w:pStyle w:val="BodyText2"/>
        <w:rPr>
          <w:sz w:val="24"/>
          <w:szCs w:val="24"/>
        </w:rPr>
      </w:pPr>
    </w:p>
    <w:p w14:paraId="589D87A2" w14:textId="77777777" w:rsidR="006A5048" w:rsidRPr="007A7D33" w:rsidRDefault="006A5048" w:rsidP="00786C10">
      <w:pPr>
        <w:pStyle w:val="BodyText2"/>
        <w:rPr>
          <w:sz w:val="24"/>
          <w:szCs w:val="24"/>
          <w:u w:val="single"/>
        </w:rPr>
      </w:pPr>
      <w:bookmarkStart w:id="149" w:name="_Toc498572033"/>
      <w:bookmarkStart w:id="150" w:name="_Toc498572450"/>
      <w:bookmarkStart w:id="151" w:name="_Toc498572635"/>
      <w:bookmarkStart w:id="152" w:name="_Toc498572820"/>
      <w:bookmarkStart w:id="153" w:name="_Toc498574358"/>
      <w:bookmarkStart w:id="154" w:name="_Toc498575092"/>
      <w:bookmarkStart w:id="155" w:name="_Toc485820361"/>
      <w:bookmarkStart w:id="156" w:name="_Toc498572034"/>
      <w:bookmarkStart w:id="157" w:name="_Toc515701045"/>
      <w:bookmarkStart w:id="158" w:name="_Toc251763601"/>
      <w:bookmarkStart w:id="159" w:name="_Toc251930724"/>
      <w:bookmarkEnd w:id="149"/>
      <w:bookmarkEnd w:id="150"/>
      <w:bookmarkEnd w:id="151"/>
      <w:bookmarkEnd w:id="152"/>
      <w:bookmarkEnd w:id="153"/>
      <w:bookmarkEnd w:id="154"/>
      <w:r w:rsidRPr="007A7D33">
        <w:rPr>
          <w:sz w:val="24"/>
          <w:szCs w:val="24"/>
          <w:u w:val="single"/>
        </w:rPr>
        <w:t>Chinese Input</w:t>
      </w:r>
      <w:bookmarkEnd w:id="155"/>
      <w:bookmarkEnd w:id="156"/>
      <w:bookmarkEnd w:id="157"/>
      <w:bookmarkEnd w:id="158"/>
      <w:bookmarkEnd w:id="159"/>
    </w:p>
    <w:p w14:paraId="1298C42B" w14:textId="77777777" w:rsidR="006A5048" w:rsidRPr="007A7D33" w:rsidRDefault="006A5048" w:rsidP="00786C10">
      <w:pPr>
        <w:pStyle w:val="BodyText2"/>
        <w:ind w:left="0" w:firstLine="0"/>
        <w:rPr>
          <w:sz w:val="24"/>
          <w:szCs w:val="24"/>
          <w:lang w:eastAsia="zh-HK"/>
        </w:rPr>
      </w:pPr>
      <w:bookmarkStart w:id="160" w:name="_Toc485820362"/>
      <w:r w:rsidRPr="007A7D33">
        <w:rPr>
          <w:sz w:val="24"/>
          <w:szCs w:val="24"/>
          <w:lang w:eastAsia="zh-HK"/>
        </w:rPr>
        <w:t>For the online input of Chinese characters, several methods can be used.  Common methods include Pen-based handwriting input, keyboard input methods that are integral part of the standard PC client Chinese Windows platforms such as ChangJei Input Method and Simplified Input Method.  These input methods are suitable for the input of general Chinese phrases.</w:t>
      </w:r>
    </w:p>
    <w:p w14:paraId="09AA5701" w14:textId="77777777" w:rsidR="006A5048" w:rsidRPr="007A7D33" w:rsidRDefault="006A5048" w:rsidP="006A5048">
      <w:pPr>
        <w:pStyle w:val="BodyText2"/>
        <w:rPr>
          <w:sz w:val="24"/>
          <w:szCs w:val="24"/>
        </w:rPr>
      </w:pPr>
    </w:p>
    <w:p w14:paraId="66D8695F" w14:textId="77777777" w:rsidR="006A5048" w:rsidRPr="007A7D33" w:rsidRDefault="006A5048" w:rsidP="00786C10">
      <w:pPr>
        <w:pStyle w:val="BodyText2"/>
        <w:ind w:left="0" w:firstLine="0"/>
        <w:rPr>
          <w:sz w:val="24"/>
          <w:szCs w:val="24"/>
          <w:lang w:eastAsia="zh-HK"/>
        </w:rPr>
      </w:pPr>
      <w:r w:rsidRPr="007A7D33">
        <w:rPr>
          <w:sz w:val="24"/>
          <w:szCs w:val="24"/>
          <w:lang w:eastAsia="zh-HK"/>
        </w:rPr>
        <w:t>It is recommended that both Pen-based handwriting input and keyboard input methods to be provided for DMS users who need to enter Chinese, so that the users can use whichever input method depending on what they are most comfortable with.  Multiple keyboard input methods are provided in MS Windows and can be installed accordingly.</w:t>
      </w:r>
    </w:p>
    <w:p w14:paraId="174F6191" w14:textId="77777777" w:rsidR="006A5048" w:rsidRPr="007A7D33" w:rsidRDefault="006A5048" w:rsidP="006A5048">
      <w:pPr>
        <w:pStyle w:val="BodyText2"/>
        <w:rPr>
          <w:sz w:val="24"/>
          <w:szCs w:val="24"/>
        </w:rPr>
      </w:pPr>
    </w:p>
    <w:p w14:paraId="5B5EBB69" w14:textId="77777777" w:rsidR="006A5048" w:rsidRPr="007A7D33" w:rsidRDefault="006A5048" w:rsidP="00786C10">
      <w:pPr>
        <w:pStyle w:val="BodyText2"/>
        <w:rPr>
          <w:sz w:val="24"/>
          <w:szCs w:val="24"/>
          <w:u w:val="single"/>
        </w:rPr>
      </w:pPr>
      <w:bookmarkStart w:id="161" w:name="_Toc498448888"/>
      <w:bookmarkStart w:id="162" w:name="_Toc498572035"/>
      <w:bookmarkStart w:id="163" w:name="_Toc515701046"/>
      <w:bookmarkStart w:id="164" w:name="_Toc251763602"/>
      <w:bookmarkStart w:id="165" w:name="_Toc251930725"/>
      <w:r w:rsidRPr="007A7D33">
        <w:rPr>
          <w:sz w:val="24"/>
          <w:szCs w:val="24"/>
          <w:u w:val="single"/>
        </w:rPr>
        <w:t>Chinese Viewing</w:t>
      </w:r>
      <w:bookmarkEnd w:id="160"/>
      <w:bookmarkEnd w:id="161"/>
      <w:bookmarkEnd w:id="162"/>
      <w:bookmarkEnd w:id="163"/>
      <w:bookmarkEnd w:id="164"/>
      <w:bookmarkEnd w:id="165"/>
      <w:r w:rsidRPr="007A7D33">
        <w:rPr>
          <w:sz w:val="24"/>
          <w:szCs w:val="24"/>
          <w:u w:val="single"/>
        </w:rPr>
        <w:t xml:space="preserve"> </w:t>
      </w:r>
    </w:p>
    <w:p w14:paraId="664D7BC4" w14:textId="77777777" w:rsidR="006A5048" w:rsidRPr="007A7D33" w:rsidRDefault="006A5048" w:rsidP="00786C10">
      <w:pPr>
        <w:pStyle w:val="BodyText2"/>
        <w:ind w:left="0" w:firstLine="0"/>
        <w:rPr>
          <w:sz w:val="24"/>
          <w:szCs w:val="24"/>
          <w:lang w:eastAsia="zh-HK"/>
        </w:rPr>
      </w:pPr>
      <w:r w:rsidRPr="007A7D33">
        <w:rPr>
          <w:sz w:val="24"/>
          <w:szCs w:val="24"/>
          <w:lang w:eastAsia="zh-HK"/>
        </w:rPr>
        <w:t xml:space="preserve">Users currently using Chinese operating system can view Chinese characters properly. It is recommended that traditional Chinese editions of MS Windows will be used for the DMS users. </w:t>
      </w:r>
    </w:p>
    <w:p w14:paraId="4592075D" w14:textId="4B07CA66" w:rsidR="006A5048" w:rsidRDefault="006A5048" w:rsidP="006A5048">
      <w:pPr>
        <w:pStyle w:val="BodyText2"/>
        <w:rPr>
          <w:sz w:val="24"/>
          <w:szCs w:val="24"/>
        </w:rPr>
      </w:pPr>
    </w:p>
    <w:p w14:paraId="04EC88CB" w14:textId="77777777" w:rsidR="008F0963" w:rsidRPr="007A7D33" w:rsidRDefault="008F0963" w:rsidP="006A5048">
      <w:pPr>
        <w:pStyle w:val="BodyText2"/>
        <w:rPr>
          <w:sz w:val="24"/>
          <w:szCs w:val="24"/>
        </w:rPr>
      </w:pPr>
    </w:p>
    <w:p w14:paraId="13E1C2D0" w14:textId="01489024" w:rsidR="006A5048" w:rsidRPr="008F0963" w:rsidRDefault="006A5048" w:rsidP="008F0963">
      <w:pPr>
        <w:pStyle w:val="BodyText2"/>
        <w:rPr>
          <w:sz w:val="24"/>
          <w:szCs w:val="24"/>
          <w:u w:val="single"/>
        </w:rPr>
      </w:pPr>
      <w:bookmarkStart w:id="166" w:name="_Toc485820363"/>
      <w:bookmarkStart w:id="167" w:name="_Toc498448889"/>
      <w:bookmarkStart w:id="168" w:name="_Toc498572036"/>
      <w:bookmarkStart w:id="169" w:name="_Toc515701047"/>
      <w:bookmarkStart w:id="170" w:name="_Toc251763603"/>
      <w:bookmarkStart w:id="171" w:name="_Toc251930726"/>
      <w:r w:rsidRPr="007A7D33">
        <w:rPr>
          <w:sz w:val="24"/>
          <w:szCs w:val="24"/>
          <w:u w:val="single"/>
        </w:rPr>
        <w:lastRenderedPageBreak/>
        <w:t>Character Addition</w:t>
      </w:r>
      <w:bookmarkEnd w:id="166"/>
      <w:bookmarkEnd w:id="167"/>
      <w:bookmarkEnd w:id="168"/>
      <w:bookmarkEnd w:id="169"/>
      <w:bookmarkEnd w:id="170"/>
      <w:bookmarkEnd w:id="171"/>
    </w:p>
    <w:p w14:paraId="56FB5092" w14:textId="77777777" w:rsidR="006A5048" w:rsidRPr="007A7D33" w:rsidRDefault="006A5048" w:rsidP="008F0963">
      <w:pPr>
        <w:pStyle w:val="BodyText2"/>
        <w:ind w:left="0" w:firstLine="0"/>
        <w:rPr>
          <w:sz w:val="24"/>
          <w:szCs w:val="24"/>
          <w:lang w:eastAsia="zh-HK"/>
        </w:rPr>
      </w:pPr>
      <w:r w:rsidRPr="007A7D33">
        <w:rPr>
          <w:sz w:val="24"/>
          <w:szCs w:val="24"/>
          <w:lang w:eastAsia="zh-HK"/>
        </w:rPr>
        <w:t>If there are special Chinese characters and fonts required that are beyond the aforesaid Chinese character set, the established government policy on character addition to HKSCS will be followed. A client PC will be used to create/add the new Chinese character for the transition period before the character is included in HKSCS.</w:t>
      </w:r>
    </w:p>
    <w:p w14:paraId="024ED4EC" w14:textId="77777777" w:rsidR="006A5048" w:rsidRPr="007A7D33" w:rsidRDefault="006A5048" w:rsidP="006A5048">
      <w:pPr>
        <w:pStyle w:val="BodyText2"/>
        <w:rPr>
          <w:sz w:val="24"/>
          <w:szCs w:val="24"/>
        </w:rPr>
      </w:pPr>
    </w:p>
    <w:p w14:paraId="254B1A15" w14:textId="77777777" w:rsidR="006A5048" w:rsidRPr="007A7D33" w:rsidRDefault="006A5048" w:rsidP="008F0963">
      <w:pPr>
        <w:pStyle w:val="BodyText2"/>
        <w:ind w:left="0" w:firstLine="0"/>
        <w:rPr>
          <w:sz w:val="24"/>
          <w:szCs w:val="24"/>
          <w:lang w:eastAsia="zh-HK"/>
        </w:rPr>
      </w:pPr>
      <w:r w:rsidRPr="007A7D33">
        <w:rPr>
          <w:sz w:val="24"/>
          <w:szCs w:val="24"/>
          <w:lang w:eastAsia="zh-HK"/>
        </w:rPr>
        <w:t>File that contains special character will locate under the server share directory. Interface will be provided for user to collect this file and store in the client machine for general usage.</w:t>
      </w:r>
    </w:p>
    <w:p w14:paraId="4D3461E2" w14:textId="77777777" w:rsidR="006A5048" w:rsidRPr="007A7D33" w:rsidRDefault="006A5048" w:rsidP="006A5048">
      <w:pPr>
        <w:pStyle w:val="BodyText2"/>
        <w:rPr>
          <w:sz w:val="24"/>
          <w:szCs w:val="24"/>
        </w:rPr>
      </w:pPr>
    </w:p>
    <w:p w14:paraId="6D9C0C2A" w14:textId="77777777" w:rsidR="006A5048" w:rsidRPr="00126410" w:rsidRDefault="006A5048" w:rsidP="00126410">
      <w:pPr>
        <w:pStyle w:val="Heading4"/>
        <w:pageBreakBefore/>
        <w:spacing w:line="360" w:lineRule="auto"/>
        <w:ind w:left="403" w:hanging="403"/>
        <w:rPr>
          <w:b/>
          <w:sz w:val="24"/>
          <w:szCs w:val="24"/>
          <w:lang w:eastAsia="zh-CN"/>
        </w:rPr>
      </w:pPr>
      <w:bookmarkStart w:id="172" w:name="_Toc498448892"/>
      <w:bookmarkStart w:id="173" w:name="_Toc251763604"/>
      <w:bookmarkStart w:id="174" w:name="_Toc251930727"/>
      <w:bookmarkStart w:id="175" w:name="_Toc92701779"/>
      <w:bookmarkEnd w:id="172"/>
      <w:r w:rsidRPr="00126410">
        <w:rPr>
          <w:b/>
          <w:sz w:val="24"/>
          <w:szCs w:val="24"/>
          <w:lang w:eastAsia="zh-CN"/>
        </w:rPr>
        <w:lastRenderedPageBreak/>
        <w:t>Hardware and Software Requirement</w:t>
      </w:r>
      <w:bookmarkEnd w:id="173"/>
      <w:bookmarkEnd w:id="174"/>
      <w:bookmarkEnd w:id="175"/>
      <w:r w:rsidRPr="00126410">
        <w:rPr>
          <w:b/>
          <w:sz w:val="24"/>
          <w:szCs w:val="24"/>
          <w:lang w:eastAsia="zh-CN"/>
        </w:rPr>
        <w:t xml:space="preserve"> </w:t>
      </w:r>
    </w:p>
    <w:p w14:paraId="168BAB22" w14:textId="77777777" w:rsidR="006A5048" w:rsidRPr="007A7D33" w:rsidRDefault="006A5048" w:rsidP="006A5048">
      <w:pPr>
        <w:pStyle w:val="BodyText2"/>
        <w:rPr>
          <w:sz w:val="24"/>
          <w:szCs w:val="24"/>
        </w:rPr>
      </w:pPr>
    </w:p>
    <w:p w14:paraId="07310535" w14:textId="77777777" w:rsidR="006A5048" w:rsidRPr="007A7D33" w:rsidRDefault="006A5048" w:rsidP="00690F36">
      <w:pPr>
        <w:pStyle w:val="BodyText2"/>
        <w:ind w:left="0" w:firstLine="0"/>
        <w:rPr>
          <w:sz w:val="24"/>
          <w:szCs w:val="24"/>
          <w:lang w:eastAsia="zh-HK"/>
        </w:rPr>
      </w:pPr>
      <w:r w:rsidRPr="007A7D33">
        <w:rPr>
          <w:sz w:val="24"/>
          <w:szCs w:val="24"/>
          <w:lang w:eastAsia="zh-HK"/>
        </w:rPr>
        <w:t>The recommended configurations for servers and workstations are listed as follows for reference. Models with equal or better performance can also be considered.</w:t>
      </w:r>
    </w:p>
    <w:p w14:paraId="7EA16B29" w14:textId="77777777" w:rsidR="006A5048" w:rsidRPr="007A7D33" w:rsidRDefault="006A5048" w:rsidP="006A5048">
      <w:pPr>
        <w:pStyle w:val="BodyText2"/>
        <w:rPr>
          <w:sz w:val="24"/>
          <w:szCs w:val="24"/>
        </w:rPr>
      </w:pPr>
    </w:p>
    <w:p w14:paraId="11990AD8" w14:textId="77777777" w:rsidR="006A5048" w:rsidRPr="00126410" w:rsidRDefault="006A5048" w:rsidP="00126410">
      <w:pPr>
        <w:pStyle w:val="Heading5"/>
        <w:ind w:left="403" w:hanging="403"/>
        <w:rPr>
          <w:b/>
          <w:sz w:val="24"/>
          <w:szCs w:val="24"/>
          <w:lang w:eastAsia="zh-CN"/>
        </w:rPr>
      </w:pPr>
      <w:bookmarkStart w:id="176" w:name="_Toc92701780"/>
      <w:r w:rsidRPr="00126410">
        <w:rPr>
          <w:b/>
          <w:sz w:val="24"/>
          <w:szCs w:val="24"/>
          <w:lang w:eastAsia="zh-CN"/>
        </w:rPr>
        <w:t>Server Farm</w:t>
      </w:r>
      <w:bookmarkEnd w:id="176"/>
    </w:p>
    <w:p w14:paraId="3741B931" w14:textId="77777777" w:rsidR="006A5048" w:rsidRPr="007A7D33" w:rsidRDefault="006A5048" w:rsidP="006A5048">
      <w:pPr>
        <w:pStyle w:val="BodyText2"/>
        <w:rPr>
          <w:sz w:val="24"/>
          <w:szCs w:val="24"/>
        </w:rPr>
      </w:pP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20" w:firstRow="1" w:lastRow="0" w:firstColumn="0" w:lastColumn="0" w:noHBand="0" w:noVBand="0"/>
      </w:tblPr>
      <w:tblGrid>
        <w:gridCol w:w="1640"/>
        <w:gridCol w:w="1080"/>
        <w:gridCol w:w="3480"/>
        <w:gridCol w:w="2557"/>
      </w:tblGrid>
      <w:tr w:rsidR="006A5048" w:rsidRPr="007A7D33" w14:paraId="400DF963" w14:textId="77777777" w:rsidTr="00CF44D8">
        <w:trPr>
          <w:tblHeader/>
          <w:jc w:val="center"/>
        </w:trPr>
        <w:tc>
          <w:tcPr>
            <w:tcW w:w="1640" w:type="dxa"/>
            <w:shd w:val="pct10" w:color="000000" w:fill="FFFFFF"/>
          </w:tcPr>
          <w:p w14:paraId="6F6A5388" w14:textId="77777777" w:rsidR="006A5048" w:rsidRPr="00755E11" w:rsidRDefault="006A5048" w:rsidP="00CF44D8">
            <w:pPr>
              <w:pStyle w:val="BodyTextIndent"/>
              <w:keepNext/>
              <w:ind w:left="0"/>
              <w:jc w:val="center"/>
              <w:rPr>
                <w:iCs/>
                <w:kern w:val="2"/>
              </w:rPr>
            </w:pPr>
            <w:r w:rsidRPr="00755E11">
              <w:rPr>
                <w:iCs/>
                <w:kern w:val="2"/>
                <w:lang w:eastAsia="zh-HK"/>
              </w:rPr>
              <w:t>Hardware</w:t>
            </w:r>
          </w:p>
        </w:tc>
        <w:tc>
          <w:tcPr>
            <w:tcW w:w="1080" w:type="dxa"/>
            <w:shd w:val="pct10" w:color="000000" w:fill="FFFFFF"/>
          </w:tcPr>
          <w:p w14:paraId="5D13743A" w14:textId="630920A9" w:rsidR="006A5048" w:rsidRPr="00755E11" w:rsidRDefault="001C4FEF" w:rsidP="00CF44D8">
            <w:pPr>
              <w:pStyle w:val="BodyTextIndent"/>
              <w:keepNext/>
              <w:ind w:left="0"/>
              <w:jc w:val="center"/>
              <w:rPr>
                <w:iCs/>
                <w:kern w:val="2"/>
              </w:rPr>
            </w:pPr>
            <w:r>
              <w:rPr>
                <w:iCs/>
                <w:kern w:val="2"/>
              </w:rPr>
              <w:t xml:space="preserve">      </w:t>
            </w:r>
            <w:r w:rsidR="006A5048" w:rsidRPr="00755E11">
              <w:rPr>
                <w:iCs/>
                <w:kern w:val="2"/>
              </w:rPr>
              <w:t>Quantity</w:t>
            </w:r>
          </w:p>
        </w:tc>
        <w:tc>
          <w:tcPr>
            <w:tcW w:w="3480" w:type="dxa"/>
            <w:shd w:val="pct10" w:color="000000" w:fill="FFFFFF"/>
          </w:tcPr>
          <w:p w14:paraId="4E5EBD98" w14:textId="77777777" w:rsidR="006A5048" w:rsidRPr="00755E11" w:rsidRDefault="006A5048" w:rsidP="00CF44D8">
            <w:pPr>
              <w:pStyle w:val="BodyTextIndent"/>
              <w:keepNext/>
              <w:ind w:left="0"/>
              <w:jc w:val="center"/>
              <w:rPr>
                <w:iCs/>
                <w:kern w:val="2"/>
              </w:rPr>
            </w:pPr>
            <w:r w:rsidRPr="00755E11">
              <w:rPr>
                <w:iCs/>
                <w:kern w:val="2"/>
                <w:lang w:eastAsia="zh-HK"/>
              </w:rPr>
              <w:t xml:space="preserve">Basic </w:t>
            </w:r>
            <w:r w:rsidRPr="00755E11">
              <w:rPr>
                <w:iCs/>
                <w:kern w:val="2"/>
              </w:rPr>
              <w:t>Specification</w:t>
            </w:r>
          </w:p>
        </w:tc>
        <w:tc>
          <w:tcPr>
            <w:tcW w:w="2557" w:type="dxa"/>
            <w:shd w:val="pct10" w:color="000000" w:fill="FFFFFF"/>
          </w:tcPr>
          <w:p w14:paraId="239C58F8" w14:textId="77777777" w:rsidR="006A5048" w:rsidRPr="00755E11" w:rsidRDefault="006A5048" w:rsidP="00CF44D8">
            <w:pPr>
              <w:pStyle w:val="BodyTextIndent"/>
              <w:keepNext/>
              <w:ind w:left="0"/>
              <w:jc w:val="center"/>
              <w:rPr>
                <w:iCs/>
                <w:kern w:val="2"/>
                <w:lang w:eastAsia="zh-HK"/>
              </w:rPr>
            </w:pPr>
            <w:r w:rsidRPr="00755E11">
              <w:rPr>
                <w:iCs/>
                <w:kern w:val="2"/>
                <w:lang w:eastAsia="zh-HK"/>
              </w:rPr>
              <w:t>Description</w:t>
            </w:r>
          </w:p>
        </w:tc>
      </w:tr>
      <w:tr w:rsidR="006A5048" w:rsidRPr="007A7D33" w14:paraId="4F310169" w14:textId="77777777" w:rsidTr="00CF44D8">
        <w:trPr>
          <w:jc w:val="center"/>
        </w:trPr>
        <w:tc>
          <w:tcPr>
            <w:tcW w:w="1640" w:type="dxa"/>
          </w:tcPr>
          <w:p w14:paraId="732515E4" w14:textId="77777777" w:rsidR="006A5048" w:rsidRPr="00755E11" w:rsidRDefault="006A5048" w:rsidP="001C4FEF">
            <w:pPr>
              <w:pStyle w:val="BodyText2"/>
              <w:spacing w:line="240" w:lineRule="auto"/>
              <w:ind w:left="0" w:firstLine="0"/>
              <w:rPr>
                <w:iCs/>
                <w:kern w:val="2"/>
                <w:lang w:eastAsia="zh-HK"/>
              </w:rPr>
            </w:pPr>
            <w:r w:rsidRPr="00755E11">
              <w:rPr>
                <w:lang w:eastAsia="zh-HK"/>
              </w:rPr>
              <w:t>Production Servers Host</w:t>
            </w:r>
          </w:p>
        </w:tc>
        <w:tc>
          <w:tcPr>
            <w:tcW w:w="1080" w:type="dxa"/>
          </w:tcPr>
          <w:p w14:paraId="70C5BE3E" w14:textId="77777777" w:rsidR="006A5048" w:rsidRPr="00755E11" w:rsidRDefault="006A5048" w:rsidP="001C4FEF">
            <w:pPr>
              <w:pStyle w:val="BodyTextIndent"/>
              <w:keepNext/>
              <w:ind w:left="0"/>
              <w:jc w:val="center"/>
              <w:rPr>
                <w:iCs/>
                <w:kern w:val="2"/>
              </w:rPr>
            </w:pPr>
            <w:r w:rsidRPr="00755E11">
              <w:rPr>
                <w:iCs/>
                <w:kern w:val="2"/>
              </w:rPr>
              <w:t>2</w:t>
            </w:r>
          </w:p>
        </w:tc>
        <w:tc>
          <w:tcPr>
            <w:tcW w:w="3480" w:type="dxa"/>
          </w:tcPr>
          <w:p w14:paraId="6D203872"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 xml:space="preserve">CPU: </w:t>
            </w:r>
            <w:r w:rsidRPr="00755E11">
              <w:rPr>
                <w:iCs/>
                <w:kern w:val="2"/>
                <w:lang w:eastAsia="zh-HK"/>
              </w:rPr>
              <w:t>Hexa-core or above</w:t>
            </w:r>
          </w:p>
          <w:p w14:paraId="08226B39"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 xml:space="preserve">RAM: </w:t>
            </w:r>
            <w:r w:rsidRPr="00755E11">
              <w:rPr>
                <w:iCs/>
                <w:kern w:val="2"/>
                <w:lang w:eastAsia="zh-HK"/>
              </w:rPr>
              <w:t>36GB</w:t>
            </w:r>
            <w:r w:rsidRPr="00755E11">
              <w:rPr>
                <w:iCs/>
                <w:kern w:val="2"/>
              </w:rPr>
              <w:t xml:space="preserve"> </w:t>
            </w:r>
            <w:r w:rsidRPr="00755E11">
              <w:rPr>
                <w:iCs/>
                <w:kern w:val="2"/>
                <w:lang w:eastAsia="zh-HK"/>
              </w:rPr>
              <w:t>or above</w:t>
            </w:r>
          </w:p>
          <w:p w14:paraId="2B781C49"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Internal hard disk – 2 x 146GB (mirror)</w:t>
            </w:r>
          </w:p>
          <w:p w14:paraId="39E1E74C"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 xml:space="preserve">Internal hard disk – </w:t>
            </w:r>
            <w:r w:rsidRPr="00755E11">
              <w:rPr>
                <w:iCs/>
                <w:kern w:val="2"/>
                <w:lang w:eastAsia="zh-HK"/>
              </w:rPr>
              <w:t xml:space="preserve">3TB </w:t>
            </w:r>
            <w:r w:rsidRPr="00755E11">
              <w:rPr>
                <w:iCs/>
                <w:kern w:val="2"/>
              </w:rPr>
              <w:t>(</w:t>
            </w:r>
            <w:r w:rsidRPr="00755E11">
              <w:rPr>
                <w:iCs/>
                <w:kern w:val="2"/>
                <w:lang w:eastAsia="zh-HK"/>
              </w:rPr>
              <w:t>usable capacity</w:t>
            </w:r>
            <w:r w:rsidRPr="00755E11">
              <w:rPr>
                <w:iCs/>
                <w:kern w:val="2"/>
              </w:rPr>
              <w:t>)</w:t>
            </w:r>
          </w:p>
          <w:p w14:paraId="2A733317"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Gigabit Ethernet interfaces x 2</w:t>
            </w:r>
          </w:p>
          <w:p w14:paraId="207BC316"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lang w:eastAsia="zh-HK"/>
              </w:rPr>
              <w:t>Controller card for connecting the External Data Storage</w:t>
            </w:r>
          </w:p>
          <w:p w14:paraId="46F7F2A4"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lang w:eastAsia="zh-HK"/>
              </w:rPr>
              <w:t>Redundant power supply</w:t>
            </w:r>
          </w:p>
          <w:p w14:paraId="31245AA4"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lang w:eastAsia="zh-HK"/>
              </w:rPr>
              <w:t>Embedded Latest version of VMWare vSphere or equivalent</w:t>
            </w:r>
          </w:p>
          <w:p w14:paraId="5AB60FFB" w14:textId="77777777" w:rsidR="006A5048" w:rsidRPr="00755E11" w:rsidRDefault="006A5048" w:rsidP="001C4FEF">
            <w:pPr>
              <w:pStyle w:val="BodyTextIndent"/>
              <w:keepNext/>
              <w:ind w:left="0"/>
              <w:rPr>
                <w:iCs/>
                <w:kern w:val="2"/>
              </w:rPr>
            </w:pPr>
          </w:p>
        </w:tc>
        <w:tc>
          <w:tcPr>
            <w:tcW w:w="2557" w:type="dxa"/>
          </w:tcPr>
          <w:p w14:paraId="158FF830" w14:textId="77777777" w:rsidR="006A5048" w:rsidRPr="00755E11" w:rsidRDefault="006A5048" w:rsidP="001C4FEF">
            <w:pPr>
              <w:pStyle w:val="BodyText2"/>
              <w:spacing w:line="240" w:lineRule="auto"/>
              <w:ind w:left="0" w:firstLine="0"/>
              <w:rPr>
                <w:lang w:eastAsia="zh-HK"/>
              </w:rPr>
            </w:pPr>
            <w:r w:rsidRPr="00755E11">
              <w:rPr>
                <w:lang w:eastAsia="zh-HK"/>
              </w:rPr>
              <w:t>These servers are production servers for hosting the virtual machines of Web and Application Server, Database Server. Both VMs will be initially assigned 2 virtual cores CPU. The Web and Application Server will be initially assigned 8 GB virtual memory and the Database Server will be assigned 16 GB virtual memory. The unassigned virtual core CPU and virtual memory will be reserved for allocation to improve the performance of the servers</w:t>
            </w:r>
          </w:p>
        </w:tc>
      </w:tr>
      <w:tr w:rsidR="006A5048" w:rsidRPr="007A7D33" w14:paraId="0A61FF68" w14:textId="77777777" w:rsidTr="00CF44D8">
        <w:trPr>
          <w:jc w:val="center"/>
        </w:trPr>
        <w:tc>
          <w:tcPr>
            <w:tcW w:w="1640" w:type="dxa"/>
          </w:tcPr>
          <w:p w14:paraId="260FE6EC" w14:textId="77777777" w:rsidR="006A5048" w:rsidRPr="001C4FEF" w:rsidRDefault="006A5048" w:rsidP="001C4FEF">
            <w:pPr>
              <w:pStyle w:val="BodyText2"/>
              <w:spacing w:line="240" w:lineRule="auto"/>
              <w:ind w:left="0" w:firstLine="0"/>
              <w:rPr>
                <w:lang w:eastAsia="zh-HK"/>
              </w:rPr>
            </w:pPr>
            <w:r w:rsidRPr="001C4FEF">
              <w:rPr>
                <w:lang w:eastAsia="zh-HK"/>
              </w:rPr>
              <w:t>External File Storage</w:t>
            </w:r>
          </w:p>
        </w:tc>
        <w:tc>
          <w:tcPr>
            <w:tcW w:w="1080" w:type="dxa"/>
          </w:tcPr>
          <w:p w14:paraId="4B1AB40A" w14:textId="77777777" w:rsidR="006A5048" w:rsidRPr="00755E11" w:rsidRDefault="006A5048" w:rsidP="001C4FEF">
            <w:pPr>
              <w:pStyle w:val="BodyTextIndent"/>
              <w:keepNext/>
              <w:ind w:left="0"/>
              <w:jc w:val="center"/>
              <w:rPr>
                <w:iCs/>
                <w:kern w:val="2"/>
              </w:rPr>
            </w:pPr>
          </w:p>
        </w:tc>
        <w:tc>
          <w:tcPr>
            <w:tcW w:w="3480" w:type="dxa"/>
          </w:tcPr>
          <w:p w14:paraId="5A79C856"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Dual controller interface</w:t>
            </w:r>
          </w:p>
          <w:p w14:paraId="0D0769E1"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Support at least 4TB storage (RAID-5)</w:t>
            </w:r>
          </w:p>
          <w:p w14:paraId="7075A005"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Redundant power supply</w:t>
            </w:r>
          </w:p>
          <w:p w14:paraId="6B88E45D"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Support VMware virtualization and latest version of Windows or equivalent</w:t>
            </w:r>
          </w:p>
        </w:tc>
        <w:tc>
          <w:tcPr>
            <w:tcW w:w="2557" w:type="dxa"/>
          </w:tcPr>
          <w:p w14:paraId="7DADAA0F" w14:textId="77777777" w:rsidR="006A5048" w:rsidRPr="001C4FEF" w:rsidRDefault="006A5048" w:rsidP="001C4FEF">
            <w:pPr>
              <w:pStyle w:val="BodyText2"/>
              <w:spacing w:line="240" w:lineRule="auto"/>
              <w:ind w:left="0" w:firstLine="0"/>
              <w:rPr>
                <w:lang w:eastAsia="zh-HK"/>
              </w:rPr>
            </w:pPr>
            <w:r w:rsidRPr="001C4FEF">
              <w:rPr>
                <w:lang w:eastAsia="zh-HK"/>
              </w:rPr>
              <w:t>This is the external data storage for production data and documents.</w:t>
            </w:r>
          </w:p>
        </w:tc>
      </w:tr>
      <w:tr w:rsidR="006A5048" w:rsidRPr="007A7D33" w14:paraId="51AD1A39" w14:textId="77777777" w:rsidTr="00CF44D8">
        <w:trPr>
          <w:jc w:val="center"/>
        </w:trPr>
        <w:tc>
          <w:tcPr>
            <w:tcW w:w="1640" w:type="dxa"/>
          </w:tcPr>
          <w:p w14:paraId="6C8FF94B" w14:textId="77777777" w:rsidR="006A5048" w:rsidRPr="001C4FEF" w:rsidRDefault="006A5048" w:rsidP="001C4FEF">
            <w:pPr>
              <w:pStyle w:val="BodyText2"/>
              <w:spacing w:line="240" w:lineRule="auto"/>
              <w:ind w:left="0" w:firstLine="0"/>
              <w:rPr>
                <w:lang w:eastAsia="zh-HK"/>
              </w:rPr>
            </w:pPr>
            <w:r w:rsidRPr="001C4FEF">
              <w:rPr>
                <w:lang w:eastAsia="zh-HK"/>
              </w:rPr>
              <w:t>Development Server</w:t>
            </w:r>
          </w:p>
        </w:tc>
        <w:tc>
          <w:tcPr>
            <w:tcW w:w="1080" w:type="dxa"/>
          </w:tcPr>
          <w:p w14:paraId="6A5B9B25" w14:textId="77777777" w:rsidR="006A5048" w:rsidRPr="00755E11" w:rsidRDefault="006A5048" w:rsidP="001C4FEF">
            <w:pPr>
              <w:pStyle w:val="BodyTextIndent"/>
              <w:keepNext/>
              <w:ind w:left="0"/>
              <w:jc w:val="center"/>
              <w:rPr>
                <w:iCs/>
                <w:kern w:val="2"/>
              </w:rPr>
            </w:pPr>
            <w:r w:rsidRPr="00755E11">
              <w:rPr>
                <w:iCs/>
                <w:kern w:val="2"/>
              </w:rPr>
              <w:t>1</w:t>
            </w:r>
          </w:p>
        </w:tc>
        <w:tc>
          <w:tcPr>
            <w:tcW w:w="3480" w:type="dxa"/>
          </w:tcPr>
          <w:p w14:paraId="575BBFAB"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CPU: quad-core or above</w:t>
            </w:r>
          </w:p>
          <w:p w14:paraId="75D4EC2B"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 xml:space="preserve">RAM: 16GB </w:t>
            </w:r>
            <w:r w:rsidRPr="00755E11">
              <w:rPr>
                <w:iCs/>
                <w:kern w:val="2"/>
                <w:lang w:eastAsia="zh-HK"/>
              </w:rPr>
              <w:t>or above</w:t>
            </w:r>
          </w:p>
          <w:p w14:paraId="047520CA"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Internal hard disk – 2 x 146GB (mirror)</w:t>
            </w:r>
            <w:r w:rsidRPr="00755E11">
              <w:rPr>
                <w:iCs/>
                <w:kern w:val="2"/>
                <w:lang w:eastAsia="zh-HK"/>
              </w:rPr>
              <w:t xml:space="preserve"> for OS installation</w:t>
            </w:r>
          </w:p>
          <w:p w14:paraId="1C779FE8"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 xml:space="preserve">Hard disk </w:t>
            </w:r>
            <w:r w:rsidRPr="00755E11">
              <w:rPr>
                <w:iCs/>
                <w:kern w:val="2"/>
                <w:lang w:eastAsia="zh-HK"/>
              </w:rPr>
              <w:t>3</w:t>
            </w:r>
            <w:r w:rsidRPr="00755E11">
              <w:rPr>
                <w:iCs/>
                <w:kern w:val="2"/>
              </w:rPr>
              <w:t xml:space="preserve">TB </w:t>
            </w:r>
            <w:r w:rsidRPr="00755E11">
              <w:rPr>
                <w:iCs/>
                <w:kern w:val="2"/>
                <w:lang w:eastAsia="zh-HK"/>
              </w:rPr>
              <w:t>usable capacity for data or file storage</w:t>
            </w:r>
          </w:p>
          <w:p w14:paraId="343E3570"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Gigabit Ethernet interfaces x 2</w:t>
            </w:r>
          </w:p>
          <w:p w14:paraId="5194DF54"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Redundant power supply</w:t>
            </w:r>
          </w:p>
          <w:p w14:paraId="57488AF5"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lang w:eastAsia="zh-HK"/>
              </w:rPr>
              <w:t>Embedded Latest version of VMWare vSphere or equivalent</w:t>
            </w:r>
          </w:p>
          <w:p w14:paraId="1507B2FF" w14:textId="77777777" w:rsidR="006A5048" w:rsidRPr="00755E11" w:rsidRDefault="006A5048" w:rsidP="001C4FEF">
            <w:pPr>
              <w:pStyle w:val="BodyTextIndent"/>
              <w:keepNext/>
              <w:ind w:left="0"/>
              <w:rPr>
                <w:iCs/>
                <w:kern w:val="2"/>
              </w:rPr>
            </w:pPr>
          </w:p>
        </w:tc>
        <w:tc>
          <w:tcPr>
            <w:tcW w:w="2557" w:type="dxa"/>
          </w:tcPr>
          <w:p w14:paraId="636A99E1" w14:textId="77777777" w:rsidR="006A5048" w:rsidRPr="001C4FEF" w:rsidRDefault="006A5048" w:rsidP="001C4FEF">
            <w:pPr>
              <w:pStyle w:val="BodyText2"/>
              <w:spacing w:line="240" w:lineRule="auto"/>
              <w:ind w:left="0" w:firstLine="0"/>
              <w:rPr>
                <w:lang w:eastAsia="zh-HK"/>
              </w:rPr>
            </w:pPr>
            <w:r w:rsidRPr="001C4FEF">
              <w:rPr>
                <w:lang w:eastAsia="zh-HK"/>
              </w:rPr>
              <w:t>This is development server hosts the virtual machines for hosting the virtual machines of Web and Application Server, Database Server for development and testing purpose</w:t>
            </w:r>
          </w:p>
          <w:p w14:paraId="0B9E4441" w14:textId="77777777" w:rsidR="006A5048" w:rsidRPr="001C4FEF" w:rsidRDefault="006A5048" w:rsidP="001C4FEF">
            <w:pPr>
              <w:pStyle w:val="BodyText2"/>
              <w:spacing w:line="240" w:lineRule="auto"/>
              <w:ind w:left="0" w:firstLine="0"/>
              <w:rPr>
                <w:lang w:eastAsia="zh-HK"/>
              </w:rPr>
            </w:pPr>
          </w:p>
        </w:tc>
      </w:tr>
      <w:tr w:rsidR="006A5048" w:rsidRPr="007A7D33" w14:paraId="759392BF" w14:textId="77777777" w:rsidTr="00CF44D8">
        <w:trPr>
          <w:jc w:val="center"/>
        </w:trPr>
        <w:tc>
          <w:tcPr>
            <w:tcW w:w="1640" w:type="dxa"/>
          </w:tcPr>
          <w:p w14:paraId="78D3E7C7" w14:textId="77777777" w:rsidR="006A5048" w:rsidRPr="001C4FEF" w:rsidRDefault="006A5048" w:rsidP="001C4FEF">
            <w:pPr>
              <w:pStyle w:val="BodyText2"/>
              <w:spacing w:line="240" w:lineRule="auto"/>
              <w:ind w:left="0" w:firstLine="0"/>
              <w:rPr>
                <w:lang w:eastAsia="zh-HK"/>
              </w:rPr>
            </w:pPr>
            <w:r w:rsidRPr="001C4FEF">
              <w:rPr>
                <w:lang w:eastAsia="zh-HK"/>
              </w:rPr>
              <w:lastRenderedPageBreak/>
              <w:t>Backup Server</w:t>
            </w:r>
          </w:p>
        </w:tc>
        <w:tc>
          <w:tcPr>
            <w:tcW w:w="1080" w:type="dxa"/>
          </w:tcPr>
          <w:p w14:paraId="746FACC9" w14:textId="77777777" w:rsidR="006A5048" w:rsidRPr="00755E11" w:rsidRDefault="006A5048" w:rsidP="001C4FEF">
            <w:pPr>
              <w:pStyle w:val="BodyTextIndent"/>
              <w:keepNext/>
              <w:ind w:left="0"/>
              <w:jc w:val="center"/>
              <w:rPr>
                <w:iCs/>
                <w:kern w:val="2"/>
              </w:rPr>
            </w:pPr>
            <w:r w:rsidRPr="00755E11">
              <w:rPr>
                <w:iCs/>
                <w:kern w:val="2"/>
              </w:rPr>
              <w:t>1</w:t>
            </w:r>
          </w:p>
        </w:tc>
        <w:tc>
          <w:tcPr>
            <w:tcW w:w="3480" w:type="dxa"/>
          </w:tcPr>
          <w:p w14:paraId="7B447FA5"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CPU: quad-core or above</w:t>
            </w:r>
          </w:p>
          <w:p w14:paraId="0DE1DB0D" w14:textId="77777777" w:rsidR="006A5048" w:rsidRPr="00755E11" w:rsidRDefault="006A5048" w:rsidP="001C4FEF">
            <w:pPr>
              <w:pStyle w:val="BodyTextIndent"/>
              <w:keepNext/>
              <w:numPr>
                <w:ilvl w:val="0"/>
                <w:numId w:val="44"/>
              </w:numPr>
              <w:tabs>
                <w:tab w:val="clear" w:pos="1000"/>
                <w:tab w:val="clear" w:pos="4020"/>
              </w:tabs>
              <w:jc w:val="left"/>
              <w:rPr>
                <w:iCs/>
                <w:kern w:val="2"/>
              </w:rPr>
            </w:pPr>
            <w:r w:rsidRPr="00755E11">
              <w:rPr>
                <w:iCs/>
                <w:kern w:val="2"/>
              </w:rPr>
              <w:t xml:space="preserve">RAM: </w:t>
            </w:r>
            <w:r w:rsidRPr="00755E11">
              <w:rPr>
                <w:iCs/>
                <w:kern w:val="2"/>
                <w:lang w:eastAsia="zh-HK"/>
              </w:rPr>
              <w:t>8</w:t>
            </w:r>
            <w:r w:rsidRPr="00755E11">
              <w:rPr>
                <w:iCs/>
                <w:kern w:val="2"/>
              </w:rPr>
              <w:t xml:space="preserve">GB </w:t>
            </w:r>
            <w:r w:rsidRPr="00755E11">
              <w:rPr>
                <w:iCs/>
                <w:kern w:val="2"/>
                <w:lang w:eastAsia="zh-HK"/>
              </w:rPr>
              <w:t>or above</w:t>
            </w:r>
          </w:p>
          <w:p w14:paraId="2C9D29D0"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Internal hard disk – 2 x 146GB (mirror)</w:t>
            </w:r>
          </w:p>
          <w:p w14:paraId="2459CADC"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 xml:space="preserve">Hard disk </w:t>
            </w:r>
            <w:r w:rsidRPr="00755E11">
              <w:rPr>
                <w:iCs/>
                <w:kern w:val="2"/>
                <w:lang w:eastAsia="zh-HK"/>
              </w:rPr>
              <w:t>2</w:t>
            </w:r>
            <w:r w:rsidRPr="00755E11">
              <w:rPr>
                <w:iCs/>
                <w:kern w:val="2"/>
              </w:rPr>
              <w:t xml:space="preserve">TB </w:t>
            </w:r>
            <w:r w:rsidRPr="00755E11">
              <w:rPr>
                <w:iCs/>
                <w:kern w:val="2"/>
                <w:lang w:eastAsia="zh-HK"/>
              </w:rPr>
              <w:t>usable capacity</w:t>
            </w:r>
          </w:p>
          <w:p w14:paraId="23C8198A"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rPr>
              <w:t>Gigabit Ethernet interfaces x 2</w:t>
            </w:r>
          </w:p>
          <w:p w14:paraId="4E887EC6" w14:textId="77777777" w:rsidR="006A5048" w:rsidRPr="00755E11" w:rsidRDefault="006A5048" w:rsidP="001C4FEF">
            <w:pPr>
              <w:pStyle w:val="BodyTextIndent"/>
              <w:keepNext/>
              <w:numPr>
                <w:ilvl w:val="0"/>
                <w:numId w:val="44"/>
              </w:numPr>
              <w:tabs>
                <w:tab w:val="clear" w:pos="1000"/>
                <w:tab w:val="clear" w:pos="4020"/>
              </w:tabs>
              <w:jc w:val="left"/>
              <w:rPr>
                <w:iCs/>
                <w:kern w:val="2"/>
                <w:lang w:eastAsia="zh-HK"/>
              </w:rPr>
            </w:pPr>
            <w:r w:rsidRPr="00755E11">
              <w:rPr>
                <w:iCs/>
                <w:kern w:val="2"/>
                <w:lang w:eastAsia="zh-HK"/>
              </w:rPr>
              <w:t>Redundant power supply</w:t>
            </w:r>
          </w:p>
          <w:p w14:paraId="6574623F" w14:textId="77777777" w:rsidR="006A5048" w:rsidRPr="00755E11" w:rsidRDefault="006A5048" w:rsidP="001C4FEF">
            <w:pPr>
              <w:pStyle w:val="BodyTextIndent"/>
              <w:keepNext/>
              <w:ind w:left="0"/>
              <w:rPr>
                <w:iCs/>
                <w:kern w:val="2"/>
              </w:rPr>
            </w:pPr>
          </w:p>
        </w:tc>
        <w:tc>
          <w:tcPr>
            <w:tcW w:w="2557" w:type="dxa"/>
          </w:tcPr>
          <w:p w14:paraId="3CE9EF71" w14:textId="77777777" w:rsidR="006A5048" w:rsidRPr="001C4FEF" w:rsidRDefault="006A5048" w:rsidP="001C4FEF">
            <w:pPr>
              <w:pStyle w:val="BodyText2"/>
              <w:spacing w:line="240" w:lineRule="auto"/>
              <w:ind w:left="0" w:firstLine="0"/>
              <w:rPr>
                <w:lang w:eastAsia="zh-HK"/>
              </w:rPr>
            </w:pPr>
            <w:r w:rsidRPr="001C4FEF">
              <w:rPr>
                <w:lang w:eastAsia="zh-HK"/>
              </w:rPr>
              <w:t>This is server for carrying out the backup jobs and hosting of monitoring applications of the virtual machines</w:t>
            </w:r>
          </w:p>
        </w:tc>
      </w:tr>
      <w:tr w:rsidR="006A5048" w:rsidRPr="007A7D33" w14:paraId="3CAEEA91" w14:textId="77777777" w:rsidTr="00CF44D8">
        <w:trPr>
          <w:jc w:val="center"/>
        </w:trPr>
        <w:tc>
          <w:tcPr>
            <w:tcW w:w="1640" w:type="dxa"/>
          </w:tcPr>
          <w:p w14:paraId="39719B47" w14:textId="77777777" w:rsidR="006A5048" w:rsidRPr="001C4FEF" w:rsidRDefault="006A5048" w:rsidP="001C4FEF">
            <w:pPr>
              <w:pStyle w:val="BodyText2"/>
              <w:spacing w:line="240" w:lineRule="auto"/>
              <w:ind w:left="0" w:firstLine="0"/>
              <w:rPr>
                <w:lang w:eastAsia="zh-HK"/>
              </w:rPr>
            </w:pPr>
            <w:r w:rsidRPr="001C4FEF">
              <w:rPr>
                <w:lang w:eastAsia="zh-HK"/>
              </w:rPr>
              <w:t>External Backup Tape Autoloader</w:t>
            </w:r>
          </w:p>
        </w:tc>
        <w:tc>
          <w:tcPr>
            <w:tcW w:w="1080" w:type="dxa"/>
          </w:tcPr>
          <w:p w14:paraId="565ED03A" w14:textId="77777777" w:rsidR="006A5048" w:rsidRPr="00755E11" w:rsidRDefault="006A5048" w:rsidP="001C4FEF">
            <w:pPr>
              <w:pStyle w:val="BodyTextIndent"/>
              <w:keepNext/>
              <w:ind w:left="0"/>
              <w:jc w:val="center"/>
              <w:rPr>
                <w:iCs/>
                <w:kern w:val="2"/>
              </w:rPr>
            </w:pPr>
            <w:r w:rsidRPr="00755E11">
              <w:rPr>
                <w:iCs/>
                <w:kern w:val="2"/>
              </w:rPr>
              <w:t>1</w:t>
            </w:r>
          </w:p>
        </w:tc>
        <w:tc>
          <w:tcPr>
            <w:tcW w:w="3480" w:type="dxa"/>
          </w:tcPr>
          <w:p w14:paraId="0E672E52" w14:textId="77777777" w:rsidR="006A5048" w:rsidRPr="00755E11" w:rsidRDefault="006A5048" w:rsidP="001C4FEF">
            <w:pPr>
              <w:pStyle w:val="BodyTextIndent"/>
              <w:keepNext/>
              <w:numPr>
                <w:ilvl w:val="0"/>
                <w:numId w:val="45"/>
              </w:numPr>
              <w:tabs>
                <w:tab w:val="clear" w:pos="1000"/>
                <w:tab w:val="clear" w:pos="4020"/>
              </w:tabs>
              <w:jc w:val="left"/>
              <w:rPr>
                <w:iCs/>
                <w:kern w:val="2"/>
              </w:rPr>
            </w:pPr>
            <w:r w:rsidRPr="00755E11">
              <w:rPr>
                <w:iCs/>
                <w:kern w:val="2"/>
              </w:rPr>
              <w:t xml:space="preserve">Capacity of each cartridge at least: 1.5TB per tape uncompressed, </w:t>
            </w:r>
            <w:r w:rsidRPr="00755E11">
              <w:rPr>
                <w:iCs/>
                <w:kern w:val="2"/>
                <w:lang w:eastAsia="zh-HK"/>
              </w:rPr>
              <w:t>3T</w:t>
            </w:r>
            <w:r w:rsidRPr="00755E11">
              <w:rPr>
                <w:iCs/>
                <w:kern w:val="2"/>
              </w:rPr>
              <w:t>B per tape compressed</w:t>
            </w:r>
          </w:p>
          <w:p w14:paraId="2768ACD3" w14:textId="77777777" w:rsidR="006A5048" w:rsidRPr="00755E11" w:rsidRDefault="006A5048" w:rsidP="001C4FEF">
            <w:pPr>
              <w:pStyle w:val="BodyTextIndent"/>
              <w:keepNext/>
              <w:numPr>
                <w:ilvl w:val="0"/>
                <w:numId w:val="45"/>
              </w:numPr>
              <w:tabs>
                <w:tab w:val="clear" w:pos="1000"/>
                <w:tab w:val="clear" w:pos="4020"/>
              </w:tabs>
              <w:jc w:val="left"/>
              <w:rPr>
                <w:iCs/>
                <w:kern w:val="2"/>
              </w:rPr>
            </w:pPr>
            <w:r w:rsidRPr="00755E11">
              <w:rPr>
                <w:iCs/>
                <w:kern w:val="2"/>
              </w:rPr>
              <w:t>Store at least 8 cartridges</w:t>
            </w:r>
          </w:p>
          <w:p w14:paraId="75BAD47E" w14:textId="77777777" w:rsidR="006A5048" w:rsidRPr="00755E11" w:rsidRDefault="006A5048" w:rsidP="001C4FEF">
            <w:pPr>
              <w:pStyle w:val="BodyTextIndent"/>
              <w:keepNext/>
              <w:numPr>
                <w:ilvl w:val="0"/>
                <w:numId w:val="45"/>
              </w:numPr>
              <w:tabs>
                <w:tab w:val="clear" w:pos="1000"/>
                <w:tab w:val="clear" w:pos="4020"/>
              </w:tabs>
              <w:jc w:val="left"/>
              <w:rPr>
                <w:iCs/>
                <w:kern w:val="2"/>
              </w:rPr>
            </w:pPr>
            <w:r w:rsidRPr="00755E11">
              <w:rPr>
                <w:iCs/>
                <w:kern w:val="2"/>
                <w:lang w:eastAsia="zh-HK"/>
              </w:rPr>
              <w:t>Data Transfer Rate Up to 140 MB/s (or 280MB/s for 2:1 compression)</w:t>
            </w:r>
          </w:p>
        </w:tc>
        <w:tc>
          <w:tcPr>
            <w:tcW w:w="2557" w:type="dxa"/>
          </w:tcPr>
          <w:p w14:paraId="1B76EEAC" w14:textId="77777777" w:rsidR="006A5048" w:rsidRPr="00755E11" w:rsidRDefault="006A5048" w:rsidP="001C4FEF">
            <w:pPr>
              <w:pStyle w:val="BodyTextIndent"/>
              <w:keepNext/>
              <w:ind w:left="0"/>
              <w:rPr>
                <w:iCs/>
                <w:kern w:val="2"/>
              </w:rPr>
            </w:pPr>
          </w:p>
        </w:tc>
      </w:tr>
    </w:tbl>
    <w:p w14:paraId="1D698B5A" w14:textId="77777777" w:rsidR="006A5048" w:rsidRPr="007A7D33" w:rsidRDefault="006A5048" w:rsidP="001C4FEF">
      <w:pPr>
        <w:rPr>
          <w:sz w:val="24"/>
          <w:szCs w:val="24"/>
        </w:rPr>
      </w:pPr>
    </w:p>
    <w:p w14:paraId="7513CAE4" w14:textId="77777777" w:rsidR="006A5048" w:rsidRPr="007A7D33" w:rsidRDefault="006A5048" w:rsidP="001C4FEF">
      <w:pPr>
        <w:rPr>
          <w:sz w:val="24"/>
          <w:szCs w:val="24"/>
        </w:rPr>
      </w:pP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20" w:firstRow="1" w:lastRow="0" w:firstColumn="0" w:lastColumn="0" w:noHBand="0" w:noVBand="0"/>
      </w:tblPr>
      <w:tblGrid>
        <w:gridCol w:w="1421"/>
        <w:gridCol w:w="1134"/>
        <w:gridCol w:w="6202"/>
      </w:tblGrid>
      <w:tr w:rsidR="006A5048" w:rsidRPr="007A7D33" w14:paraId="50D84C26" w14:textId="77777777" w:rsidTr="00CF44D8">
        <w:trPr>
          <w:tblHeader/>
          <w:jc w:val="center"/>
        </w:trPr>
        <w:tc>
          <w:tcPr>
            <w:tcW w:w="1421" w:type="dxa"/>
            <w:shd w:val="pct10" w:color="000000" w:fill="FFFFFF"/>
          </w:tcPr>
          <w:p w14:paraId="135B8CCF" w14:textId="77777777" w:rsidR="006A5048" w:rsidRPr="00755E11" w:rsidRDefault="006A5048" w:rsidP="001C4FEF">
            <w:pPr>
              <w:pStyle w:val="BodyTextIndent"/>
              <w:keepNext/>
              <w:ind w:left="0"/>
              <w:jc w:val="center"/>
              <w:rPr>
                <w:iCs/>
                <w:kern w:val="2"/>
              </w:rPr>
            </w:pPr>
            <w:r w:rsidRPr="00755E11">
              <w:rPr>
                <w:iCs/>
                <w:kern w:val="2"/>
                <w:lang w:eastAsia="zh-HK"/>
              </w:rPr>
              <w:t xml:space="preserve">Software </w:t>
            </w:r>
          </w:p>
        </w:tc>
        <w:tc>
          <w:tcPr>
            <w:tcW w:w="1134" w:type="dxa"/>
            <w:shd w:val="pct10" w:color="000000" w:fill="FFFFFF"/>
          </w:tcPr>
          <w:p w14:paraId="3A359DF7" w14:textId="77777777" w:rsidR="006A5048" w:rsidRPr="00755E11" w:rsidRDefault="006A5048" w:rsidP="001C4FEF">
            <w:pPr>
              <w:pStyle w:val="BodyTextIndent"/>
              <w:keepNext/>
              <w:ind w:left="0"/>
              <w:jc w:val="center"/>
              <w:rPr>
                <w:iCs/>
                <w:kern w:val="2"/>
                <w:lang w:eastAsia="zh-HK"/>
              </w:rPr>
            </w:pPr>
            <w:r w:rsidRPr="00755E11">
              <w:rPr>
                <w:iCs/>
                <w:kern w:val="2"/>
                <w:lang w:eastAsia="zh-HK"/>
              </w:rPr>
              <w:t>Quantity</w:t>
            </w:r>
          </w:p>
        </w:tc>
        <w:tc>
          <w:tcPr>
            <w:tcW w:w="6202" w:type="dxa"/>
            <w:shd w:val="pct10" w:color="000000" w:fill="FFFFFF"/>
          </w:tcPr>
          <w:p w14:paraId="35F9F27C" w14:textId="77777777" w:rsidR="006A5048" w:rsidRPr="00755E11" w:rsidRDefault="006A5048" w:rsidP="001C4FEF">
            <w:pPr>
              <w:pStyle w:val="BodyTextIndent"/>
              <w:keepNext/>
              <w:ind w:left="0"/>
              <w:jc w:val="center"/>
              <w:rPr>
                <w:iCs/>
                <w:kern w:val="2"/>
                <w:lang w:eastAsia="zh-HK"/>
              </w:rPr>
            </w:pPr>
            <w:r w:rsidRPr="00755E11">
              <w:rPr>
                <w:iCs/>
                <w:kern w:val="2"/>
                <w:lang w:eastAsia="zh-HK"/>
              </w:rPr>
              <w:t>Description</w:t>
            </w:r>
          </w:p>
        </w:tc>
      </w:tr>
      <w:tr w:rsidR="006A5048" w:rsidRPr="007A7D33" w14:paraId="2F538C28" w14:textId="77777777" w:rsidTr="00CF44D8">
        <w:trPr>
          <w:jc w:val="center"/>
        </w:trPr>
        <w:tc>
          <w:tcPr>
            <w:tcW w:w="1421" w:type="dxa"/>
          </w:tcPr>
          <w:p w14:paraId="14EE2420" w14:textId="77777777" w:rsidR="006A5048" w:rsidRPr="001C4FEF" w:rsidRDefault="006A5048" w:rsidP="001C4FEF">
            <w:pPr>
              <w:pStyle w:val="BodyText2"/>
              <w:spacing w:line="240" w:lineRule="auto"/>
              <w:ind w:left="0" w:firstLine="0"/>
              <w:rPr>
                <w:lang w:eastAsia="zh-HK"/>
              </w:rPr>
            </w:pPr>
            <w:r w:rsidRPr="001C4FEF">
              <w:rPr>
                <w:lang w:eastAsia="zh-HK"/>
              </w:rPr>
              <w:t>Windows 2008 Server R2 Standard Edition or latest equivalent version</w:t>
            </w:r>
          </w:p>
        </w:tc>
        <w:tc>
          <w:tcPr>
            <w:tcW w:w="1134" w:type="dxa"/>
          </w:tcPr>
          <w:p w14:paraId="0EEC9CB2" w14:textId="77777777" w:rsidR="006A5048" w:rsidRPr="00755E11" w:rsidRDefault="006A5048" w:rsidP="001C4FEF">
            <w:pPr>
              <w:pStyle w:val="BodyTextIndent"/>
              <w:keepNext/>
              <w:ind w:left="0"/>
              <w:jc w:val="center"/>
              <w:rPr>
                <w:iCs/>
                <w:kern w:val="2"/>
              </w:rPr>
            </w:pPr>
            <w:r w:rsidRPr="00755E11">
              <w:rPr>
                <w:iCs/>
                <w:kern w:val="2"/>
              </w:rPr>
              <w:t>7</w:t>
            </w:r>
          </w:p>
        </w:tc>
        <w:tc>
          <w:tcPr>
            <w:tcW w:w="6202" w:type="dxa"/>
          </w:tcPr>
          <w:p w14:paraId="26440D91" w14:textId="77777777" w:rsidR="006A5048" w:rsidRPr="001C4FEF" w:rsidRDefault="006A5048" w:rsidP="001C4FEF">
            <w:pPr>
              <w:pStyle w:val="BodyText2"/>
              <w:spacing w:line="240" w:lineRule="auto"/>
              <w:ind w:left="0" w:firstLine="0"/>
              <w:rPr>
                <w:lang w:eastAsia="zh-HK"/>
              </w:rPr>
            </w:pPr>
            <w:r w:rsidRPr="00755E11">
              <w:rPr>
                <w:iCs/>
                <w:kern w:val="2"/>
                <w:lang w:eastAsia="zh-HK"/>
              </w:rPr>
              <w:t xml:space="preserve">6 x </w:t>
            </w:r>
            <w:r w:rsidRPr="001C4FEF">
              <w:rPr>
                <w:lang w:eastAsia="zh-HK"/>
              </w:rPr>
              <w:t>Operating system for the virtual machines for Web/ Application Server, Database Server and Development Server</w:t>
            </w:r>
          </w:p>
          <w:p w14:paraId="1BC9304C" w14:textId="77777777" w:rsidR="006A5048" w:rsidRPr="001C4FEF" w:rsidRDefault="006A5048" w:rsidP="001C4FEF">
            <w:pPr>
              <w:pStyle w:val="BodyText2"/>
              <w:spacing w:line="240" w:lineRule="auto"/>
              <w:ind w:left="0" w:firstLine="0"/>
              <w:rPr>
                <w:lang w:eastAsia="zh-HK"/>
              </w:rPr>
            </w:pPr>
          </w:p>
          <w:p w14:paraId="104E8511" w14:textId="77777777" w:rsidR="006A5048" w:rsidRPr="00755E11" w:rsidRDefault="006A5048" w:rsidP="001C4FEF">
            <w:pPr>
              <w:pStyle w:val="BodyText2"/>
              <w:spacing w:line="240" w:lineRule="auto"/>
              <w:ind w:left="0" w:firstLine="0"/>
              <w:rPr>
                <w:iCs/>
                <w:kern w:val="2"/>
                <w:lang w:eastAsia="zh-HK"/>
              </w:rPr>
            </w:pPr>
            <w:r w:rsidRPr="001C4FEF">
              <w:rPr>
                <w:lang w:eastAsia="zh-HK"/>
              </w:rPr>
              <w:t>1 x Operating system for Backup Server</w:t>
            </w:r>
          </w:p>
        </w:tc>
      </w:tr>
      <w:tr w:rsidR="006A5048" w:rsidRPr="007A7D33" w14:paraId="656E1DE5" w14:textId="77777777" w:rsidTr="00CF44D8">
        <w:trPr>
          <w:jc w:val="center"/>
        </w:trPr>
        <w:tc>
          <w:tcPr>
            <w:tcW w:w="1421" w:type="dxa"/>
          </w:tcPr>
          <w:p w14:paraId="3334B01A" w14:textId="77777777" w:rsidR="006A5048" w:rsidRPr="001C4FEF" w:rsidRDefault="006A5048" w:rsidP="001C4FEF">
            <w:pPr>
              <w:pStyle w:val="BodyText2"/>
              <w:spacing w:line="240" w:lineRule="auto"/>
              <w:ind w:left="0" w:firstLine="0"/>
              <w:rPr>
                <w:lang w:eastAsia="zh-HK"/>
              </w:rPr>
            </w:pPr>
            <w:r w:rsidRPr="001C4FEF">
              <w:rPr>
                <w:lang w:eastAsia="zh-HK"/>
              </w:rPr>
              <w:t>Web and Application Server</w:t>
            </w:r>
          </w:p>
        </w:tc>
        <w:tc>
          <w:tcPr>
            <w:tcW w:w="1134" w:type="dxa"/>
          </w:tcPr>
          <w:p w14:paraId="0754998F" w14:textId="77777777" w:rsidR="006A5048" w:rsidRPr="00755E11" w:rsidRDefault="006A5048" w:rsidP="001C4FEF">
            <w:pPr>
              <w:pStyle w:val="BodyTextIndent"/>
              <w:keepNext/>
              <w:ind w:left="0"/>
              <w:jc w:val="center"/>
              <w:rPr>
                <w:iCs/>
                <w:kern w:val="2"/>
              </w:rPr>
            </w:pPr>
            <w:r w:rsidRPr="00755E11">
              <w:rPr>
                <w:iCs/>
                <w:kern w:val="2"/>
              </w:rPr>
              <w:t>2</w:t>
            </w:r>
          </w:p>
        </w:tc>
        <w:tc>
          <w:tcPr>
            <w:tcW w:w="6202" w:type="dxa"/>
          </w:tcPr>
          <w:p w14:paraId="5393BAB2" w14:textId="77777777" w:rsidR="006A5048" w:rsidRPr="001C4FEF" w:rsidRDefault="006A5048" w:rsidP="001C4FEF">
            <w:pPr>
              <w:pStyle w:val="BodyText2"/>
              <w:spacing w:line="240" w:lineRule="auto"/>
              <w:ind w:left="0" w:firstLine="0"/>
              <w:rPr>
                <w:lang w:eastAsia="zh-HK"/>
              </w:rPr>
            </w:pPr>
            <w:r w:rsidRPr="001C4FEF">
              <w:rPr>
                <w:lang w:eastAsia="zh-HK"/>
              </w:rPr>
              <w:t>The software application provides the hosting the website and executing of application for DMS in production and development environment</w:t>
            </w:r>
          </w:p>
        </w:tc>
      </w:tr>
      <w:tr w:rsidR="006A5048" w:rsidRPr="007A7D33" w14:paraId="00EEC996" w14:textId="77777777" w:rsidTr="00CF44D8">
        <w:trPr>
          <w:jc w:val="center"/>
        </w:trPr>
        <w:tc>
          <w:tcPr>
            <w:tcW w:w="1421" w:type="dxa"/>
          </w:tcPr>
          <w:p w14:paraId="4C7DD539" w14:textId="77777777" w:rsidR="006A5048" w:rsidRPr="001C4FEF" w:rsidRDefault="006A5048" w:rsidP="001C4FEF">
            <w:pPr>
              <w:pStyle w:val="BodyText2"/>
              <w:spacing w:line="240" w:lineRule="auto"/>
              <w:ind w:left="0" w:firstLine="0"/>
              <w:rPr>
                <w:lang w:eastAsia="zh-HK"/>
              </w:rPr>
            </w:pPr>
            <w:r w:rsidRPr="001C4FEF">
              <w:rPr>
                <w:lang w:eastAsia="zh-HK"/>
              </w:rPr>
              <w:t>Database Server</w:t>
            </w:r>
          </w:p>
        </w:tc>
        <w:tc>
          <w:tcPr>
            <w:tcW w:w="1134" w:type="dxa"/>
          </w:tcPr>
          <w:p w14:paraId="1269CF4A" w14:textId="77777777" w:rsidR="006A5048" w:rsidRPr="00755E11" w:rsidRDefault="006A5048" w:rsidP="001C4FEF">
            <w:pPr>
              <w:pStyle w:val="BodyTextIndent"/>
              <w:keepNext/>
              <w:ind w:left="0"/>
              <w:jc w:val="center"/>
              <w:rPr>
                <w:iCs/>
                <w:kern w:val="2"/>
              </w:rPr>
            </w:pPr>
            <w:r w:rsidRPr="00755E11">
              <w:rPr>
                <w:iCs/>
                <w:kern w:val="2"/>
              </w:rPr>
              <w:t>2</w:t>
            </w:r>
          </w:p>
        </w:tc>
        <w:tc>
          <w:tcPr>
            <w:tcW w:w="6202" w:type="dxa"/>
          </w:tcPr>
          <w:p w14:paraId="00420CB9" w14:textId="243B81C6" w:rsidR="006A5048" w:rsidRPr="001C4FEF" w:rsidRDefault="006A5048" w:rsidP="001C4FEF">
            <w:pPr>
              <w:pStyle w:val="BodyText2"/>
              <w:spacing w:line="240" w:lineRule="auto"/>
              <w:ind w:left="0" w:firstLine="0"/>
              <w:rPr>
                <w:lang w:eastAsia="zh-HK"/>
              </w:rPr>
            </w:pPr>
            <w:r w:rsidRPr="001C4FEF">
              <w:rPr>
                <w:lang w:eastAsia="zh-HK"/>
              </w:rPr>
              <w:t xml:space="preserve">The software application provides database services in the production, </w:t>
            </w:r>
            <w:r w:rsidR="001C4FEF" w:rsidRPr="001C4FEF">
              <w:rPr>
                <w:lang w:eastAsia="zh-HK"/>
              </w:rPr>
              <w:t>development,</w:t>
            </w:r>
            <w:r w:rsidRPr="001C4FEF">
              <w:rPr>
                <w:lang w:eastAsia="zh-HK"/>
              </w:rPr>
              <w:t xml:space="preserve"> and DR environment</w:t>
            </w:r>
          </w:p>
        </w:tc>
      </w:tr>
      <w:tr w:rsidR="006A5048" w:rsidRPr="007A7D33" w14:paraId="3CC9EC4F" w14:textId="77777777" w:rsidTr="00CF44D8">
        <w:trPr>
          <w:jc w:val="center"/>
        </w:trPr>
        <w:tc>
          <w:tcPr>
            <w:tcW w:w="1421" w:type="dxa"/>
          </w:tcPr>
          <w:p w14:paraId="63B831B2" w14:textId="77777777" w:rsidR="006A5048" w:rsidRPr="001C4FEF" w:rsidRDefault="006A5048" w:rsidP="001C4FEF">
            <w:pPr>
              <w:pStyle w:val="BodyText2"/>
              <w:spacing w:line="240" w:lineRule="auto"/>
              <w:ind w:left="0" w:firstLine="0"/>
              <w:rPr>
                <w:lang w:eastAsia="zh-HK"/>
              </w:rPr>
            </w:pPr>
            <w:r w:rsidRPr="001C4FEF">
              <w:rPr>
                <w:lang w:eastAsia="zh-HK"/>
              </w:rPr>
              <w:t>Reporting Server</w:t>
            </w:r>
          </w:p>
        </w:tc>
        <w:tc>
          <w:tcPr>
            <w:tcW w:w="1134" w:type="dxa"/>
          </w:tcPr>
          <w:p w14:paraId="2C575657" w14:textId="77777777" w:rsidR="006A5048" w:rsidRPr="00755E11" w:rsidRDefault="006A5048" w:rsidP="001C4FEF">
            <w:pPr>
              <w:pStyle w:val="BodyTextIndent"/>
              <w:keepNext/>
              <w:ind w:left="0"/>
              <w:jc w:val="center"/>
              <w:rPr>
                <w:iCs/>
                <w:kern w:val="2"/>
              </w:rPr>
            </w:pPr>
            <w:r w:rsidRPr="00755E11">
              <w:rPr>
                <w:iCs/>
                <w:kern w:val="2"/>
              </w:rPr>
              <w:t>2</w:t>
            </w:r>
          </w:p>
        </w:tc>
        <w:tc>
          <w:tcPr>
            <w:tcW w:w="6202" w:type="dxa"/>
          </w:tcPr>
          <w:p w14:paraId="2D980A25" w14:textId="437B03A9" w:rsidR="006A5048" w:rsidRPr="001C4FEF" w:rsidRDefault="006A5048" w:rsidP="001C4FEF">
            <w:pPr>
              <w:pStyle w:val="BodyText2"/>
              <w:spacing w:line="240" w:lineRule="auto"/>
              <w:ind w:left="0" w:firstLine="0"/>
              <w:rPr>
                <w:lang w:eastAsia="zh-HK"/>
              </w:rPr>
            </w:pPr>
            <w:r w:rsidRPr="001C4FEF">
              <w:rPr>
                <w:lang w:eastAsia="zh-HK"/>
              </w:rPr>
              <w:t xml:space="preserve">The software application provides reporting services in the production, </w:t>
            </w:r>
            <w:r w:rsidR="001C4FEF" w:rsidRPr="001C4FEF">
              <w:rPr>
                <w:lang w:eastAsia="zh-HK"/>
              </w:rPr>
              <w:t>development,</w:t>
            </w:r>
            <w:r w:rsidRPr="001C4FEF">
              <w:rPr>
                <w:lang w:eastAsia="zh-HK"/>
              </w:rPr>
              <w:t xml:space="preserve"> and DR environment</w:t>
            </w:r>
          </w:p>
        </w:tc>
      </w:tr>
      <w:tr w:rsidR="006A5048" w:rsidRPr="007A7D33" w14:paraId="6CDF7C57" w14:textId="77777777" w:rsidTr="00CF44D8">
        <w:trPr>
          <w:jc w:val="center"/>
        </w:trPr>
        <w:tc>
          <w:tcPr>
            <w:tcW w:w="1421" w:type="dxa"/>
          </w:tcPr>
          <w:p w14:paraId="297B5563" w14:textId="77777777" w:rsidR="006A5048" w:rsidRPr="001C4FEF" w:rsidRDefault="006A5048" w:rsidP="001C4FEF">
            <w:pPr>
              <w:pStyle w:val="BodyText2"/>
              <w:spacing w:line="240" w:lineRule="auto"/>
              <w:ind w:left="0" w:firstLine="0"/>
              <w:rPr>
                <w:lang w:eastAsia="zh-HK"/>
              </w:rPr>
            </w:pPr>
            <w:r w:rsidRPr="001C4FEF">
              <w:rPr>
                <w:lang w:eastAsia="zh-HK"/>
              </w:rPr>
              <w:t>Backup Software</w:t>
            </w:r>
          </w:p>
        </w:tc>
        <w:tc>
          <w:tcPr>
            <w:tcW w:w="1134" w:type="dxa"/>
          </w:tcPr>
          <w:p w14:paraId="7B8783C3" w14:textId="77777777" w:rsidR="006A5048" w:rsidRPr="00755E11" w:rsidRDefault="006A5048" w:rsidP="001C4FEF">
            <w:pPr>
              <w:pStyle w:val="BodyTextIndent"/>
              <w:keepNext/>
              <w:ind w:left="0"/>
              <w:jc w:val="center"/>
              <w:rPr>
                <w:iCs/>
                <w:kern w:val="2"/>
              </w:rPr>
            </w:pPr>
            <w:r w:rsidRPr="00755E11">
              <w:rPr>
                <w:iCs/>
                <w:kern w:val="2"/>
              </w:rPr>
              <w:t>1</w:t>
            </w:r>
          </w:p>
        </w:tc>
        <w:tc>
          <w:tcPr>
            <w:tcW w:w="6202" w:type="dxa"/>
          </w:tcPr>
          <w:p w14:paraId="18D6D703" w14:textId="77777777" w:rsidR="006A5048" w:rsidRPr="001C4FEF" w:rsidRDefault="006A5048" w:rsidP="001C4FEF">
            <w:pPr>
              <w:pStyle w:val="BodyText2"/>
              <w:spacing w:line="240" w:lineRule="auto"/>
              <w:ind w:left="0" w:firstLine="0"/>
              <w:rPr>
                <w:lang w:eastAsia="zh-HK"/>
              </w:rPr>
            </w:pPr>
            <w:r w:rsidRPr="001C4FEF">
              <w:rPr>
                <w:lang w:eastAsia="zh-HK"/>
              </w:rPr>
              <w:t>Backup software for making backup of the servers through network and restoration of backups for disaster recovery</w:t>
            </w:r>
          </w:p>
          <w:p w14:paraId="05035BA5" w14:textId="77777777" w:rsidR="006A5048" w:rsidRPr="001C4FEF" w:rsidRDefault="006A5048" w:rsidP="001C4FEF">
            <w:pPr>
              <w:pStyle w:val="BodyText2"/>
              <w:spacing w:line="240" w:lineRule="auto"/>
              <w:ind w:left="0" w:firstLine="0"/>
              <w:rPr>
                <w:lang w:eastAsia="zh-HK"/>
              </w:rPr>
            </w:pPr>
          </w:p>
        </w:tc>
      </w:tr>
    </w:tbl>
    <w:p w14:paraId="54B206AC" w14:textId="77777777" w:rsidR="006A5048" w:rsidRPr="007A7D33" w:rsidRDefault="006A5048" w:rsidP="006A5048">
      <w:pPr>
        <w:rPr>
          <w:sz w:val="24"/>
          <w:szCs w:val="24"/>
        </w:rPr>
      </w:pPr>
    </w:p>
    <w:p w14:paraId="4CB6D212" w14:textId="77777777" w:rsidR="006A5048" w:rsidRPr="00DE3129" w:rsidRDefault="006A5048" w:rsidP="00DE3129">
      <w:pPr>
        <w:pStyle w:val="Heading5"/>
        <w:pageBreakBefore/>
        <w:ind w:left="403" w:hanging="403"/>
        <w:rPr>
          <w:b/>
          <w:bCs/>
          <w:sz w:val="24"/>
          <w:szCs w:val="24"/>
        </w:rPr>
      </w:pPr>
      <w:bookmarkStart w:id="177" w:name="_Toc82504295"/>
      <w:bookmarkStart w:id="178" w:name="_Ref84680705"/>
      <w:bookmarkStart w:id="179" w:name="_Ref84680723"/>
      <w:bookmarkStart w:id="180" w:name="_Toc92701781"/>
      <w:r w:rsidRPr="00DE3129">
        <w:rPr>
          <w:b/>
          <w:bCs/>
          <w:sz w:val="24"/>
          <w:szCs w:val="24"/>
        </w:rPr>
        <w:lastRenderedPageBreak/>
        <w:t>Client Workstations</w:t>
      </w:r>
      <w:bookmarkEnd w:id="177"/>
      <w:bookmarkEnd w:id="178"/>
      <w:bookmarkEnd w:id="179"/>
      <w:bookmarkEnd w:id="180"/>
    </w:p>
    <w:p w14:paraId="1CA5D15C" w14:textId="77777777" w:rsidR="006A5048" w:rsidRPr="007A7D33" w:rsidRDefault="006A5048" w:rsidP="006A5048">
      <w:pPr>
        <w:pStyle w:val="BodyText2"/>
        <w:rPr>
          <w:sz w:val="24"/>
          <w:szCs w:val="24"/>
        </w:rPr>
      </w:pPr>
    </w:p>
    <w:p w14:paraId="205D8194" w14:textId="77777777" w:rsidR="006A5048" w:rsidRPr="00DE3129" w:rsidRDefault="006A5048" w:rsidP="00DE3129">
      <w:pPr>
        <w:pStyle w:val="Heading6"/>
        <w:ind w:left="403" w:hanging="403"/>
        <w:rPr>
          <w:b/>
          <w:bCs/>
          <w:i w:val="0"/>
          <w:iCs/>
          <w:sz w:val="24"/>
          <w:szCs w:val="24"/>
          <w:lang w:eastAsia="zh-CN"/>
        </w:rPr>
      </w:pPr>
      <w:bookmarkStart w:id="181" w:name="_Toc82504296"/>
      <w:bookmarkStart w:id="182" w:name="_Ref88120442"/>
      <w:r w:rsidRPr="00DE3129">
        <w:rPr>
          <w:b/>
          <w:bCs/>
          <w:i w:val="0"/>
          <w:iCs/>
          <w:sz w:val="24"/>
          <w:szCs w:val="24"/>
          <w:lang w:eastAsia="zh-CN"/>
        </w:rPr>
        <w:t>Hardware Requirement</w:t>
      </w:r>
    </w:p>
    <w:tbl>
      <w:tblPr>
        <w:tblW w:w="0" w:type="auto"/>
        <w:tblInd w:w="108"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650"/>
        <w:gridCol w:w="6559"/>
      </w:tblGrid>
      <w:tr w:rsidR="006A5048" w:rsidRPr="007A7D33" w14:paraId="55E035E9" w14:textId="77777777" w:rsidTr="00CF44D8">
        <w:trPr>
          <w:cantSplit/>
          <w:tblHeader/>
        </w:trPr>
        <w:tc>
          <w:tcPr>
            <w:tcW w:w="9425" w:type="dxa"/>
            <w:gridSpan w:val="2"/>
            <w:tcBorders>
              <w:top w:val="nil"/>
              <w:left w:val="nil"/>
              <w:bottom w:val="nil"/>
              <w:right w:val="nil"/>
            </w:tcBorders>
          </w:tcPr>
          <w:p w14:paraId="3E40C55C" w14:textId="77777777" w:rsidR="006A5048" w:rsidRPr="007A7D33" w:rsidRDefault="006A5048" w:rsidP="00CF44D8">
            <w:pPr>
              <w:tabs>
                <w:tab w:val="left" w:pos="900"/>
              </w:tabs>
              <w:spacing w:before="20" w:after="20"/>
              <w:jc w:val="center"/>
              <w:rPr>
                <w:sz w:val="24"/>
                <w:szCs w:val="24"/>
              </w:rPr>
            </w:pPr>
            <w:r w:rsidRPr="007A7D33">
              <w:rPr>
                <w:sz w:val="24"/>
                <w:szCs w:val="24"/>
              </w:rPr>
              <w:t>Recommended Specification</w:t>
            </w:r>
          </w:p>
        </w:tc>
      </w:tr>
      <w:tr w:rsidR="006A5048" w:rsidRPr="007A7D33" w14:paraId="2C2A7D5F" w14:textId="77777777" w:rsidTr="00CF44D8">
        <w:tc>
          <w:tcPr>
            <w:tcW w:w="2700" w:type="dxa"/>
            <w:tcBorders>
              <w:top w:val="nil"/>
            </w:tcBorders>
          </w:tcPr>
          <w:p w14:paraId="1580FD2B" w14:textId="77777777" w:rsidR="006A5048" w:rsidRPr="007A7D33" w:rsidRDefault="006A5048" w:rsidP="00CF44D8">
            <w:pPr>
              <w:tabs>
                <w:tab w:val="left" w:pos="900"/>
              </w:tabs>
              <w:spacing w:before="20" w:after="20"/>
              <w:rPr>
                <w:sz w:val="24"/>
                <w:szCs w:val="24"/>
              </w:rPr>
            </w:pPr>
            <w:r w:rsidRPr="007A7D33">
              <w:rPr>
                <w:sz w:val="24"/>
                <w:szCs w:val="24"/>
              </w:rPr>
              <w:t>Processor</w:t>
            </w:r>
          </w:p>
        </w:tc>
        <w:tc>
          <w:tcPr>
            <w:tcW w:w="6725" w:type="dxa"/>
            <w:tcBorders>
              <w:top w:val="nil"/>
            </w:tcBorders>
          </w:tcPr>
          <w:p w14:paraId="107D2614"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Intel Duo Core CPU or above</w:t>
            </w:r>
          </w:p>
        </w:tc>
      </w:tr>
      <w:tr w:rsidR="006A5048" w:rsidRPr="007A7D33" w14:paraId="57C6162F" w14:textId="77777777" w:rsidTr="00CF44D8">
        <w:tc>
          <w:tcPr>
            <w:tcW w:w="2700" w:type="dxa"/>
          </w:tcPr>
          <w:p w14:paraId="75187083" w14:textId="77777777" w:rsidR="006A5048" w:rsidRPr="007A7D33" w:rsidRDefault="006A5048" w:rsidP="00CF44D8">
            <w:pPr>
              <w:tabs>
                <w:tab w:val="left" w:pos="900"/>
              </w:tabs>
              <w:spacing w:before="20" w:after="20"/>
              <w:rPr>
                <w:sz w:val="24"/>
                <w:szCs w:val="24"/>
              </w:rPr>
            </w:pPr>
            <w:r w:rsidRPr="007A7D33">
              <w:rPr>
                <w:sz w:val="24"/>
                <w:szCs w:val="24"/>
              </w:rPr>
              <w:t xml:space="preserve">Memory </w:t>
            </w:r>
          </w:p>
        </w:tc>
        <w:tc>
          <w:tcPr>
            <w:tcW w:w="6725" w:type="dxa"/>
          </w:tcPr>
          <w:p w14:paraId="45A14AF9"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4GB or above</w:t>
            </w:r>
          </w:p>
        </w:tc>
      </w:tr>
      <w:tr w:rsidR="006A5048" w:rsidRPr="007A7D33" w14:paraId="2CA433DA" w14:textId="77777777" w:rsidTr="00CF44D8">
        <w:tc>
          <w:tcPr>
            <w:tcW w:w="2700" w:type="dxa"/>
          </w:tcPr>
          <w:p w14:paraId="654E0035" w14:textId="77777777" w:rsidR="006A5048" w:rsidRPr="007A7D33" w:rsidRDefault="006A5048" w:rsidP="00CF44D8">
            <w:pPr>
              <w:tabs>
                <w:tab w:val="left" w:pos="900"/>
              </w:tabs>
              <w:spacing w:before="20" w:after="20"/>
              <w:rPr>
                <w:sz w:val="24"/>
                <w:szCs w:val="24"/>
              </w:rPr>
            </w:pPr>
            <w:r w:rsidRPr="007A7D33">
              <w:rPr>
                <w:sz w:val="24"/>
                <w:szCs w:val="24"/>
              </w:rPr>
              <w:t>Disk Storage</w:t>
            </w:r>
          </w:p>
        </w:tc>
        <w:tc>
          <w:tcPr>
            <w:tcW w:w="6725" w:type="dxa"/>
          </w:tcPr>
          <w:p w14:paraId="7C6AEA1C"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500</w:t>
            </w:r>
            <w:r w:rsidRPr="007A7D33">
              <w:rPr>
                <w:sz w:val="24"/>
                <w:szCs w:val="24"/>
              </w:rPr>
              <w:t>GB or above</w:t>
            </w:r>
          </w:p>
        </w:tc>
      </w:tr>
      <w:tr w:rsidR="006A5048" w:rsidRPr="007A7D33" w14:paraId="1257100F" w14:textId="77777777" w:rsidTr="00CF44D8">
        <w:tc>
          <w:tcPr>
            <w:tcW w:w="2700" w:type="dxa"/>
            <w:tcBorders>
              <w:bottom w:val="nil"/>
            </w:tcBorders>
          </w:tcPr>
          <w:p w14:paraId="3265F974" w14:textId="77777777" w:rsidR="006A5048" w:rsidRPr="007A7D33" w:rsidRDefault="006A5048" w:rsidP="00CF44D8">
            <w:pPr>
              <w:tabs>
                <w:tab w:val="left" w:pos="900"/>
              </w:tabs>
              <w:spacing w:before="20" w:after="20"/>
              <w:rPr>
                <w:sz w:val="24"/>
                <w:szCs w:val="24"/>
              </w:rPr>
            </w:pPr>
            <w:r w:rsidRPr="007A7D33">
              <w:rPr>
                <w:sz w:val="24"/>
                <w:szCs w:val="24"/>
              </w:rPr>
              <w:t>Network</w:t>
            </w:r>
          </w:p>
        </w:tc>
        <w:tc>
          <w:tcPr>
            <w:tcW w:w="6725" w:type="dxa"/>
            <w:tcBorders>
              <w:bottom w:val="nil"/>
            </w:tcBorders>
          </w:tcPr>
          <w:p w14:paraId="0D1FA705"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Integrated 10/100/1000 Ethernet</w:t>
            </w:r>
          </w:p>
        </w:tc>
      </w:tr>
    </w:tbl>
    <w:p w14:paraId="32245ED2" w14:textId="77777777" w:rsidR="006A5048" w:rsidRPr="007A7D33" w:rsidRDefault="006A5048" w:rsidP="00E828BF">
      <w:pPr>
        <w:pStyle w:val="BodyText2"/>
        <w:rPr>
          <w:i/>
          <w:iCs/>
          <w:sz w:val="24"/>
          <w:szCs w:val="24"/>
        </w:rPr>
      </w:pPr>
    </w:p>
    <w:p w14:paraId="38566C37" w14:textId="77777777" w:rsidR="006A5048" w:rsidRPr="00E828BF" w:rsidRDefault="006A5048" w:rsidP="00E828BF">
      <w:pPr>
        <w:pStyle w:val="Heading6"/>
        <w:ind w:left="403" w:hanging="403"/>
        <w:rPr>
          <w:b/>
          <w:bCs/>
          <w:i w:val="0"/>
          <w:iCs/>
          <w:sz w:val="24"/>
          <w:szCs w:val="24"/>
          <w:lang w:eastAsia="zh-CN"/>
        </w:rPr>
      </w:pPr>
      <w:r w:rsidRPr="00E828BF">
        <w:rPr>
          <w:b/>
          <w:bCs/>
          <w:i w:val="0"/>
          <w:iCs/>
          <w:sz w:val="24"/>
          <w:szCs w:val="24"/>
          <w:lang w:eastAsia="zh-CN"/>
        </w:rPr>
        <w:t>Software Requirement</w:t>
      </w:r>
    </w:p>
    <w:tbl>
      <w:tblPr>
        <w:tblW w:w="0" w:type="auto"/>
        <w:tblInd w:w="108" w:type="dxa"/>
        <w:tblLook w:val="00A0" w:firstRow="1" w:lastRow="0" w:firstColumn="1" w:lastColumn="0" w:noHBand="0" w:noVBand="0"/>
      </w:tblPr>
      <w:tblGrid>
        <w:gridCol w:w="2667"/>
        <w:gridCol w:w="6542"/>
      </w:tblGrid>
      <w:tr w:rsidR="006A5048" w:rsidRPr="007A7D33" w14:paraId="304C772B" w14:textId="77777777" w:rsidTr="00CF44D8">
        <w:trPr>
          <w:cantSplit/>
          <w:tblHeader/>
        </w:trPr>
        <w:tc>
          <w:tcPr>
            <w:tcW w:w="9360" w:type="dxa"/>
            <w:gridSpan w:val="2"/>
          </w:tcPr>
          <w:p w14:paraId="66825039" w14:textId="77777777" w:rsidR="006A5048" w:rsidRPr="007A7D33" w:rsidRDefault="006A5048" w:rsidP="00CF44D8">
            <w:pPr>
              <w:tabs>
                <w:tab w:val="left" w:pos="900"/>
              </w:tabs>
              <w:spacing w:before="20" w:after="20"/>
              <w:jc w:val="center"/>
              <w:rPr>
                <w:sz w:val="24"/>
                <w:szCs w:val="24"/>
              </w:rPr>
            </w:pPr>
            <w:r w:rsidRPr="007A7D33">
              <w:rPr>
                <w:sz w:val="24"/>
                <w:szCs w:val="24"/>
              </w:rPr>
              <w:t>Recommended</w:t>
            </w:r>
            <w:r w:rsidRPr="007A7D33" w:rsidDel="00C60F86">
              <w:rPr>
                <w:sz w:val="24"/>
                <w:szCs w:val="24"/>
              </w:rPr>
              <w:t xml:space="preserve"> </w:t>
            </w:r>
            <w:r w:rsidRPr="007A7D33">
              <w:rPr>
                <w:sz w:val="24"/>
                <w:szCs w:val="24"/>
              </w:rPr>
              <w:t>Products</w:t>
            </w:r>
          </w:p>
        </w:tc>
      </w:tr>
      <w:tr w:rsidR="006A5048" w:rsidRPr="007A7D33" w14:paraId="158BD96F" w14:textId="77777777" w:rsidTr="00CF44D8">
        <w:tc>
          <w:tcPr>
            <w:tcW w:w="2700" w:type="dxa"/>
          </w:tcPr>
          <w:p w14:paraId="00848C02" w14:textId="77777777" w:rsidR="006A5048" w:rsidRPr="007A7D33" w:rsidRDefault="006A5048" w:rsidP="00CF44D8">
            <w:pPr>
              <w:tabs>
                <w:tab w:val="left" w:pos="900"/>
              </w:tabs>
              <w:spacing w:before="20" w:after="20"/>
              <w:rPr>
                <w:sz w:val="24"/>
                <w:szCs w:val="24"/>
              </w:rPr>
            </w:pPr>
            <w:r w:rsidRPr="007A7D33">
              <w:rPr>
                <w:sz w:val="24"/>
                <w:szCs w:val="24"/>
              </w:rPr>
              <w:t>Operating System</w:t>
            </w:r>
          </w:p>
        </w:tc>
        <w:tc>
          <w:tcPr>
            <w:tcW w:w="6660" w:type="dxa"/>
          </w:tcPr>
          <w:p w14:paraId="77FBE4F7"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Microsoft Windows XP, Vista, 7</w:t>
            </w:r>
          </w:p>
        </w:tc>
      </w:tr>
      <w:tr w:rsidR="006A5048" w:rsidRPr="007A7D33" w14:paraId="5C8624A0" w14:textId="77777777" w:rsidTr="00CF44D8">
        <w:tc>
          <w:tcPr>
            <w:tcW w:w="2700" w:type="dxa"/>
          </w:tcPr>
          <w:p w14:paraId="31214686" w14:textId="77777777" w:rsidR="006A5048" w:rsidRPr="007A7D33" w:rsidRDefault="006A5048" w:rsidP="00CF44D8">
            <w:pPr>
              <w:tabs>
                <w:tab w:val="left" w:pos="900"/>
              </w:tabs>
              <w:spacing w:before="20" w:after="20"/>
              <w:rPr>
                <w:sz w:val="24"/>
                <w:szCs w:val="24"/>
              </w:rPr>
            </w:pPr>
            <w:r w:rsidRPr="007A7D33">
              <w:rPr>
                <w:sz w:val="24"/>
                <w:szCs w:val="24"/>
              </w:rPr>
              <w:t>System Tools</w:t>
            </w:r>
          </w:p>
        </w:tc>
        <w:tc>
          <w:tcPr>
            <w:tcW w:w="6660" w:type="dxa"/>
          </w:tcPr>
          <w:p w14:paraId="649B5C4B"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 xml:space="preserve">Symantec </w:t>
            </w:r>
            <w:r w:rsidRPr="007A7D33">
              <w:rPr>
                <w:sz w:val="24"/>
                <w:szCs w:val="24"/>
                <w:lang w:eastAsia="zh-HK"/>
              </w:rPr>
              <w:t>Endpoint Protection</w:t>
            </w:r>
          </w:p>
          <w:p w14:paraId="37308C61"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ISO10646, HKSCS</w:t>
            </w:r>
          </w:p>
        </w:tc>
      </w:tr>
      <w:tr w:rsidR="006A5048" w:rsidRPr="007A7D33" w14:paraId="67557F6A" w14:textId="77777777" w:rsidTr="00CF44D8">
        <w:tc>
          <w:tcPr>
            <w:tcW w:w="2700" w:type="dxa"/>
          </w:tcPr>
          <w:p w14:paraId="21380197" w14:textId="77777777" w:rsidR="006A5048" w:rsidRPr="007A7D33" w:rsidRDefault="006A5048" w:rsidP="00CF44D8">
            <w:pPr>
              <w:tabs>
                <w:tab w:val="left" w:pos="900"/>
              </w:tabs>
              <w:spacing w:before="20" w:after="20"/>
              <w:rPr>
                <w:sz w:val="24"/>
                <w:szCs w:val="24"/>
              </w:rPr>
            </w:pPr>
            <w:r w:rsidRPr="007A7D33">
              <w:rPr>
                <w:sz w:val="24"/>
                <w:szCs w:val="24"/>
              </w:rPr>
              <w:t>Application Software</w:t>
            </w:r>
          </w:p>
        </w:tc>
        <w:tc>
          <w:tcPr>
            <w:tcW w:w="6660" w:type="dxa"/>
          </w:tcPr>
          <w:p w14:paraId="7CA1D42B" w14:textId="77777777" w:rsidR="006A5048" w:rsidRPr="007A7D33" w:rsidRDefault="006A5048" w:rsidP="00C502EB">
            <w:pPr>
              <w:numPr>
                <w:ilvl w:val="0"/>
                <w:numId w:val="36"/>
              </w:numPr>
              <w:tabs>
                <w:tab w:val="clear" w:pos="720"/>
                <w:tab w:val="clear" w:pos="1000"/>
              </w:tabs>
              <w:spacing w:before="20" w:after="20"/>
              <w:ind w:left="432"/>
              <w:rPr>
                <w:sz w:val="24"/>
                <w:szCs w:val="24"/>
              </w:rPr>
            </w:pPr>
            <w:r w:rsidRPr="007A7D33">
              <w:rPr>
                <w:sz w:val="24"/>
                <w:szCs w:val="24"/>
              </w:rPr>
              <w:t>Internet Explorer 8 or above</w:t>
            </w:r>
          </w:p>
        </w:tc>
      </w:tr>
    </w:tbl>
    <w:p w14:paraId="5605E0D8" w14:textId="77777777" w:rsidR="006A5048" w:rsidRPr="007A7D33" w:rsidRDefault="006A5048" w:rsidP="006A5048">
      <w:pPr>
        <w:pStyle w:val="BodyText2"/>
        <w:rPr>
          <w:sz w:val="24"/>
          <w:szCs w:val="24"/>
          <w:lang w:eastAsia="zh-HK"/>
        </w:rPr>
      </w:pPr>
    </w:p>
    <w:p w14:paraId="3A8FA86B" w14:textId="77777777" w:rsidR="006A5048" w:rsidRPr="006D30BC" w:rsidRDefault="006A5048" w:rsidP="006D30BC">
      <w:pPr>
        <w:pStyle w:val="Heading5"/>
        <w:pageBreakBefore/>
        <w:ind w:left="403" w:hanging="403"/>
        <w:rPr>
          <w:b/>
          <w:bCs/>
          <w:sz w:val="24"/>
          <w:szCs w:val="24"/>
        </w:rPr>
      </w:pPr>
      <w:bookmarkStart w:id="183" w:name="_Toc92701782"/>
      <w:r w:rsidRPr="006D30BC">
        <w:rPr>
          <w:b/>
          <w:bCs/>
          <w:sz w:val="24"/>
          <w:szCs w:val="24"/>
        </w:rPr>
        <w:lastRenderedPageBreak/>
        <w:t>Scanning Devices</w:t>
      </w:r>
      <w:bookmarkEnd w:id="183"/>
    </w:p>
    <w:p w14:paraId="343CE491" w14:textId="77777777" w:rsidR="006A5048" w:rsidRPr="007A7D33" w:rsidRDefault="006A5048" w:rsidP="006A5048">
      <w:pPr>
        <w:pStyle w:val="BodyText2"/>
        <w:rPr>
          <w:sz w:val="24"/>
          <w:szCs w:val="24"/>
        </w:rPr>
      </w:pPr>
    </w:p>
    <w:p w14:paraId="1F196465" w14:textId="77777777" w:rsidR="006A5048" w:rsidRPr="006D30BC" w:rsidRDefault="006A5048" w:rsidP="006D30BC">
      <w:pPr>
        <w:pStyle w:val="Heading6"/>
        <w:ind w:left="403" w:hanging="403"/>
        <w:rPr>
          <w:b/>
          <w:bCs/>
          <w:i w:val="0"/>
          <w:iCs/>
          <w:sz w:val="24"/>
          <w:szCs w:val="24"/>
          <w:lang w:eastAsia="zh-CN"/>
        </w:rPr>
      </w:pPr>
      <w:r w:rsidRPr="006D30BC">
        <w:rPr>
          <w:b/>
          <w:bCs/>
          <w:i w:val="0"/>
          <w:iCs/>
          <w:sz w:val="24"/>
          <w:szCs w:val="24"/>
          <w:lang w:eastAsia="zh-CN"/>
        </w:rPr>
        <w:t>Hardware Requirement</w:t>
      </w:r>
    </w:p>
    <w:tbl>
      <w:tblPr>
        <w:tblW w:w="0" w:type="auto"/>
        <w:tblInd w:w="108"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661"/>
        <w:gridCol w:w="6548"/>
      </w:tblGrid>
      <w:tr w:rsidR="006A5048" w:rsidRPr="007A7D33" w14:paraId="604C5087" w14:textId="77777777" w:rsidTr="00CF44D8">
        <w:trPr>
          <w:cantSplit/>
          <w:tblHeader/>
        </w:trPr>
        <w:tc>
          <w:tcPr>
            <w:tcW w:w="9425" w:type="dxa"/>
            <w:gridSpan w:val="2"/>
            <w:tcBorders>
              <w:top w:val="nil"/>
              <w:left w:val="nil"/>
              <w:bottom w:val="nil"/>
              <w:right w:val="nil"/>
            </w:tcBorders>
          </w:tcPr>
          <w:p w14:paraId="2C2D48BD" w14:textId="77777777" w:rsidR="006A5048" w:rsidRPr="007A7D33" w:rsidRDefault="006A5048" w:rsidP="00CF44D8">
            <w:pPr>
              <w:tabs>
                <w:tab w:val="left" w:pos="900"/>
              </w:tabs>
              <w:spacing w:before="20" w:after="20"/>
              <w:jc w:val="center"/>
              <w:rPr>
                <w:sz w:val="24"/>
                <w:szCs w:val="24"/>
              </w:rPr>
            </w:pPr>
            <w:r w:rsidRPr="007A7D33">
              <w:rPr>
                <w:sz w:val="24"/>
                <w:szCs w:val="24"/>
              </w:rPr>
              <w:t>Recommended</w:t>
            </w:r>
            <w:r w:rsidRPr="007A7D33" w:rsidDel="00C60F86">
              <w:rPr>
                <w:sz w:val="24"/>
                <w:szCs w:val="24"/>
              </w:rPr>
              <w:t xml:space="preserve"> </w:t>
            </w:r>
            <w:r w:rsidRPr="007A7D33">
              <w:rPr>
                <w:sz w:val="24"/>
                <w:szCs w:val="24"/>
              </w:rPr>
              <w:t>Specification</w:t>
            </w:r>
          </w:p>
        </w:tc>
      </w:tr>
      <w:tr w:rsidR="006A5048" w:rsidRPr="007A7D33" w14:paraId="5062475A" w14:textId="77777777" w:rsidTr="00CF44D8">
        <w:tc>
          <w:tcPr>
            <w:tcW w:w="2700" w:type="dxa"/>
            <w:tcBorders>
              <w:top w:val="nil"/>
            </w:tcBorders>
          </w:tcPr>
          <w:p w14:paraId="6ABA2B06" w14:textId="77777777" w:rsidR="006A5048" w:rsidRPr="007A7D33" w:rsidRDefault="006A5048" w:rsidP="00CF44D8">
            <w:pPr>
              <w:tabs>
                <w:tab w:val="left" w:pos="900"/>
              </w:tabs>
              <w:spacing w:before="20" w:after="20"/>
              <w:rPr>
                <w:sz w:val="24"/>
                <w:szCs w:val="24"/>
              </w:rPr>
            </w:pPr>
            <w:r w:rsidRPr="007A7D33">
              <w:rPr>
                <w:sz w:val="24"/>
                <w:szCs w:val="24"/>
              </w:rPr>
              <w:t>Scanning Workstation</w:t>
            </w:r>
          </w:p>
        </w:tc>
        <w:tc>
          <w:tcPr>
            <w:tcW w:w="6725" w:type="dxa"/>
            <w:tcBorders>
              <w:top w:val="nil"/>
            </w:tcBorders>
          </w:tcPr>
          <w:p w14:paraId="0311792C"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Intel Duo Core CPU or above</w:t>
            </w:r>
          </w:p>
        </w:tc>
      </w:tr>
      <w:tr w:rsidR="006A5048" w:rsidRPr="007A7D33" w14:paraId="0695F8DC" w14:textId="77777777" w:rsidTr="00CF44D8">
        <w:tc>
          <w:tcPr>
            <w:tcW w:w="2700" w:type="dxa"/>
          </w:tcPr>
          <w:p w14:paraId="655834A4" w14:textId="77777777" w:rsidR="006A5048" w:rsidRPr="007A7D33" w:rsidRDefault="006A5048" w:rsidP="00CF44D8">
            <w:pPr>
              <w:tabs>
                <w:tab w:val="left" w:pos="900"/>
              </w:tabs>
              <w:spacing w:before="20" w:after="20"/>
              <w:rPr>
                <w:sz w:val="24"/>
                <w:szCs w:val="24"/>
              </w:rPr>
            </w:pPr>
          </w:p>
        </w:tc>
        <w:tc>
          <w:tcPr>
            <w:tcW w:w="6725" w:type="dxa"/>
          </w:tcPr>
          <w:p w14:paraId="03E86C78"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Memory of 4GB RAM or above</w:t>
            </w:r>
          </w:p>
        </w:tc>
      </w:tr>
      <w:tr w:rsidR="006A5048" w:rsidRPr="007A7D33" w14:paraId="0D708844" w14:textId="77777777" w:rsidTr="00CF44D8">
        <w:tc>
          <w:tcPr>
            <w:tcW w:w="2700" w:type="dxa"/>
          </w:tcPr>
          <w:p w14:paraId="4278CB6A" w14:textId="77777777" w:rsidR="006A5048" w:rsidRPr="007A7D33" w:rsidRDefault="006A5048" w:rsidP="00CF44D8">
            <w:pPr>
              <w:tabs>
                <w:tab w:val="left" w:pos="900"/>
              </w:tabs>
              <w:spacing w:before="20" w:after="20"/>
              <w:rPr>
                <w:sz w:val="24"/>
                <w:szCs w:val="24"/>
              </w:rPr>
            </w:pPr>
          </w:p>
        </w:tc>
        <w:tc>
          <w:tcPr>
            <w:tcW w:w="6725" w:type="dxa"/>
          </w:tcPr>
          <w:p w14:paraId="2F2083E4"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Disk storage of 500</w:t>
            </w:r>
            <w:r w:rsidRPr="007A7D33">
              <w:rPr>
                <w:sz w:val="24"/>
                <w:szCs w:val="24"/>
              </w:rPr>
              <w:t>GB or above</w:t>
            </w:r>
          </w:p>
        </w:tc>
      </w:tr>
      <w:tr w:rsidR="006A5048" w:rsidRPr="007A7D33" w14:paraId="0EB9B96D" w14:textId="77777777" w:rsidTr="00CF44D8">
        <w:tc>
          <w:tcPr>
            <w:tcW w:w="2700" w:type="dxa"/>
          </w:tcPr>
          <w:p w14:paraId="3128424A" w14:textId="77777777" w:rsidR="006A5048" w:rsidRPr="007A7D33" w:rsidDel="00A5316C" w:rsidRDefault="006A5048" w:rsidP="00CF44D8">
            <w:pPr>
              <w:tabs>
                <w:tab w:val="left" w:pos="900"/>
              </w:tabs>
              <w:spacing w:before="20" w:after="20"/>
              <w:rPr>
                <w:sz w:val="24"/>
                <w:szCs w:val="24"/>
              </w:rPr>
            </w:pPr>
          </w:p>
        </w:tc>
        <w:tc>
          <w:tcPr>
            <w:tcW w:w="6725" w:type="dxa"/>
          </w:tcPr>
          <w:p w14:paraId="7083E373" w14:textId="77777777" w:rsidR="006A5048" w:rsidRPr="007A7D33" w:rsidRDefault="006A5048" w:rsidP="00CF44D8">
            <w:pPr>
              <w:pStyle w:val="Header"/>
              <w:spacing w:before="20" w:after="20"/>
              <w:ind w:left="149"/>
              <w:rPr>
                <w:sz w:val="24"/>
                <w:szCs w:val="24"/>
                <w:lang w:eastAsia="zh-HK"/>
              </w:rPr>
            </w:pPr>
          </w:p>
        </w:tc>
      </w:tr>
      <w:tr w:rsidR="006A5048" w:rsidRPr="007A7D33" w14:paraId="644B3B3A" w14:textId="77777777" w:rsidTr="00CF44D8">
        <w:tc>
          <w:tcPr>
            <w:tcW w:w="2700" w:type="dxa"/>
          </w:tcPr>
          <w:p w14:paraId="060B4DD0" w14:textId="77777777" w:rsidR="006A5048" w:rsidRPr="007A7D33" w:rsidRDefault="006A5048" w:rsidP="00CF44D8">
            <w:pPr>
              <w:tabs>
                <w:tab w:val="left" w:pos="900"/>
              </w:tabs>
              <w:spacing w:before="20" w:after="20"/>
              <w:rPr>
                <w:sz w:val="24"/>
                <w:szCs w:val="24"/>
              </w:rPr>
            </w:pPr>
            <w:r w:rsidRPr="007A7D33">
              <w:rPr>
                <w:sz w:val="24"/>
                <w:szCs w:val="24"/>
              </w:rPr>
              <w:t>Standalone</w:t>
            </w:r>
          </w:p>
          <w:p w14:paraId="7AB4D56A" w14:textId="77777777" w:rsidR="006A5048" w:rsidRPr="007A7D33" w:rsidRDefault="006A5048" w:rsidP="00CF44D8">
            <w:pPr>
              <w:tabs>
                <w:tab w:val="left" w:pos="900"/>
              </w:tabs>
              <w:spacing w:before="20" w:after="20"/>
              <w:rPr>
                <w:sz w:val="24"/>
                <w:szCs w:val="24"/>
                <w:lang w:eastAsia="zh-HK"/>
              </w:rPr>
            </w:pPr>
            <w:r w:rsidRPr="007A7D33">
              <w:rPr>
                <w:sz w:val="24"/>
                <w:szCs w:val="24"/>
                <w:lang w:eastAsia="zh-HK"/>
              </w:rPr>
              <w:t>Scanner</w:t>
            </w:r>
          </w:p>
        </w:tc>
        <w:tc>
          <w:tcPr>
            <w:tcW w:w="6725" w:type="dxa"/>
          </w:tcPr>
          <w:p w14:paraId="066C2DD6"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Integrated 10/100/1000 Ethernet</w:t>
            </w:r>
          </w:p>
          <w:p w14:paraId="7F2714A0"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Simultaneous Duplex (double-sided scanning) scanner with automatic feeder</w:t>
            </w:r>
          </w:p>
          <w:p w14:paraId="194F2C92"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Automatic Document Feeder for continuous loading up to 100 sheets or above capacity</w:t>
            </w:r>
          </w:p>
          <w:p w14:paraId="0D6DACFE"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barcode scanning support</w:t>
            </w:r>
          </w:p>
          <w:p w14:paraId="4392387B"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 xml:space="preserve">Support output File Format: </w:t>
            </w:r>
            <w:r w:rsidRPr="007A7D33">
              <w:rPr>
                <w:sz w:val="24"/>
                <w:szCs w:val="24"/>
              </w:rPr>
              <w:t>Single and multi-page TIFF, JPEG, RTF, PDF, searchable PDF</w:t>
            </w:r>
          </w:p>
          <w:p w14:paraId="5B8DA6F7" w14:textId="77777777" w:rsidR="006A5048" w:rsidRPr="007A7D33" w:rsidRDefault="006A5048" w:rsidP="00CF44D8">
            <w:pPr>
              <w:pStyle w:val="Header"/>
              <w:spacing w:before="20" w:after="20"/>
              <w:rPr>
                <w:sz w:val="24"/>
                <w:szCs w:val="24"/>
                <w:lang w:eastAsia="zh-HK"/>
              </w:rPr>
            </w:pPr>
          </w:p>
        </w:tc>
      </w:tr>
      <w:tr w:rsidR="006A5048" w:rsidRPr="007A7D33" w14:paraId="78529FD4" w14:textId="77777777" w:rsidTr="00CF44D8">
        <w:tc>
          <w:tcPr>
            <w:tcW w:w="2700" w:type="dxa"/>
            <w:tcBorders>
              <w:bottom w:val="nil"/>
            </w:tcBorders>
          </w:tcPr>
          <w:p w14:paraId="352C16AF" w14:textId="77777777" w:rsidR="006A5048" w:rsidRPr="007A7D33" w:rsidRDefault="006A5048" w:rsidP="00CF44D8">
            <w:pPr>
              <w:tabs>
                <w:tab w:val="left" w:pos="900"/>
              </w:tabs>
              <w:spacing w:before="20" w:after="20"/>
              <w:rPr>
                <w:sz w:val="24"/>
                <w:szCs w:val="24"/>
              </w:rPr>
            </w:pPr>
            <w:r w:rsidRPr="007A7D33">
              <w:rPr>
                <w:sz w:val="24"/>
                <w:szCs w:val="24"/>
              </w:rPr>
              <w:t>Barcode Printer</w:t>
            </w:r>
          </w:p>
        </w:tc>
        <w:tc>
          <w:tcPr>
            <w:tcW w:w="6725" w:type="dxa"/>
            <w:tcBorders>
              <w:bottom w:val="nil"/>
            </w:tcBorders>
          </w:tcPr>
          <w:p w14:paraId="776EFFA7"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Support Character Fonts and Barcode symbologies: CG Triumvirate Bold Condensed font, 16 standard bitmapped fonts, Code 39, Code 128, Interleaved 2 of 5 and PDF417, etc.</w:t>
            </w:r>
          </w:p>
        </w:tc>
      </w:tr>
    </w:tbl>
    <w:p w14:paraId="14CA7317" w14:textId="77777777" w:rsidR="006A5048" w:rsidRPr="007A7D33" w:rsidRDefault="006A5048" w:rsidP="006A5048">
      <w:pPr>
        <w:rPr>
          <w:sz w:val="24"/>
          <w:szCs w:val="24"/>
        </w:rPr>
      </w:pPr>
    </w:p>
    <w:p w14:paraId="35AE0290" w14:textId="77777777" w:rsidR="006A5048" w:rsidRPr="006D30BC" w:rsidRDefault="006A5048" w:rsidP="006D30BC">
      <w:pPr>
        <w:pStyle w:val="Heading6"/>
        <w:ind w:left="403" w:hanging="403"/>
        <w:rPr>
          <w:b/>
          <w:bCs/>
          <w:i w:val="0"/>
          <w:iCs/>
          <w:sz w:val="24"/>
          <w:szCs w:val="24"/>
          <w:lang w:eastAsia="zh-CN"/>
        </w:rPr>
      </w:pPr>
      <w:r w:rsidRPr="006D30BC">
        <w:rPr>
          <w:b/>
          <w:bCs/>
          <w:i w:val="0"/>
          <w:iCs/>
          <w:sz w:val="24"/>
          <w:szCs w:val="24"/>
          <w:lang w:eastAsia="zh-CN"/>
        </w:rPr>
        <w:t>Software Requirement</w:t>
      </w:r>
    </w:p>
    <w:tbl>
      <w:tblPr>
        <w:tblW w:w="0" w:type="auto"/>
        <w:tblInd w:w="108" w:type="dxa"/>
        <w:tblLook w:val="00A0" w:firstRow="1" w:lastRow="0" w:firstColumn="1" w:lastColumn="0" w:noHBand="0" w:noVBand="0"/>
      </w:tblPr>
      <w:tblGrid>
        <w:gridCol w:w="2667"/>
        <w:gridCol w:w="6542"/>
      </w:tblGrid>
      <w:tr w:rsidR="006A5048" w:rsidRPr="007A7D33" w14:paraId="2AEBB568" w14:textId="77777777" w:rsidTr="00CF44D8">
        <w:trPr>
          <w:cantSplit/>
          <w:tblHeader/>
        </w:trPr>
        <w:tc>
          <w:tcPr>
            <w:tcW w:w="9360" w:type="dxa"/>
            <w:gridSpan w:val="2"/>
          </w:tcPr>
          <w:p w14:paraId="6FA5138B" w14:textId="77777777" w:rsidR="006A5048" w:rsidRPr="007A7D33" w:rsidRDefault="006A5048" w:rsidP="00CF44D8">
            <w:pPr>
              <w:tabs>
                <w:tab w:val="left" w:pos="900"/>
              </w:tabs>
              <w:spacing w:before="20" w:after="20"/>
              <w:jc w:val="center"/>
              <w:rPr>
                <w:sz w:val="24"/>
                <w:szCs w:val="24"/>
              </w:rPr>
            </w:pPr>
            <w:r w:rsidRPr="007A7D33">
              <w:rPr>
                <w:sz w:val="24"/>
                <w:szCs w:val="24"/>
              </w:rPr>
              <w:t>Recommended</w:t>
            </w:r>
            <w:r w:rsidRPr="007A7D33" w:rsidDel="00C60F86">
              <w:rPr>
                <w:sz w:val="24"/>
                <w:szCs w:val="24"/>
              </w:rPr>
              <w:t xml:space="preserve"> </w:t>
            </w:r>
            <w:r w:rsidRPr="007A7D33">
              <w:rPr>
                <w:sz w:val="24"/>
                <w:szCs w:val="24"/>
              </w:rPr>
              <w:t>Products</w:t>
            </w:r>
          </w:p>
        </w:tc>
      </w:tr>
      <w:tr w:rsidR="006A5048" w:rsidRPr="007A7D33" w14:paraId="4930D6F4" w14:textId="77777777" w:rsidTr="00CF44D8">
        <w:tc>
          <w:tcPr>
            <w:tcW w:w="2700" w:type="dxa"/>
          </w:tcPr>
          <w:p w14:paraId="2F9B1EA4" w14:textId="77777777" w:rsidR="006A5048" w:rsidRPr="007A7D33" w:rsidRDefault="006A5048" w:rsidP="00CF44D8">
            <w:pPr>
              <w:tabs>
                <w:tab w:val="left" w:pos="900"/>
              </w:tabs>
              <w:spacing w:before="20" w:after="20"/>
              <w:rPr>
                <w:sz w:val="24"/>
                <w:szCs w:val="24"/>
              </w:rPr>
            </w:pPr>
            <w:r w:rsidRPr="007A7D33">
              <w:rPr>
                <w:sz w:val="24"/>
                <w:szCs w:val="24"/>
              </w:rPr>
              <w:t>Operating System</w:t>
            </w:r>
          </w:p>
        </w:tc>
        <w:tc>
          <w:tcPr>
            <w:tcW w:w="6660" w:type="dxa"/>
          </w:tcPr>
          <w:p w14:paraId="6CF33478"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Microsoft Windows XP, Vista, 7</w:t>
            </w:r>
          </w:p>
        </w:tc>
      </w:tr>
      <w:tr w:rsidR="006A5048" w:rsidRPr="007A7D33" w14:paraId="7FEF22E8" w14:textId="77777777" w:rsidTr="00CF44D8">
        <w:tc>
          <w:tcPr>
            <w:tcW w:w="2700" w:type="dxa"/>
          </w:tcPr>
          <w:p w14:paraId="71B3361D" w14:textId="77777777" w:rsidR="006A5048" w:rsidRPr="007A7D33" w:rsidRDefault="006A5048" w:rsidP="00CF44D8">
            <w:pPr>
              <w:tabs>
                <w:tab w:val="left" w:pos="900"/>
              </w:tabs>
              <w:spacing w:before="20" w:after="20"/>
              <w:rPr>
                <w:sz w:val="24"/>
                <w:szCs w:val="24"/>
              </w:rPr>
            </w:pPr>
            <w:r w:rsidRPr="007A7D33">
              <w:rPr>
                <w:sz w:val="24"/>
                <w:szCs w:val="24"/>
              </w:rPr>
              <w:t>System Tools</w:t>
            </w:r>
          </w:p>
        </w:tc>
        <w:tc>
          <w:tcPr>
            <w:tcW w:w="6660" w:type="dxa"/>
          </w:tcPr>
          <w:p w14:paraId="032FF0D2"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 xml:space="preserve">Symantec </w:t>
            </w:r>
            <w:r w:rsidRPr="007A7D33">
              <w:rPr>
                <w:sz w:val="24"/>
                <w:szCs w:val="24"/>
                <w:lang w:eastAsia="zh-HK"/>
              </w:rPr>
              <w:t>Endpoint Protection</w:t>
            </w:r>
          </w:p>
          <w:p w14:paraId="61366C8C"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ISO10646, HKSCS</w:t>
            </w:r>
          </w:p>
        </w:tc>
      </w:tr>
      <w:tr w:rsidR="006A5048" w:rsidRPr="007A7D33" w14:paraId="038FFD3B" w14:textId="77777777" w:rsidTr="00CF44D8">
        <w:tc>
          <w:tcPr>
            <w:tcW w:w="2700" w:type="dxa"/>
          </w:tcPr>
          <w:p w14:paraId="141B0C47" w14:textId="77777777" w:rsidR="006A5048" w:rsidRPr="007A7D33" w:rsidRDefault="006A5048" w:rsidP="00CF44D8">
            <w:pPr>
              <w:tabs>
                <w:tab w:val="left" w:pos="900"/>
              </w:tabs>
              <w:spacing w:before="20" w:after="20"/>
              <w:rPr>
                <w:sz w:val="24"/>
                <w:szCs w:val="24"/>
              </w:rPr>
            </w:pPr>
            <w:r w:rsidRPr="007A7D33">
              <w:rPr>
                <w:sz w:val="24"/>
                <w:szCs w:val="24"/>
              </w:rPr>
              <w:t>Application Software</w:t>
            </w:r>
          </w:p>
        </w:tc>
        <w:tc>
          <w:tcPr>
            <w:tcW w:w="6660" w:type="dxa"/>
          </w:tcPr>
          <w:p w14:paraId="6CB2CC24" w14:textId="77777777" w:rsidR="006A5048" w:rsidRPr="007A7D33" w:rsidRDefault="006A5048" w:rsidP="00C502EB">
            <w:pPr>
              <w:numPr>
                <w:ilvl w:val="0"/>
                <w:numId w:val="36"/>
              </w:numPr>
              <w:tabs>
                <w:tab w:val="clear" w:pos="720"/>
                <w:tab w:val="clear" w:pos="1000"/>
              </w:tabs>
              <w:spacing w:before="20" w:after="20"/>
              <w:ind w:left="432"/>
              <w:rPr>
                <w:sz w:val="24"/>
                <w:szCs w:val="24"/>
              </w:rPr>
            </w:pPr>
            <w:r w:rsidRPr="007A7D33">
              <w:rPr>
                <w:sz w:val="24"/>
                <w:szCs w:val="24"/>
              </w:rPr>
              <w:t>Internet Explorer 8 or above</w:t>
            </w:r>
          </w:p>
          <w:p w14:paraId="224E84CE" w14:textId="77777777" w:rsidR="006A5048" w:rsidRPr="007A7D33" w:rsidRDefault="006A5048" w:rsidP="00C502EB">
            <w:pPr>
              <w:numPr>
                <w:ilvl w:val="0"/>
                <w:numId w:val="36"/>
              </w:numPr>
              <w:tabs>
                <w:tab w:val="clear" w:pos="720"/>
                <w:tab w:val="clear" w:pos="1000"/>
              </w:tabs>
              <w:spacing w:before="20" w:after="20"/>
              <w:ind w:left="432"/>
              <w:rPr>
                <w:sz w:val="24"/>
                <w:szCs w:val="24"/>
              </w:rPr>
            </w:pPr>
            <w:r w:rsidRPr="007A7D33">
              <w:rPr>
                <w:sz w:val="24"/>
                <w:szCs w:val="24"/>
              </w:rPr>
              <w:t>TWAIN, ISIS, SANE and Windows Imaging Architecture Drivers</w:t>
            </w:r>
          </w:p>
          <w:p w14:paraId="394992E6" w14:textId="77777777" w:rsidR="006A5048" w:rsidRPr="007A7D33" w:rsidRDefault="006A5048" w:rsidP="00C502EB">
            <w:pPr>
              <w:numPr>
                <w:ilvl w:val="0"/>
                <w:numId w:val="36"/>
              </w:numPr>
              <w:tabs>
                <w:tab w:val="clear" w:pos="720"/>
                <w:tab w:val="clear" w:pos="1000"/>
              </w:tabs>
              <w:spacing w:before="20" w:after="20"/>
              <w:ind w:left="432"/>
              <w:rPr>
                <w:sz w:val="24"/>
                <w:szCs w:val="24"/>
              </w:rPr>
            </w:pPr>
            <w:r w:rsidRPr="007A7D33">
              <w:rPr>
                <w:sz w:val="24"/>
                <w:szCs w:val="24"/>
              </w:rPr>
              <w:t>Barcode generating software</w:t>
            </w:r>
          </w:p>
          <w:p w14:paraId="56956702" w14:textId="77777777" w:rsidR="006A5048" w:rsidRPr="007A7D33" w:rsidRDefault="006A5048" w:rsidP="00C502EB">
            <w:pPr>
              <w:numPr>
                <w:ilvl w:val="0"/>
                <w:numId w:val="36"/>
              </w:numPr>
              <w:tabs>
                <w:tab w:val="clear" w:pos="720"/>
                <w:tab w:val="clear" w:pos="1000"/>
              </w:tabs>
              <w:spacing w:before="20" w:after="20"/>
              <w:ind w:left="432"/>
              <w:rPr>
                <w:sz w:val="24"/>
                <w:szCs w:val="24"/>
              </w:rPr>
            </w:pPr>
            <w:r w:rsidRPr="007A7D33">
              <w:rPr>
                <w:sz w:val="24"/>
                <w:szCs w:val="24"/>
              </w:rPr>
              <w:t>Capture Software</w:t>
            </w:r>
            <w:r w:rsidRPr="007A7D33">
              <w:rPr>
                <w:sz w:val="24"/>
                <w:szCs w:val="24"/>
                <w:lang w:eastAsia="zh-HK"/>
              </w:rPr>
              <w:t xml:space="preserve"> </w:t>
            </w:r>
          </w:p>
          <w:p w14:paraId="3C9D8F51" w14:textId="77777777" w:rsidR="006A5048" w:rsidRPr="007A7D33" w:rsidRDefault="006A5048" w:rsidP="00CF44D8">
            <w:pPr>
              <w:spacing w:before="20" w:after="20"/>
              <w:rPr>
                <w:sz w:val="24"/>
                <w:szCs w:val="24"/>
              </w:rPr>
            </w:pPr>
          </w:p>
        </w:tc>
      </w:tr>
    </w:tbl>
    <w:p w14:paraId="45F27C00" w14:textId="77777777" w:rsidR="006A5048" w:rsidRPr="007A7D33" w:rsidRDefault="006A5048" w:rsidP="006A5048">
      <w:pPr>
        <w:pStyle w:val="BodyText2"/>
        <w:rPr>
          <w:sz w:val="24"/>
          <w:szCs w:val="24"/>
        </w:rPr>
      </w:pPr>
    </w:p>
    <w:p w14:paraId="028BF55A" w14:textId="77777777" w:rsidR="006A5048" w:rsidRPr="006D30BC" w:rsidRDefault="006A5048" w:rsidP="006D30BC">
      <w:pPr>
        <w:pStyle w:val="Heading5"/>
        <w:pageBreakBefore/>
        <w:ind w:left="403" w:hanging="403"/>
        <w:rPr>
          <w:b/>
          <w:bCs/>
          <w:sz w:val="24"/>
          <w:szCs w:val="24"/>
        </w:rPr>
      </w:pPr>
      <w:bookmarkStart w:id="184" w:name="_Toc92701783"/>
      <w:r w:rsidRPr="006D30BC">
        <w:rPr>
          <w:b/>
          <w:bCs/>
          <w:sz w:val="24"/>
          <w:szCs w:val="24"/>
        </w:rPr>
        <w:lastRenderedPageBreak/>
        <w:t xml:space="preserve">Mobile </w:t>
      </w:r>
      <w:bookmarkEnd w:id="181"/>
      <w:bookmarkEnd w:id="182"/>
      <w:r w:rsidRPr="006D30BC">
        <w:rPr>
          <w:b/>
          <w:bCs/>
          <w:sz w:val="24"/>
          <w:szCs w:val="24"/>
        </w:rPr>
        <w:t>Devices</w:t>
      </w:r>
      <w:bookmarkEnd w:id="184"/>
      <w:r w:rsidRPr="006D30BC">
        <w:rPr>
          <w:b/>
          <w:bCs/>
          <w:sz w:val="24"/>
          <w:szCs w:val="24"/>
        </w:rPr>
        <w:t xml:space="preserve"> </w:t>
      </w:r>
    </w:p>
    <w:p w14:paraId="4E504002" w14:textId="77777777" w:rsidR="006A5048" w:rsidRPr="007A7D33" w:rsidRDefault="006A5048" w:rsidP="006A5048">
      <w:pPr>
        <w:rPr>
          <w:sz w:val="24"/>
          <w:szCs w:val="24"/>
          <w:lang w:eastAsia="zh-HK"/>
        </w:rPr>
      </w:pPr>
    </w:p>
    <w:p w14:paraId="77B45D0D" w14:textId="77777777" w:rsidR="006A5048" w:rsidRPr="006D30BC" w:rsidRDefault="006A5048" w:rsidP="006D30BC">
      <w:pPr>
        <w:pStyle w:val="Heading6"/>
        <w:ind w:left="403" w:hanging="403"/>
        <w:rPr>
          <w:b/>
          <w:bCs/>
          <w:i w:val="0"/>
          <w:iCs/>
          <w:sz w:val="24"/>
          <w:szCs w:val="24"/>
          <w:lang w:eastAsia="zh-CN"/>
        </w:rPr>
      </w:pPr>
      <w:r w:rsidRPr="006D30BC">
        <w:rPr>
          <w:b/>
          <w:bCs/>
          <w:i w:val="0"/>
          <w:iCs/>
          <w:sz w:val="24"/>
          <w:szCs w:val="24"/>
          <w:lang w:eastAsia="zh-CN"/>
        </w:rPr>
        <w:t>Hardware Requirement</w:t>
      </w:r>
    </w:p>
    <w:tbl>
      <w:tblPr>
        <w:tblW w:w="0" w:type="auto"/>
        <w:tblInd w:w="108"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683"/>
        <w:gridCol w:w="6526"/>
      </w:tblGrid>
      <w:tr w:rsidR="006A5048" w:rsidRPr="007A7D33" w14:paraId="2BE5120E" w14:textId="77777777" w:rsidTr="00CF44D8">
        <w:trPr>
          <w:cantSplit/>
          <w:tblHeader/>
        </w:trPr>
        <w:tc>
          <w:tcPr>
            <w:tcW w:w="9425" w:type="dxa"/>
            <w:gridSpan w:val="2"/>
            <w:tcBorders>
              <w:top w:val="nil"/>
              <w:left w:val="nil"/>
              <w:bottom w:val="nil"/>
              <w:right w:val="nil"/>
            </w:tcBorders>
          </w:tcPr>
          <w:p w14:paraId="5D62A1C6" w14:textId="77777777" w:rsidR="006A5048" w:rsidRPr="007A7D33" w:rsidRDefault="006A5048" w:rsidP="00CF44D8">
            <w:pPr>
              <w:tabs>
                <w:tab w:val="left" w:pos="900"/>
              </w:tabs>
              <w:spacing w:before="20" w:after="20"/>
              <w:jc w:val="center"/>
              <w:rPr>
                <w:sz w:val="24"/>
                <w:szCs w:val="24"/>
              </w:rPr>
            </w:pPr>
            <w:r w:rsidRPr="007A7D33">
              <w:rPr>
                <w:sz w:val="24"/>
                <w:szCs w:val="24"/>
              </w:rPr>
              <w:t>Recommended</w:t>
            </w:r>
            <w:r w:rsidRPr="007A7D33" w:rsidDel="00C60F86">
              <w:rPr>
                <w:sz w:val="24"/>
                <w:szCs w:val="24"/>
              </w:rPr>
              <w:t xml:space="preserve"> </w:t>
            </w:r>
            <w:r w:rsidRPr="007A7D33">
              <w:rPr>
                <w:sz w:val="24"/>
                <w:szCs w:val="24"/>
              </w:rPr>
              <w:t>Specification</w:t>
            </w:r>
          </w:p>
        </w:tc>
      </w:tr>
      <w:tr w:rsidR="006A5048" w:rsidRPr="007A7D33" w14:paraId="40FF1AD0" w14:textId="77777777" w:rsidTr="00CF44D8">
        <w:tc>
          <w:tcPr>
            <w:tcW w:w="2700" w:type="dxa"/>
            <w:tcBorders>
              <w:top w:val="nil"/>
            </w:tcBorders>
          </w:tcPr>
          <w:p w14:paraId="0DF276DC" w14:textId="77777777" w:rsidR="006A5048" w:rsidRPr="007A7D33" w:rsidRDefault="006A5048" w:rsidP="00CF44D8">
            <w:pPr>
              <w:tabs>
                <w:tab w:val="left" w:pos="900"/>
              </w:tabs>
              <w:spacing w:before="20" w:after="20"/>
              <w:rPr>
                <w:sz w:val="24"/>
                <w:szCs w:val="24"/>
              </w:rPr>
            </w:pPr>
            <w:r w:rsidRPr="007A7D33">
              <w:rPr>
                <w:sz w:val="24"/>
                <w:szCs w:val="24"/>
              </w:rPr>
              <w:t>Processor</w:t>
            </w:r>
          </w:p>
        </w:tc>
        <w:tc>
          <w:tcPr>
            <w:tcW w:w="6725" w:type="dxa"/>
            <w:tcBorders>
              <w:top w:val="nil"/>
            </w:tcBorders>
          </w:tcPr>
          <w:p w14:paraId="29C68C3F"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1GHz Dual Core or above</w:t>
            </w:r>
          </w:p>
        </w:tc>
      </w:tr>
      <w:tr w:rsidR="006A5048" w:rsidRPr="007A7D33" w14:paraId="08527CFF" w14:textId="77777777" w:rsidTr="00CF44D8">
        <w:tc>
          <w:tcPr>
            <w:tcW w:w="2700" w:type="dxa"/>
          </w:tcPr>
          <w:p w14:paraId="15B473CF" w14:textId="77777777" w:rsidR="006A5048" w:rsidRPr="007A7D33" w:rsidRDefault="006A5048" w:rsidP="00CF44D8">
            <w:pPr>
              <w:tabs>
                <w:tab w:val="left" w:pos="900"/>
              </w:tabs>
              <w:spacing w:before="20" w:after="20"/>
              <w:rPr>
                <w:sz w:val="24"/>
                <w:szCs w:val="24"/>
              </w:rPr>
            </w:pPr>
            <w:r w:rsidRPr="007A7D33">
              <w:rPr>
                <w:sz w:val="24"/>
                <w:szCs w:val="24"/>
              </w:rPr>
              <w:t xml:space="preserve">Memory </w:t>
            </w:r>
          </w:p>
        </w:tc>
        <w:tc>
          <w:tcPr>
            <w:tcW w:w="6725" w:type="dxa"/>
          </w:tcPr>
          <w:p w14:paraId="46CB824C"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1G RAM</w:t>
            </w:r>
          </w:p>
        </w:tc>
      </w:tr>
      <w:tr w:rsidR="006A5048" w:rsidRPr="007A7D33" w14:paraId="38F397DA" w14:textId="77777777" w:rsidTr="00CF44D8">
        <w:tc>
          <w:tcPr>
            <w:tcW w:w="2700" w:type="dxa"/>
          </w:tcPr>
          <w:p w14:paraId="5F91FEE1" w14:textId="77777777" w:rsidR="006A5048" w:rsidRPr="007A7D33" w:rsidRDefault="006A5048" w:rsidP="00CF44D8">
            <w:pPr>
              <w:tabs>
                <w:tab w:val="left" w:pos="900"/>
              </w:tabs>
              <w:spacing w:before="20" w:after="20"/>
              <w:rPr>
                <w:sz w:val="24"/>
                <w:szCs w:val="24"/>
                <w:lang w:eastAsia="zh-HK"/>
              </w:rPr>
            </w:pPr>
            <w:r w:rsidRPr="007A7D33">
              <w:rPr>
                <w:sz w:val="24"/>
                <w:szCs w:val="24"/>
                <w:lang w:eastAsia="zh-HK"/>
              </w:rPr>
              <w:t>Internal Storage</w:t>
            </w:r>
          </w:p>
        </w:tc>
        <w:tc>
          <w:tcPr>
            <w:tcW w:w="6725" w:type="dxa"/>
          </w:tcPr>
          <w:p w14:paraId="7EEBD913"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16GB or above</w:t>
            </w:r>
          </w:p>
        </w:tc>
      </w:tr>
      <w:tr w:rsidR="006A5048" w:rsidRPr="007A7D33" w14:paraId="203981D7" w14:textId="77777777" w:rsidTr="00CF44D8">
        <w:tc>
          <w:tcPr>
            <w:tcW w:w="2700" w:type="dxa"/>
            <w:tcBorders>
              <w:bottom w:val="nil"/>
            </w:tcBorders>
          </w:tcPr>
          <w:p w14:paraId="74155A0A" w14:textId="77777777" w:rsidR="006A5048" w:rsidRPr="007A7D33" w:rsidRDefault="006A5048" w:rsidP="00CF44D8">
            <w:pPr>
              <w:tabs>
                <w:tab w:val="left" w:pos="900"/>
              </w:tabs>
              <w:spacing w:before="20" w:after="20"/>
              <w:rPr>
                <w:sz w:val="24"/>
                <w:szCs w:val="24"/>
              </w:rPr>
            </w:pPr>
            <w:r w:rsidRPr="007A7D33">
              <w:rPr>
                <w:sz w:val="24"/>
                <w:szCs w:val="24"/>
              </w:rPr>
              <w:t>Support Network connectivity</w:t>
            </w:r>
          </w:p>
        </w:tc>
        <w:tc>
          <w:tcPr>
            <w:tcW w:w="6725" w:type="dxa"/>
            <w:tcBorders>
              <w:bottom w:val="nil"/>
            </w:tcBorders>
          </w:tcPr>
          <w:p w14:paraId="722C1549"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Wi</w:t>
            </w:r>
            <w:r w:rsidRPr="007A7D33">
              <w:rPr>
                <w:sz w:val="24"/>
                <w:szCs w:val="24"/>
                <w:lang w:eastAsia="zh-HK"/>
              </w:rPr>
              <w:t>-</w:t>
            </w:r>
            <w:r w:rsidRPr="007A7D33">
              <w:rPr>
                <w:sz w:val="24"/>
                <w:szCs w:val="24"/>
              </w:rPr>
              <w:t xml:space="preserve">Fi </w:t>
            </w:r>
            <w:r w:rsidRPr="007A7D33">
              <w:rPr>
                <w:sz w:val="24"/>
                <w:szCs w:val="24"/>
                <w:lang w:eastAsia="zh-HK"/>
              </w:rPr>
              <w:t>and</w:t>
            </w:r>
            <w:r w:rsidRPr="007A7D33">
              <w:rPr>
                <w:sz w:val="24"/>
                <w:szCs w:val="24"/>
              </w:rPr>
              <w:t xml:space="preserve"> 3G</w:t>
            </w:r>
          </w:p>
        </w:tc>
      </w:tr>
      <w:tr w:rsidR="006A5048" w:rsidRPr="007A7D33" w14:paraId="6BB49B1E" w14:textId="77777777" w:rsidTr="00CF44D8">
        <w:tc>
          <w:tcPr>
            <w:tcW w:w="2700" w:type="dxa"/>
            <w:tcBorders>
              <w:top w:val="nil"/>
              <w:left w:val="nil"/>
              <w:bottom w:val="nil"/>
              <w:right w:val="nil"/>
            </w:tcBorders>
          </w:tcPr>
          <w:p w14:paraId="5936D35F" w14:textId="77777777" w:rsidR="006A5048" w:rsidRPr="007A7D33" w:rsidRDefault="006A5048" w:rsidP="00CF44D8">
            <w:pPr>
              <w:pStyle w:val="Header"/>
              <w:tabs>
                <w:tab w:val="left" w:pos="900"/>
              </w:tabs>
              <w:spacing w:before="20" w:after="20"/>
              <w:rPr>
                <w:sz w:val="24"/>
                <w:szCs w:val="24"/>
              </w:rPr>
            </w:pPr>
            <w:r w:rsidRPr="007A7D33">
              <w:rPr>
                <w:sz w:val="24"/>
                <w:szCs w:val="24"/>
              </w:rPr>
              <w:t>Others Peripherals</w:t>
            </w:r>
          </w:p>
        </w:tc>
        <w:tc>
          <w:tcPr>
            <w:tcW w:w="6725" w:type="dxa"/>
            <w:tcBorders>
              <w:top w:val="nil"/>
              <w:left w:val="nil"/>
              <w:bottom w:val="nil"/>
              <w:right w:val="nil"/>
            </w:tcBorders>
          </w:tcPr>
          <w:p w14:paraId="2757BB2E"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Able to connect removable storage</w:t>
            </w:r>
          </w:p>
        </w:tc>
      </w:tr>
    </w:tbl>
    <w:p w14:paraId="0AAFABB6" w14:textId="77777777" w:rsidR="006A5048" w:rsidRPr="007A7D33" w:rsidRDefault="006A5048" w:rsidP="006A5048">
      <w:pPr>
        <w:pStyle w:val="BodyText2"/>
        <w:rPr>
          <w:sz w:val="24"/>
          <w:szCs w:val="24"/>
        </w:rPr>
      </w:pPr>
    </w:p>
    <w:p w14:paraId="105B287B" w14:textId="77777777" w:rsidR="006A5048" w:rsidRPr="006D30BC" w:rsidRDefault="006A5048" w:rsidP="006D30BC">
      <w:pPr>
        <w:pStyle w:val="Heading6"/>
        <w:ind w:left="403" w:hanging="403"/>
        <w:rPr>
          <w:b/>
          <w:bCs/>
          <w:i w:val="0"/>
          <w:iCs/>
          <w:sz w:val="24"/>
          <w:szCs w:val="24"/>
          <w:lang w:eastAsia="zh-CN"/>
        </w:rPr>
      </w:pPr>
      <w:r w:rsidRPr="006D30BC">
        <w:rPr>
          <w:b/>
          <w:bCs/>
          <w:i w:val="0"/>
          <w:iCs/>
          <w:sz w:val="24"/>
          <w:szCs w:val="24"/>
          <w:lang w:eastAsia="zh-CN"/>
        </w:rPr>
        <w:t>Software Requirement</w:t>
      </w:r>
    </w:p>
    <w:tbl>
      <w:tblPr>
        <w:tblW w:w="0" w:type="auto"/>
        <w:tblInd w:w="108" w:type="dxa"/>
        <w:tblLook w:val="00A0" w:firstRow="1" w:lastRow="0" w:firstColumn="1" w:lastColumn="0" w:noHBand="0" w:noVBand="0"/>
      </w:tblPr>
      <w:tblGrid>
        <w:gridCol w:w="2666"/>
        <w:gridCol w:w="6543"/>
      </w:tblGrid>
      <w:tr w:rsidR="006A5048" w:rsidRPr="007A7D33" w14:paraId="123AC50B" w14:textId="77777777" w:rsidTr="00CF44D8">
        <w:trPr>
          <w:cantSplit/>
          <w:tblHeader/>
        </w:trPr>
        <w:tc>
          <w:tcPr>
            <w:tcW w:w="9360" w:type="dxa"/>
            <w:gridSpan w:val="2"/>
          </w:tcPr>
          <w:p w14:paraId="142CB57A" w14:textId="77777777" w:rsidR="006A5048" w:rsidRPr="007A7D33" w:rsidRDefault="006A5048" w:rsidP="00CF44D8">
            <w:pPr>
              <w:tabs>
                <w:tab w:val="left" w:pos="900"/>
              </w:tabs>
              <w:spacing w:before="20" w:after="20"/>
              <w:jc w:val="center"/>
              <w:rPr>
                <w:sz w:val="24"/>
                <w:szCs w:val="24"/>
              </w:rPr>
            </w:pPr>
            <w:r w:rsidRPr="007A7D33">
              <w:rPr>
                <w:sz w:val="24"/>
                <w:szCs w:val="24"/>
              </w:rPr>
              <w:t>Recommended</w:t>
            </w:r>
            <w:r w:rsidRPr="007A7D33" w:rsidDel="00C60F86">
              <w:rPr>
                <w:sz w:val="24"/>
                <w:szCs w:val="24"/>
              </w:rPr>
              <w:t xml:space="preserve"> </w:t>
            </w:r>
            <w:r w:rsidRPr="007A7D33">
              <w:rPr>
                <w:sz w:val="24"/>
                <w:szCs w:val="24"/>
              </w:rPr>
              <w:t>Products</w:t>
            </w:r>
          </w:p>
        </w:tc>
      </w:tr>
      <w:tr w:rsidR="006A5048" w:rsidRPr="007A7D33" w14:paraId="2BC0C1F7" w14:textId="77777777" w:rsidTr="00CF44D8">
        <w:tc>
          <w:tcPr>
            <w:tcW w:w="2700" w:type="dxa"/>
          </w:tcPr>
          <w:p w14:paraId="73A5E18D" w14:textId="77777777" w:rsidR="006A5048" w:rsidRPr="007A7D33" w:rsidRDefault="006A5048" w:rsidP="00CF44D8">
            <w:pPr>
              <w:tabs>
                <w:tab w:val="left" w:pos="900"/>
              </w:tabs>
              <w:spacing w:before="20" w:after="20"/>
              <w:rPr>
                <w:sz w:val="24"/>
                <w:szCs w:val="24"/>
              </w:rPr>
            </w:pPr>
            <w:r w:rsidRPr="007A7D33">
              <w:rPr>
                <w:sz w:val="24"/>
                <w:szCs w:val="24"/>
              </w:rPr>
              <w:t>System Tools</w:t>
            </w:r>
          </w:p>
        </w:tc>
        <w:tc>
          <w:tcPr>
            <w:tcW w:w="6660" w:type="dxa"/>
          </w:tcPr>
          <w:p w14:paraId="3DCAE505"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lang w:eastAsia="zh-HK"/>
              </w:rPr>
              <w:t>Applications for viewing PDF documents and images</w:t>
            </w:r>
          </w:p>
        </w:tc>
      </w:tr>
      <w:tr w:rsidR="006A5048" w:rsidRPr="007A7D33" w14:paraId="5261C30D" w14:textId="77777777" w:rsidTr="00CF44D8">
        <w:tc>
          <w:tcPr>
            <w:tcW w:w="2700" w:type="dxa"/>
          </w:tcPr>
          <w:p w14:paraId="1CDDEFB5" w14:textId="77777777" w:rsidR="006A5048" w:rsidRPr="007A7D33" w:rsidRDefault="006A5048" w:rsidP="00CF44D8">
            <w:pPr>
              <w:tabs>
                <w:tab w:val="left" w:pos="900"/>
              </w:tabs>
              <w:spacing w:before="20" w:after="20"/>
              <w:rPr>
                <w:sz w:val="24"/>
                <w:szCs w:val="24"/>
              </w:rPr>
            </w:pPr>
            <w:r w:rsidRPr="007A7D33">
              <w:rPr>
                <w:sz w:val="24"/>
                <w:szCs w:val="24"/>
              </w:rPr>
              <w:t>Application Software</w:t>
            </w:r>
          </w:p>
        </w:tc>
        <w:tc>
          <w:tcPr>
            <w:tcW w:w="6660" w:type="dxa"/>
          </w:tcPr>
          <w:p w14:paraId="0941B778" w14:textId="77777777" w:rsidR="006A5048" w:rsidRPr="007A7D33" w:rsidRDefault="006A5048" w:rsidP="00C502EB">
            <w:pPr>
              <w:numPr>
                <w:ilvl w:val="0"/>
                <w:numId w:val="36"/>
              </w:numPr>
              <w:tabs>
                <w:tab w:val="clear" w:pos="720"/>
                <w:tab w:val="clear" w:pos="1000"/>
              </w:tabs>
              <w:spacing w:before="20" w:after="20"/>
              <w:ind w:left="432"/>
              <w:rPr>
                <w:sz w:val="24"/>
                <w:szCs w:val="24"/>
              </w:rPr>
            </w:pPr>
            <w:r w:rsidRPr="007A7D33">
              <w:rPr>
                <w:sz w:val="24"/>
                <w:szCs w:val="24"/>
              </w:rPr>
              <w:t>VPN client software</w:t>
            </w:r>
          </w:p>
          <w:p w14:paraId="3928195C" w14:textId="77777777" w:rsidR="006A5048" w:rsidRPr="007A7D33" w:rsidRDefault="006A5048" w:rsidP="00CF44D8">
            <w:pPr>
              <w:spacing w:before="20" w:after="20"/>
              <w:ind w:left="432"/>
              <w:rPr>
                <w:sz w:val="24"/>
                <w:szCs w:val="24"/>
              </w:rPr>
            </w:pPr>
          </w:p>
        </w:tc>
      </w:tr>
    </w:tbl>
    <w:p w14:paraId="0B84A164" w14:textId="77777777" w:rsidR="006A5048" w:rsidRPr="007A7D33" w:rsidRDefault="006A5048" w:rsidP="006A5048">
      <w:pPr>
        <w:pStyle w:val="BodyText2"/>
        <w:rPr>
          <w:sz w:val="24"/>
          <w:szCs w:val="24"/>
        </w:rPr>
      </w:pPr>
    </w:p>
    <w:p w14:paraId="7A3040BB" w14:textId="77777777" w:rsidR="006A5048" w:rsidRPr="006D30BC" w:rsidRDefault="006A5048" w:rsidP="006D30BC">
      <w:pPr>
        <w:pStyle w:val="Heading4"/>
        <w:pageBreakBefore/>
        <w:spacing w:line="360" w:lineRule="auto"/>
        <w:ind w:left="403" w:hanging="403"/>
        <w:rPr>
          <w:b/>
          <w:sz w:val="24"/>
          <w:szCs w:val="24"/>
          <w:lang w:eastAsia="zh-CN"/>
        </w:rPr>
      </w:pPr>
      <w:bookmarkStart w:id="185" w:name="_Toc251763605"/>
      <w:bookmarkStart w:id="186" w:name="_Toc251930728"/>
      <w:bookmarkStart w:id="187" w:name="_Toc92701784"/>
      <w:r w:rsidRPr="006D30BC">
        <w:rPr>
          <w:b/>
          <w:sz w:val="24"/>
          <w:szCs w:val="24"/>
          <w:lang w:eastAsia="zh-CN"/>
        </w:rPr>
        <w:lastRenderedPageBreak/>
        <w:t>Data Backup and Recovery</w:t>
      </w:r>
      <w:bookmarkEnd w:id="185"/>
      <w:bookmarkEnd w:id="186"/>
      <w:bookmarkEnd w:id="187"/>
    </w:p>
    <w:p w14:paraId="28304A1C" w14:textId="77777777" w:rsidR="006A5048" w:rsidRPr="007A7D33" w:rsidRDefault="006A5048" w:rsidP="006A5048">
      <w:pPr>
        <w:pStyle w:val="BodyText2"/>
        <w:rPr>
          <w:sz w:val="24"/>
          <w:szCs w:val="24"/>
        </w:rPr>
      </w:pPr>
    </w:p>
    <w:p w14:paraId="5F97D788" w14:textId="77777777" w:rsidR="006A5048" w:rsidRPr="007A7D33" w:rsidRDefault="006A5048" w:rsidP="006D30BC">
      <w:pPr>
        <w:pStyle w:val="BodyText2"/>
        <w:ind w:left="0" w:firstLine="0"/>
        <w:rPr>
          <w:sz w:val="24"/>
          <w:szCs w:val="24"/>
          <w:lang w:eastAsia="zh-HK"/>
        </w:rPr>
      </w:pPr>
      <w:r w:rsidRPr="007A7D33">
        <w:rPr>
          <w:sz w:val="24"/>
          <w:szCs w:val="24"/>
          <w:lang w:eastAsia="zh-HK"/>
        </w:rPr>
        <w:t>The system will be regularly backed up. The backup media will be used for recovering the system if data corruption occurs due to disk failure, system errors.</w:t>
      </w:r>
    </w:p>
    <w:p w14:paraId="5F34618F" w14:textId="77777777" w:rsidR="006A5048" w:rsidRPr="007A7D33" w:rsidRDefault="006A5048" w:rsidP="006D30BC">
      <w:pPr>
        <w:pStyle w:val="BodyText2"/>
        <w:ind w:left="0" w:firstLine="0"/>
        <w:rPr>
          <w:sz w:val="24"/>
          <w:szCs w:val="24"/>
          <w:lang w:eastAsia="zh-HK"/>
        </w:rPr>
      </w:pPr>
    </w:p>
    <w:p w14:paraId="778F8D07" w14:textId="77777777" w:rsidR="006A5048" w:rsidRPr="007A7D33" w:rsidRDefault="006A5048" w:rsidP="006D30BC">
      <w:pPr>
        <w:pStyle w:val="BodyText2"/>
        <w:ind w:left="0" w:firstLine="0"/>
        <w:rPr>
          <w:sz w:val="24"/>
          <w:szCs w:val="24"/>
          <w:lang w:eastAsia="zh-HK"/>
        </w:rPr>
      </w:pPr>
      <w:r w:rsidRPr="007A7D33">
        <w:rPr>
          <w:sz w:val="24"/>
          <w:szCs w:val="24"/>
          <w:lang w:eastAsia="zh-HK"/>
        </w:rPr>
        <w:t>Backup facilities will be customized to automatically execute the backup process at scheduled time. Restore facilities in accordance with the backup methods will also be provided.</w:t>
      </w:r>
    </w:p>
    <w:p w14:paraId="59223CD4" w14:textId="77777777" w:rsidR="006A5048" w:rsidRPr="007A7D33" w:rsidRDefault="006A5048" w:rsidP="006D30BC">
      <w:pPr>
        <w:pStyle w:val="BodyText2"/>
        <w:ind w:left="0" w:firstLine="0"/>
        <w:rPr>
          <w:sz w:val="24"/>
          <w:szCs w:val="24"/>
          <w:lang w:eastAsia="zh-HK"/>
        </w:rPr>
      </w:pPr>
    </w:p>
    <w:p w14:paraId="11847174" w14:textId="77777777" w:rsidR="006A5048" w:rsidRPr="007A7D33" w:rsidRDefault="006A5048" w:rsidP="006D30BC">
      <w:pPr>
        <w:pStyle w:val="BodyText2"/>
        <w:ind w:left="0" w:firstLine="0"/>
        <w:rPr>
          <w:sz w:val="24"/>
          <w:szCs w:val="24"/>
          <w:lang w:eastAsia="zh-HK"/>
        </w:rPr>
      </w:pPr>
      <w:r w:rsidRPr="007A7D33">
        <w:rPr>
          <w:sz w:val="24"/>
          <w:szCs w:val="24"/>
          <w:lang w:eastAsia="zh-HK"/>
        </w:rPr>
        <w:t>Backup tapes will be used for storage of the backup data, application and system configurations. Upon completion of each backup process, a set of backup tapes will be produced. The backup tapes will be transferred twice a week to the DR site for offsite storage, while the oldest generation of the backup tapes will be transferred back to the DMS production site in preparation for the next backup process. Regular schedule on the transfer of the backup tapes will be agreed with the EMSTF Kowloon Bay Data Centre and the DR Site to maintain a smooth flow of the DMS backup tapes.</w:t>
      </w:r>
    </w:p>
    <w:p w14:paraId="210119DA" w14:textId="77777777" w:rsidR="006A5048" w:rsidRPr="007A7D33" w:rsidRDefault="006A5048" w:rsidP="006A5048">
      <w:pPr>
        <w:pStyle w:val="BodyText2"/>
        <w:rPr>
          <w:sz w:val="24"/>
          <w:szCs w:val="24"/>
        </w:rPr>
      </w:pPr>
    </w:p>
    <w:p w14:paraId="42498834" w14:textId="77777777" w:rsidR="006A5048" w:rsidRPr="007A7D33" w:rsidRDefault="006A5048" w:rsidP="006A5048">
      <w:pPr>
        <w:pStyle w:val="BodyText2"/>
        <w:rPr>
          <w:sz w:val="24"/>
          <w:szCs w:val="24"/>
        </w:rPr>
      </w:pPr>
      <w:r w:rsidRPr="007A7D33">
        <w:rPr>
          <w:sz w:val="24"/>
          <w:szCs w:val="24"/>
        </w:rPr>
        <w:t>The DMS backup plan is recommended as follows:</w:t>
      </w:r>
    </w:p>
    <w:p w14:paraId="19FAFBB9" w14:textId="77777777" w:rsidR="006A5048" w:rsidRPr="007A7D33" w:rsidRDefault="006A5048" w:rsidP="006A5048">
      <w:pPr>
        <w:pStyle w:val="BodyText2"/>
        <w:rPr>
          <w:sz w:val="24"/>
          <w:szCs w:val="24"/>
        </w:rPr>
      </w:pPr>
    </w:p>
    <w:tbl>
      <w:tblPr>
        <w:tblW w:w="0" w:type="auto"/>
        <w:tblInd w:w="288" w:type="dxa"/>
        <w:tblLook w:val="0000" w:firstRow="0" w:lastRow="0" w:firstColumn="0" w:lastColumn="0" w:noHBand="0" w:noVBand="0"/>
      </w:tblPr>
      <w:tblGrid>
        <w:gridCol w:w="1610"/>
        <w:gridCol w:w="7419"/>
      </w:tblGrid>
      <w:tr w:rsidR="006A5048" w:rsidRPr="007A7D33" w14:paraId="4F7C7539" w14:textId="77777777" w:rsidTr="00CF44D8">
        <w:trPr>
          <w:tblHeader/>
        </w:trPr>
        <w:tc>
          <w:tcPr>
            <w:tcW w:w="1620" w:type="dxa"/>
          </w:tcPr>
          <w:p w14:paraId="4C97B0F6" w14:textId="77777777" w:rsidR="006A5048" w:rsidRPr="007A7D33" w:rsidRDefault="006A5048" w:rsidP="00CF44D8">
            <w:pPr>
              <w:pStyle w:val="BodyText"/>
              <w:tabs>
                <w:tab w:val="left" w:pos="900"/>
              </w:tabs>
              <w:rPr>
                <w:i/>
                <w:iCs/>
                <w:sz w:val="24"/>
                <w:szCs w:val="24"/>
                <w:u w:val="single"/>
              </w:rPr>
            </w:pPr>
            <w:r w:rsidRPr="007A7D33">
              <w:rPr>
                <w:i/>
                <w:iCs/>
                <w:sz w:val="24"/>
                <w:szCs w:val="24"/>
                <w:u w:val="single"/>
              </w:rPr>
              <w:t>Backup Type</w:t>
            </w:r>
          </w:p>
        </w:tc>
        <w:tc>
          <w:tcPr>
            <w:tcW w:w="7625" w:type="dxa"/>
          </w:tcPr>
          <w:p w14:paraId="726CB584" w14:textId="77777777" w:rsidR="006A5048" w:rsidRPr="007A7D33" w:rsidRDefault="006A5048" w:rsidP="00CF44D8">
            <w:pPr>
              <w:pStyle w:val="BodyText"/>
              <w:tabs>
                <w:tab w:val="left" w:pos="900"/>
              </w:tabs>
              <w:rPr>
                <w:i/>
                <w:iCs/>
                <w:sz w:val="24"/>
                <w:szCs w:val="24"/>
                <w:u w:val="single"/>
              </w:rPr>
            </w:pPr>
            <w:r w:rsidRPr="007A7D33">
              <w:rPr>
                <w:i/>
                <w:iCs/>
                <w:sz w:val="24"/>
                <w:szCs w:val="24"/>
                <w:u w:val="single"/>
              </w:rPr>
              <w:t>Backup Arrangement</w:t>
            </w:r>
          </w:p>
        </w:tc>
      </w:tr>
      <w:tr w:rsidR="006A5048" w:rsidRPr="007A7D33" w14:paraId="250B86FA" w14:textId="77777777" w:rsidTr="00CF44D8">
        <w:tc>
          <w:tcPr>
            <w:tcW w:w="1620" w:type="dxa"/>
          </w:tcPr>
          <w:p w14:paraId="74A9F7AD" w14:textId="77777777" w:rsidR="006A5048" w:rsidRPr="007A7D33" w:rsidRDefault="006A5048" w:rsidP="00CF44D8">
            <w:pPr>
              <w:pStyle w:val="BodyText"/>
              <w:tabs>
                <w:tab w:val="left" w:pos="900"/>
              </w:tabs>
              <w:rPr>
                <w:sz w:val="24"/>
                <w:szCs w:val="24"/>
              </w:rPr>
            </w:pPr>
            <w:r w:rsidRPr="007A7D33">
              <w:rPr>
                <w:sz w:val="24"/>
                <w:szCs w:val="24"/>
              </w:rPr>
              <w:t>Data</w:t>
            </w:r>
          </w:p>
        </w:tc>
        <w:tc>
          <w:tcPr>
            <w:tcW w:w="7625" w:type="dxa"/>
          </w:tcPr>
          <w:p w14:paraId="378F9E3C"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t>Daily incremental backup of the database and documents will be done;</w:t>
            </w:r>
          </w:p>
          <w:p w14:paraId="1BB63D57"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t>Weekly full backup of the database and documents will be done;</w:t>
            </w:r>
          </w:p>
          <w:p w14:paraId="395BE868"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t>One set of backup tapes will be transferred to off-site storage location twice a week;</w:t>
            </w:r>
          </w:p>
          <w:p w14:paraId="15EFA14B"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lastRenderedPageBreak/>
              <w:t>A one-week backup cycle (7 days) will be maintained and a total of 10 tapes (4 tapes for weekly full backup and 6 tapes for daily incremental backup) shall be required.</w:t>
            </w:r>
          </w:p>
        </w:tc>
      </w:tr>
      <w:tr w:rsidR="006A5048" w:rsidRPr="007A7D33" w14:paraId="68E08448" w14:textId="77777777" w:rsidTr="00CF44D8">
        <w:tc>
          <w:tcPr>
            <w:tcW w:w="1620" w:type="dxa"/>
          </w:tcPr>
          <w:p w14:paraId="4645D84C" w14:textId="77777777" w:rsidR="006A5048" w:rsidRPr="007A7D33" w:rsidRDefault="006A5048" w:rsidP="00CF44D8">
            <w:pPr>
              <w:pStyle w:val="BodyText"/>
              <w:tabs>
                <w:tab w:val="left" w:pos="900"/>
              </w:tabs>
              <w:rPr>
                <w:sz w:val="24"/>
                <w:szCs w:val="24"/>
              </w:rPr>
            </w:pPr>
            <w:r w:rsidRPr="007A7D33">
              <w:rPr>
                <w:sz w:val="24"/>
                <w:szCs w:val="24"/>
              </w:rPr>
              <w:lastRenderedPageBreak/>
              <w:t>Application / System</w:t>
            </w:r>
          </w:p>
        </w:tc>
        <w:tc>
          <w:tcPr>
            <w:tcW w:w="7625" w:type="dxa"/>
          </w:tcPr>
          <w:p w14:paraId="0087AD49"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t>Weekly full backup of the system / application will be done. In addition, ad-hoc backup will also be performed after major system and/or application configuration change;</w:t>
            </w:r>
          </w:p>
          <w:p w14:paraId="700F7C8B"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t>One set of backup tapes will be transferred to off-site storage;</w:t>
            </w:r>
          </w:p>
          <w:p w14:paraId="1D29D517" w14:textId="77777777" w:rsidR="006A5048" w:rsidRPr="007A7D33" w:rsidRDefault="006A5048" w:rsidP="00C502EB">
            <w:pPr>
              <w:pStyle w:val="BodyText"/>
              <w:numPr>
                <w:ilvl w:val="0"/>
                <w:numId w:val="18"/>
              </w:numPr>
              <w:tabs>
                <w:tab w:val="clear" w:pos="360"/>
                <w:tab w:val="clear" w:pos="1000"/>
                <w:tab w:val="clear" w:pos="1145"/>
                <w:tab w:val="num" w:pos="432"/>
              </w:tabs>
              <w:spacing w:before="60" w:after="60"/>
              <w:ind w:left="760"/>
              <w:jc w:val="left"/>
              <w:rPr>
                <w:sz w:val="24"/>
                <w:szCs w:val="24"/>
              </w:rPr>
            </w:pPr>
            <w:r w:rsidRPr="007A7D33">
              <w:rPr>
                <w:sz w:val="24"/>
                <w:szCs w:val="24"/>
              </w:rPr>
              <w:t>A three-week backup cycle will be maintained and a total of 9 tapes (3 tapes each week in a three-week cycle for system backup of application server, database server and development server) shall be required.</w:t>
            </w:r>
          </w:p>
        </w:tc>
      </w:tr>
    </w:tbl>
    <w:p w14:paraId="083FAF74" w14:textId="77777777" w:rsidR="006A5048" w:rsidRPr="007A7D33" w:rsidRDefault="006A5048" w:rsidP="006D30BC">
      <w:pPr>
        <w:pStyle w:val="BodyText2"/>
        <w:rPr>
          <w:sz w:val="24"/>
          <w:szCs w:val="24"/>
        </w:rPr>
      </w:pPr>
      <w:bookmarkStart w:id="188" w:name="_Toc251763606"/>
    </w:p>
    <w:p w14:paraId="0E3A9AD5" w14:textId="77777777" w:rsidR="006A5048" w:rsidRPr="00515624" w:rsidRDefault="006A5048" w:rsidP="00515624">
      <w:pPr>
        <w:pStyle w:val="Heading4"/>
        <w:pageBreakBefore/>
        <w:spacing w:line="360" w:lineRule="auto"/>
        <w:ind w:left="403" w:hanging="403"/>
        <w:rPr>
          <w:b/>
          <w:sz w:val="24"/>
          <w:szCs w:val="24"/>
          <w:lang w:eastAsia="zh-CN"/>
        </w:rPr>
      </w:pPr>
      <w:bookmarkStart w:id="189" w:name="_Toc251930729"/>
      <w:bookmarkStart w:id="190" w:name="_Toc92701785"/>
      <w:r w:rsidRPr="00515624">
        <w:rPr>
          <w:b/>
          <w:sz w:val="24"/>
          <w:szCs w:val="24"/>
          <w:lang w:eastAsia="zh-CN"/>
        </w:rPr>
        <w:lastRenderedPageBreak/>
        <w:t>Disaster Recovery</w:t>
      </w:r>
      <w:bookmarkEnd w:id="188"/>
      <w:bookmarkEnd w:id="189"/>
      <w:bookmarkEnd w:id="190"/>
    </w:p>
    <w:p w14:paraId="79529EDD" w14:textId="77777777" w:rsidR="006A5048" w:rsidRPr="007A7D33" w:rsidRDefault="006A5048" w:rsidP="006A5048">
      <w:pPr>
        <w:pStyle w:val="BodyText2"/>
        <w:rPr>
          <w:sz w:val="24"/>
          <w:szCs w:val="24"/>
        </w:rPr>
      </w:pPr>
    </w:p>
    <w:p w14:paraId="71A57B0B" w14:textId="77777777" w:rsidR="006A5048" w:rsidRPr="007A7D33" w:rsidRDefault="006A5048" w:rsidP="00515624">
      <w:pPr>
        <w:pStyle w:val="BodyText2"/>
        <w:ind w:left="0" w:firstLine="0"/>
        <w:rPr>
          <w:sz w:val="24"/>
          <w:szCs w:val="24"/>
          <w:lang w:eastAsia="zh-HK"/>
        </w:rPr>
      </w:pPr>
      <w:r w:rsidRPr="007A7D33">
        <w:rPr>
          <w:sz w:val="24"/>
          <w:szCs w:val="24"/>
          <w:lang w:eastAsia="zh-HK"/>
        </w:rPr>
        <w:t>Disaster recovery (DR) is required in order to prevent structural destruction to production which will introduce severe service interruption and data loss.</w:t>
      </w:r>
    </w:p>
    <w:p w14:paraId="746E5173" w14:textId="77777777" w:rsidR="006A5048" w:rsidRPr="007A7D33" w:rsidRDefault="006A5048" w:rsidP="00515624">
      <w:pPr>
        <w:pStyle w:val="BodyText2"/>
        <w:ind w:left="0" w:firstLine="0"/>
        <w:rPr>
          <w:sz w:val="24"/>
          <w:szCs w:val="24"/>
          <w:lang w:eastAsia="zh-HK"/>
        </w:rPr>
      </w:pPr>
    </w:p>
    <w:p w14:paraId="47379DBE" w14:textId="77777777" w:rsidR="006A5048" w:rsidRPr="007A7D33" w:rsidRDefault="006A5048" w:rsidP="00515624">
      <w:pPr>
        <w:pStyle w:val="BodyText2"/>
        <w:ind w:left="0" w:firstLine="0"/>
        <w:rPr>
          <w:sz w:val="24"/>
          <w:szCs w:val="24"/>
          <w:lang w:eastAsia="zh-HK"/>
        </w:rPr>
      </w:pPr>
      <w:r w:rsidRPr="007A7D33">
        <w:rPr>
          <w:sz w:val="24"/>
          <w:szCs w:val="24"/>
          <w:lang w:eastAsia="zh-HK"/>
        </w:rPr>
        <w:t xml:space="preserve">If the primary data centre becomes non-operational (subject to DR management team decision), the core DMS operations, namely the database functions, business applications will be switched to the DR site. </w:t>
      </w:r>
    </w:p>
    <w:p w14:paraId="3BAB4A54" w14:textId="77777777" w:rsidR="006A5048" w:rsidRPr="007A7D33" w:rsidRDefault="006A5048" w:rsidP="00515624">
      <w:pPr>
        <w:pStyle w:val="BodyText2"/>
        <w:ind w:left="0" w:firstLine="0"/>
        <w:rPr>
          <w:sz w:val="24"/>
          <w:szCs w:val="24"/>
          <w:lang w:eastAsia="zh-HK"/>
        </w:rPr>
      </w:pPr>
    </w:p>
    <w:p w14:paraId="354F5D38" w14:textId="77777777" w:rsidR="006A5048" w:rsidRPr="007A7D33" w:rsidRDefault="006A5048" w:rsidP="00515624">
      <w:pPr>
        <w:pStyle w:val="BodyText2"/>
        <w:ind w:left="0" w:firstLine="0"/>
        <w:rPr>
          <w:sz w:val="24"/>
          <w:szCs w:val="24"/>
          <w:lang w:eastAsia="zh-HK"/>
        </w:rPr>
      </w:pPr>
      <w:r w:rsidRPr="007A7D33">
        <w:rPr>
          <w:sz w:val="24"/>
          <w:szCs w:val="24"/>
          <w:lang w:eastAsia="zh-HK"/>
        </w:rPr>
        <w:t>It is recommended to implement a DR site that has the functions provided as a cold-standby, i.e. when disaster strikes, the servers and system/application software is to be setup after declaration of DR, and the latest backup tapes will be used to restore data and/or software to the DR servers so that operations can be resumed. The DR site will be equipped with servers of similar configurations to that of the production servers, possibly with smaller processing capacity but sufficient disk storage. In case EMSD DN is out of service, mobile and home remote connections to the DR site will not be provided, as there is no VPN setup in the site. It is suggested that users to use offline mode for inspection data entry during the DR period.</w:t>
      </w:r>
    </w:p>
    <w:p w14:paraId="40B80BFA" w14:textId="77777777" w:rsidR="006A5048" w:rsidRPr="007A7D33" w:rsidRDefault="006A5048" w:rsidP="00515624">
      <w:pPr>
        <w:pStyle w:val="BodyText2"/>
        <w:ind w:left="0" w:firstLine="0"/>
        <w:rPr>
          <w:sz w:val="24"/>
          <w:szCs w:val="24"/>
          <w:lang w:eastAsia="zh-HK"/>
        </w:rPr>
      </w:pPr>
    </w:p>
    <w:p w14:paraId="6FB05F77" w14:textId="77777777" w:rsidR="006A5048" w:rsidRPr="007A7D33" w:rsidRDefault="006A5048" w:rsidP="00515624">
      <w:pPr>
        <w:pStyle w:val="BodyText2"/>
        <w:ind w:left="0" w:firstLine="0"/>
        <w:rPr>
          <w:sz w:val="24"/>
          <w:szCs w:val="24"/>
          <w:lang w:eastAsia="zh-HK"/>
        </w:rPr>
      </w:pPr>
      <w:r w:rsidRPr="007A7D33">
        <w:rPr>
          <w:sz w:val="24"/>
          <w:szCs w:val="24"/>
          <w:lang w:eastAsia="zh-HK"/>
        </w:rPr>
        <w:t xml:space="preserve">DMS in the DR site will retain the workflow related functions as well as case related data in the DMS environment. </w:t>
      </w:r>
    </w:p>
    <w:p w14:paraId="5C4B5CC7" w14:textId="77777777" w:rsidR="006A5048" w:rsidRPr="007A7D33" w:rsidRDefault="006A5048" w:rsidP="006A5048">
      <w:pPr>
        <w:pStyle w:val="BodyText2"/>
        <w:rPr>
          <w:sz w:val="24"/>
          <w:szCs w:val="24"/>
        </w:rPr>
      </w:pPr>
    </w:p>
    <w:p w14:paraId="52332492" w14:textId="77777777" w:rsidR="006A5048" w:rsidRPr="007A7D33" w:rsidRDefault="006A5048" w:rsidP="00515624">
      <w:pPr>
        <w:pStyle w:val="BodyText2"/>
        <w:ind w:left="0" w:firstLine="0"/>
        <w:rPr>
          <w:sz w:val="24"/>
          <w:szCs w:val="24"/>
          <w:lang w:eastAsia="zh-HK"/>
        </w:rPr>
      </w:pPr>
      <w:r w:rsidRPr="007A7D33">
        <w:rPr>
          <w:sz w:val="24"/>
          <w:szCs w:val="24"/>
        </w:rPr>
        <w:lastRenderedPageBreak/>
        <w:t xml:space="preserve">For </w:t>
      </w:r>
      <w:r w:rsidRPr="007A7D33">
        <w:rPr>
          <w:sz w:val="24"/>
          <w:szCs w:val="24"/>
          <w:lang w:eastAsia="zh-HK"/>
        </w:rPr>
        <w:t>DR situation with DN connection, DMS users can access the DMS DR Servers via GNET connection. For DR situation without DNS connection, DMS users need to go to DR site to access the DMS DR Server.</w:t>
      </w:r>
    </w:p>
    <w:p w14:paraId="0F0ECC8F" w14:textId="77777777" w:rsidR="006A5048" w:rsidRPr="007A7D33" w:rsidRDefault="006A5048" w:rsidP="00515624">
      <w:pPr>
        <w:pStyle w:val="BodyText2"/>
        <w:ind w:left="0" w:firstLine="0"/>
        <w:rPr>
          <w:sz w:val="24"/>
          <w:szCs w:val="24"/>
          <w:lang w:eastAsia="zh-HK"/>
        </w:rPr>
      </w:pPr>
    </w:p>
    <w:p w14:paraId="45CA436B" w14:textId="77777777" w:rsidR="006A5048" w:rsidRPr="007A7D33" w:rsidRDefault="006A5048" w:rsidP="00515624">
      <w:pPr>
        <w:pStyle w:val="BodyText2"/>
        <w:ind w:left="0" w:firstLine="0"/>
        <w:rPr>
          <w:sz w:val="24"/>
          <w:szCs w:val="24"/>
          <w:lang w:eastAsia="zh-HK"/>
        </w:rPr>
      </w:pPr>
      <w:r w:rsidRPr="007A7D33">
        <w:rPr>
          <w:sz w:val="24"/>
          <w:szCs w:val="24"/>
          <w:lang w:eastAsia="zh-HK"/>
        </w:rPr>
        <w:t>In case of DR, a DR management team and a DR working team will be setup. The DR management team is responsible for decisions on DR issues and the control and monitoring of the DR environment setup, while the DR working team will be responsible for the operations of the setting up the DR environment.</w:t>
      </w:r>
    </w:p>
    <w:p w14:paraId="7B8945EC" w14:textId="77777777" w:rsidR="006A5048" w:rsidRPr="007A7D33" w:rsidRDefault="006A5048" w:rsidP="006A5048">
      <w:pPr>
        <w:pStyle w:val="BodyText2"/>
        <w:rPr>
          <w:sz w:val="24"/>
          <w:szCs w:val="24"/>
        </w:rPr>
      </w:pPr>
    </w:p>
    <w:p w14:paraId="5C4C57B5" w14:textId="77777777" w:rsidR="006A5048" w:rsidRPr="007A7D33" w:rsidRDefault="006A5048" w:rsidP="006A5048">
      <w:pPr>
        <w:pStyle w:val="BodyText2"/>
        <w:rPr>
          <w:sz w:val="24"/>
          <w:szCs w:val="24"/>
        </w:rPr>
      </w:pPr>
      <w:r w:rsidRPr="007A7D33">
        <w:rPr>
          <w:sz w:val="24"/>
          <w:szCs w:val="24"/>
        </w:rPr>
        <w:t>The following list shows the major steps that need to be performed in case of disaster:</w:t>
      </w:r>
    </w:p>
    <w:p w14:paraId="77CDA706"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 xml:space="preserve">The DR management team will escalate to senior management of EEO for announcement of DR initiation and formation of the disaster recovery working team. The maintenance team will always be consulted before the declaration of a disaster situation. </w:t>
      </w:r>
    </w:p>
    <w:p w14:paraId="278D7D14"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Restore/Verify the operating systems and application software to the DR servers;</w:t>
      </w:r>
    </w:p>
    <w:p w14:paraId="7A043151"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Configure/Verify the operating systems and database systems of all servers for the DR environment;</w:t>
      </w:r>
    </w:p>
    <w:p w14:paraId="0DE4F474"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Restore backup data to the DR servers;</w:t>
      </w:r>
    </w:p>
    <w:p w14:paraId="2382BBB7"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Restore/Verify client workstations software, to the networked client workstations at the DR Site for accessing the recovered server systems.</w:t>
      </w:r>
    </w:p>
    <w:p w14:paraId="69683072"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Configure/Verify client workstations software to the networked client workstations at the office and/or home office, and the mobile devices for accessing the recovered server systems.</w:t>
      </w:r>
    </w:p>
    <w:p w14:paraId="5D1784DE"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Resume the operation.</w:t>
      </w:r>
    </w:p>
    <w:p w14:paraId="6A51115C"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For Internet platform, manual operation is required to upload the export files from DMS to CIG. In case no connection is available from DR site to CIG, physical delivery of the files would be adopted.</w:t>
      </w:r>
    </w:p>
    <w:p w14:paraId="4313F906" w14:textId="77777777" w:rsidR="006A5048" w:rsidRPr="007A7D33" w:rsidRDefault="006A5048" w:rsidP="00C502EB">
      <w:pPr>
        <w:pStyle w:val="BodyText2"/>
        <w:numPr>
          <w:ilvl w:val="0"/>
          <w:numId w:val="33"/>
        </w:numPr>
        <w:tabs>
          <w:tab w:val="clear" w:pos="1000"/>
        </w:tabs>
        <w:spacing w:after="0" w:line="240" w:lineRule="auto"/>
        <w:ind w:left="720" w:hanging="360"/>
        <w:jc w:val="both"/>
        <w:rPr>
          <w:sz w:val="24"/>
          <w:szCs w:val="24"/>
        </w:rPr>
      </w:pPr>
      <w:r w:rsidRPr="007A7D33">
        <w:rPr>
          <w:sz w:val="24"/>
          <w:szCs w:val="24"/>
        </w:rPr>
        <w:t>For WBRS, if no connection is available between WBRS and DMS DR site, WBRS can still accept public application, with the following limitations:</w:t>
      </w:r>
    </w:p>
    <w:p w14:paraId="704525A8" w14:textId="77777777" w:rsidR="006A5048" w:rsidRPr="007A7D33" w:rsidRDefault="006A5048" w:rsidP="00C502EB">
      <w:pPr>
        <w:pStyle w:val="BodyText2"/>
        <w:numPr>
          <w:ilvl w:val="1"/>
          <w:numId w:val="33"/>
        </w:numPr>
        <w:tabs>
          <w:tab w:val="clear" w:pos="1000"/>
        </w:tabs>
        <w:spacing w:after="0" w:line="240" w:lineRule="auto"/>
        <w:jc w:val="both"/>
        <w:rPr>
          <w:sz w:val="24"/>
          <w:szCs w:val="24"/>
        </w:rPr>
      </w:pPr>
      <w:r w:rsidRPr="007A7D33">
        <w:rPr>
          <w:sz w:val="24"/>
          <w:szCs w:val="24"/>
        </w:rPr>
        <w:t>no real-time validation is available</w:t>
      </w:r>
    </w:p>
    <w:p w14:paraId="27C28D00" w14:textId="77777777" w:rsidR="006A5048" w:rsidRPr="007A7D33" w:rsidRDefault="006A5048" w:rsidP="00C502EB">
      <w:pPr>
        <w:pStyle w:val="BodyText2"/>
        <w:numPr>
          <w:ilvl w:val="1"/>
          <w:numId w:val="33"/>
        </w:numPr>
        <w:tabs>
          <w:tab w:val="clear" w:pos="1000"/>
        </w:tabs>
        <w:spacing w:after="0" w:line="240" w:lineRule="auto"/>
        <w:jc w:val="both"/>
        <w:rPr>
          <w:sz w:val="24"/>
          <w:szCs w:val="24"/>
        </w:rPr>
      </w:pPr>
      <w:r w:rsidRPr="007A7D33">
        <w:rPr>
          <w:sz w:val="24"/>
          <w:szCs w:val="24"/>
        </w:rPr>
        <w:t>application data cannot be passed to DMS instantly</w:t>
      </w:r>
    </w:p>
    <w:p w14:paraId="6DA81349" w14:textId="77777777" w:rsidR="006A5048" w:rsidRPr="007A7D33" w:rsidRDefault="006A5048" w:rsidP="00C502EB">
      <w:pPr>
        <w:pStyle w:val="BodyText2"/>
        <w:numPr>
          <w:ilvl w:val="1"/>
          <w:numId w:val="33"/>
        </w:numPr>
        <w:tabs>
          <w:tab w:val="clear" w:pos="1000"/>
        </w:tabs>
        <w:spacing w:after="0" w:line="240" w:lineRule="auto"/>
        <w:jc w:val="both"/>
        <w:rPr>
          <w:sz w:val="24"/>
          <w:szCs w:val="24"/>
        </w:rPr>
      </w:pPr>
      <w:r w:rsidRPr="007A7D33">
        <w:rPr>
          <w:sz w:val="24"/>
          <w:szCs w:val="24"/>
        </w:rPr>
        <w:t>no up-to-date enquiry is available</w:t>
      </w:r>
    </w:p>
    <w:p w14:paraId="63F8D300" w14:textId="77777777" w:rsidR="006A5048" w:rsidRPr="007A7D33" w:rsidRDefault="006A5048" w:rsidP="00C502EB">
      <w:pPr>
        <w:pStyle w:val="BodyText2"/>
        <w:numPr>
          <w:ilvl w:val="1"/>
          <w:numId w:val="33"/>
        </w:numPr>
        <w:tabs>
          <w:tab w:val="clear" w:pos="1000"/>
        </w:tabs>
        <w:spacing w:after="0" w:line="240" w:lineRule="auto"/>
        <w:jc w:val="both"/>
        <w:rPr>
          <w:sz w:val="24"/>
          <w:szCs w:val="24"/>
        </w:rPr>
      </w:pPr>
      <w:r w:rsidRPr="007A7D33">
        <w:rPr>
          <w:sz w:val="24"/>
          <w:szCs w:val="24"/>
        </w:rPr>
        <w:t>no information can be provided from DMS (inbox message, notification, application status)</w:t>
      </w:r>
    </w:p>
    <w:p w14:paraId="5BC38E06" w14:textId="77777777" w:rsidR="006A5048" w:rsidRPr="007A7D33" w:rsidRDefault="006A5048" w:rsidP="006A5048">
      <w:pPr>
        <w:pStyle w:val="BodyText2"/>
        <w:rPr>
          <w:sz w:val="24"/>
          <w:szCs w:val="24"/>
        </w:rPr>
      </w:pPr>
    </w:p>
    <w:p w14:paraId="782C7303" w14:textId="77777777" w:rsidR="006A5048" w:rsidRPr="00515624" w:rsidRDefault="006A5048" w:rsidP="00515624">
      <w:pPr>
        <w:pStyle w:val="Heading5"/>
        <w:pageBreakBefore/>
        <w:ind w:left="403" w:hanging="403"/>
        <w:rPr>
          <w:b/>
          <w:bCs/>
          <w:sz w:val="24"/>
          <w:szCs w:val="24"/>
        </w:rPr>
      </w:pPr>
      <w:bookmarkStart w:id="191" w:name="_Toc92701786"/>
      <w:r w:rsidRPr="00515624">
        <w:rPr>
          <w:b/>
          <w:bCs/>
          <w:sz w:val="24"/>
          <w:szCs w:val="24"/>
        </w:rPr>
        <w:lastRenderedPageBreak/>
        <w:t>Disaster Recovery Facilities</w:t>
      </w:r>
      <w:bookmarkEnd w:id="191"/>
    </w:p>
    <w:p w14:paraId="5C453D70" w14:textId="77777777" w:rsidR="006A5048" w:rsidRPr="007A7D33" w:rsidRDefault="006A5048" w:rsidP="00515624">
      <w:pPr>
        <w:pStyle w:val="BodyText2"/>
        <w:ind w:left="0" w:firstLine="0"/>
        <w:rPr>
          <w:sz w:val="24"/>
          <w:szCs w:val="24"/>
          <w:lang w:eastAsia="zh-HK"/>
        </w:rPr>
      </w:pPr>
    </w:p>
    <w:p w14:paraId="6752DB8F" w14:textId="77777777" w:rsidR="006A5048" w:rsidRPr="007A7D33" w:rsidRDefault="006A5048" w:rsidP="00515624">
      <w:pPr>
        <w:pStyle w:val="BodyText2"/>
        <w:ind w:left="0" w:firstLine="0"/>
        <w:rPr>
          <w:sz w:val="24"/>
          <w:szCs w:val="24"/>
          <w:lang w:eastAsia="zh-HK"/>
        </w:rPr>
      </w:pPr>
      <w:r w:rsidRPr="007A7D33">
        <w:rPr>
          <w:sz w:val="24"/>
          <w:szCs w:val="24"/>
          <w:lang w:eastAsia="zh-HK"/>
        </w:rPr>
        <w:t>The recommended configuration for the DR server is listed as follows for reference. Models with equal or better performance can also be considered.</w:t>
      </w:r>
    </w:p>
    <w:p w14:paraId="70BDF009" w14:textId="77777777" w:rsidR="006A5048" w:rsidRPr="007A7D33" w:rsidRDefault="006A5048" w:rsidP="006A5048">
      <w:pPr>
        <w:pStyle w:val="BodyText2"/>
        <w:rPr>
          <w:sz w:val="24"/>
          <w:szCs w:val="24"/>
        </w:rPr>
      </w:pPr>
    </w:p>
    <w:p w14:paraId="41AE8979" w14:textId="77777777" w:rsidR="006A5048" w:rsidRPr="00515624" w:rsidRDefault="006A5048" w:rsidP="00515624">
      <w:pPr>
        <w:pStyle w:val="Heading6"/>
        <w:ind w:left="403" w:hanging="403"/>
        <w:rPr>
          <w:b/>
          <w:bCs/>
          <w:i w:val="0"/>
          <w:iCs/>
          <w:sz w:val="24"/>
          <w:szCs w:val="24"/>
          <w:lang w:eastAsia="zh-CN"/>
        </w:rPr>
      </w:pPr>
      <w:r w:rsidRPr="00515624">
        <w:rPr>
          <w:b/>
          <w:bCs/>
          <w:i w:val="0"/>
          <w:iCs/>
          <w:sz w:val="24"/>
          <w:szCs w:val="24"/>
          <w:lang w:eastAsia="zh-CN"/>
        </w:rPr>
        <w:t>Web / Application / Database</w:t>
      </w:r>
    </w:p>
    <w:p w14:paraId="5FDCB8B4" w14:textId="77777777" w:rsidR="006A5048" w:rsidRPr="007A7D33" w:rsidRDefault="006A5048" w:rsidP="006A5048">
      <w:pPr>
        <w:pStyle w:val="BodyText2"/>
        <w:rPr>
          <w:sz w:val="24"/>
          <w:szCs w:val="24"/>
          <w:lang w:eastAsia="zh-HK"/>
        </w:rPr>
      </w:pP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20" w:firstRow="1" w:lastRow="0" w:firstColumn="0" w:lastColumn="0" w:noHBand="0" w:noVBand="0"/>
      </w:tblPr>
      <w:tblGrid>
        <w:gridCol w:w="1421"/>
        <w:gridCol w:w="1134"/>
        <w:gridCol w:w="3544"/>
        <w:gridCol w:w="2658"/>
      </w:tblGrid>
      <w:tr w:rsidR="006A5048" w:rsidRPr="007A7D33" w14:paraId="05D407F9" w14:textId="77777777" w:rsidTr="00CF44D8">
        <w:trPr>
          <w:tblHeader/>
          <w:jc w:val="center"/>
        </w:trPr>
        <w:tc>
          <w:tcPr>
            <w:tcW w:w="1421" w:type="dxa"/>
            <w:shd w:val="pct10" w:color="000000" w:fill="FFFFFF"/>
          </w:tcPr>
          <w:p w14:paraId="31A6B1C0" w14:textId="77777777" w:rsidR="006A5048" w:rsidRPr="00515624" w:rsidRDefault="006A5048" w:rsidP="00515624">
            <w:pPr>
              <w:pStyle w:val="BodyTextIndent"/>
              <w:keepNext/>
              <w:ind w:left="0"/>
              <w:jc w:val="center"/>
              <w:rPr>
                <w:iCs/>
                <w:kern w:val="2"/>
                <w:sz w:val="22"/>
                <w:szCs w:val="22"/>
              </w:rPr>
            </w:pPr>
            <w:r w:rsidRPr="00515624">
              <w:rPr>
                <w:iCs/>
                <w:kern w:val="2"/>
                <w:sz w:val="22"/>
                <w:szCs w:val="22"/>
                <w:lang w:eastAsia="zh-HK"/>
              </w:rPr>
              <w:t>Hardware</w:t>
            </w:r>
          </w:p>
        </w:tc>
        <w:tc>
          <w:tcPr>
            <w:tcW w:w="1134" w:type="dxa"/>
            <w:shd w:val="pct10" w:color="000000" w:fill="FFFFFF"/>
          </w:tcPr>
          <w:p w14:paraId="62FDDCDA" w14:textId="69F9D902" w:rsidR="006A5048" w:rsidRPr="00515624" w:rsidRDefault="00515624" w:rsidP="00515624">
            <w:pPr>
              <w:pStyle w:val="BodyTextIndent"/>
              <w:keepNext/>
              <w:ind w:left="0"/>
              <w:jc w:val="center"/>
              <w:rPr>
                <w:iCs/>
                <w:kern w:val="2"/>
                <w:sz w:val="22"/>
                <w:szCs w:val="22"/>
              </w:rPr>
            </w:pPr>
            <w:r>
              <w:rPr>
                <w:iCs/>
                <w:kern w:val="2"/>
                <w:sz w:val="22"/>
                <w:szCs w:val="22"/>
              </w:rPr>
              <w:t xml:space="preserve">    </w:t>
            </w:r>
            <w:r w:rsidR="006A5048" w:rsidRPr="00515624">
              <w:rPr>
                <w:iCs/>
                <w:kern w:val="2"/>
                <w:sz w:val="22"/>
                <w:szCs w:val="22"/>
              </w:rPr>
              <w:t>Quantity</w:t>
            </w:r>
          </w:p>
        </w:tc>
        <w:tc>
          <w:tcPr>
            <w:tcW w:w="3544" w:type="dxa"/>
            <w:shd w:val="pct10" w:color="000000" w:fill="FFFFFF"/>
          </w:tcPr>
          <w:p w14:paraId="400E89B0" w14:textId="77777777" w:rsidR="006A5048" w:rsidRPr="00515624" w:rsidRDefault="006A5048" w:rsidP="00515624">
            <w:pPr>
              <w:pStyle w:val="BodyTextIndent"/>
              <w:keepNext/>
              <w:ind w:left="0"/>
              <w:jc w:val="center"/>
              <w:rPr>
                <w:iCs/>
                <w:kern w:val="2"/>
                <w:sz w:val="22"/>
                <w:szCs w:val="22"/>
              </w:rPr>
            </w:pPr>
            <w:r w:rsidRPr="00515624">
              <w:rPr>
                <w:iCs/>
                <w:kern w:val="2"/>
                <w:sz w:val="22"/>
                <w:szCs w:val="22"/>
                <w:lang w:eastAsia="zh-HK"/>
              </w:rPr>
              <w:t xml:space="preserve">Basic </w:t>
            </w:r>
            <w:r w:rsidRPr="00515624">
              <w:rPr>
                <w:iCs/>
                <w:kern w:val="2"/>
                <w:sz w:val="22"/>
                <w:szCs w:val="22"/>
              </w:rPr>
              <w:t>Specification</w:t>
            </w:r>
          </w:p>
        </w:tc>
        <w:tc>
          <w:tcPr>
            <w:tcW w:w="2658" w:type="dxa"/>
            <w:shd w:val="pct10" w:color="000000" w:fill="FFFFFF"/>
          </w:tcPr>
          <w:p w14:paraId="08C4ED66" w14:textId="77777777" w:rsidR="006A5048" w:rsidRPr="00515624" w:rsidRDefault="006A5048" w:rsidP="00515624">
            <w:pPr>
              <w:pStyle w:val="BodyTextIndent"/>
              <w:keepNext/>
              <w:ind w:left="0"/>
              <w:jc w:val="center"/>
              <w:rPr>
                <w:iCs/>
                <w:kern w:val="2"/>
                <w:sz w:val="22"/>
                <w:szCs w:val="22"/>
                <w:lang w:eastAsia="zh-HK"/>
              </w:rPr>
            </w:pPr>
            <w:r w:rsidRPr="00515624">
              <w:rPr>
                <w:iCs/>
                <w:kern w:val="2"/>
                <w:sz w:val="22"/>
                <w:szCs w:val="22"/>
                <w:lang w:eastAsia="zh-HK"/>
              </w:rPr>
              <w:t>Description</w:t>
            </w:r>
          </w:p>
        </w:tc>
      </w:tr>
      <w:tr w:rsidR="006A5048" w:rsidRPr="007A7D33" w14:paraId="1E100C09" w14:textId="77777777" w:rsidTr="00CF44D8">
        <w:trPr>
          <w:jc w:val="center"/>
        </w:trPr>
        <w:tc>
          <w:tcPr>
            <w:tcW w:w="1421" w:type="dxa"/>
          </w:tcPr>
          <w:p w14:paraId="32428B7D"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DR Server</w:t>
            </w:r>
          </w:p>
        </w:tc>
        <w:tc>
          <w:tcPr>
            <w:tcW w:w="1134" w:type="dxa"/>
          </w:tcPr>
          <w:p w14:paraId="3DEDFE72" w14:textId="77777777" w:rsidR="006A5048" w:rsidRPr="00515624" w:rsidRDefault="006A5048" w:rsidP="00515624">
            <w:pPr>
              <w:pStyle w:val="BodyTextIndent"/>
              <w:keepNext/>
              <w:ind w:left="0"/>
              <w:jc w:val="center"/>
              <w:rPr>
                <w:iCs/>
                <w:kern w:val="2"/>
                <w:sz w:val="22"/>
                <w:szCs w:val="22"/>
              </w:rPr>
            </w:pPr>
            <w:r w:rsidRPr="00515624">
              <w:rPr>
                <w:iCs/>
                <w:kern w:val="2"/>
                <w:sz w:val="22"/>
                <w:szCs w:val="22"/>
              </w:rPr>
              <w:t>1</w:t>
            </w:r>
          </w:p>
        </w:tc>
        <w:tc>
          <w:tcPr>
            <w:tcW w:w="3544" w:type="dxa"/>
          </w:tcPr>
          <w:p w14:paraId="6E47328E"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 xml:space="preserve">CPU: Hexa-core </w:t>
            </w:r>
          </w:p>
          <w:p w14:paraId="3C6B54F1"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 xml:space="preserve">RAM: 36GB </w:t>
            </w:r>
          </w:p>
          <w:p w14:paraId="7CA675FE"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Internal hard disk – 2 x 146GB (mirror)</w:t>
            </w:r>
          </w:p>
          <w:p w14:paraId="19098650"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 xml:space="preserve">Internal hard disk </w:t>
            </w:r>
            <w:r w:rsidRPr="00515624">
              <w:rPr>
                <w:iCs/>
                <w:kern w:val="2"/>
                <w:sz w:val="22"/>
                <w:szCs w:val="22"/>
                <w:lang w:eastAsia="zh-HK"/>
              </w:rPr>
              <w:t>8</w:t>
            </w:r>
            <w:r w:rsidRPr="00515624">
              <w:rPr>
                <w:iCs/>
                <w:kern w:val="2"/>
                <w:sz w:val="22"/>
                <w:szCs w:val="22"/>
              </w:rPr>
              <w:t>TB (RAID-5)</w:t>
            </w:r>
          </w:p>
          <w:p w14:paraId="1D727A6A"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Gigabit Ethernet interfaces x 2</w:t>
            </w:r>
          </w:p>
          <w:p w14:paraId="4BCEF5B2"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Redundant power supply</w:t>
            </w:r>
          </w:p>
          <w:p w14:paraId="5DB4888D"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Embedded Latest version of VMWare vSphere</w:t>
            </w:r>
          </w:p>
          <w:p w14:paraId="71E76FB9"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p>
        </w:tc>
        <w:tc>
          <w:tcPr>
            <w:tcW w:w="2658" w:type="dxa"/>
          </w:tcPr>
          <w:p w14:paraId="56B5F8A1"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 xml:space="preserve">This is cold-standby server hosts the virtual machines of Production Web and Application Server, and Production Database Server and should be activated for disaster recovery </w:t>
            </w:r>
          </w:p>
        </w:tc>
      </w:tr>
      <w:tr w:rsidR="006A5048" w:rsidRPr="007A7D33" w14:paraId="4C0D99C1" w14:textId="77777777" w:rsidTr="00CF44D8">
        <w:trPr>
          <w:jc w:val="center"/>
        </w:trPr>
        <w:tc>
          <w:tcPr>
            <w:tcW w:w="1421" w:type="dxa"/>
          </w:tcPr>
          <w:p w14:paraId="68AA7D0C"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Backup Server</w:t>
            </w:r>
          </w:p>
        </w:tc>
        <w:tc>
          <w:tcPr>
            <w:tcW w:w="1134" w:type="dxa"/>
          </w:tcPr>
          <w:p w14:paraId="6F8C3602" w14:textId="77777777" w:rsidR="006A5048" w:rsidRPr="00515624" w:rsidRDefault="006A5048" w:rsidP="00515624">
            <w:pPr>
              <w:pStyle w:val="BodyTextIndent"/>
              <w:keepNext/>
              <w:ind w:left="0"/>
              <w:jc w:val="center"/>
              <w:rPr>
                <w:iCs/>
                <w:kern w:val="2"/>
                <w:sz w:val="22"/>
                <w:szCs w:val="22"/>
              </w:rPr>
            </w:pPr>
            <w:r w:rsidRPr="00515624">
              <w:rPr>
                <w:iCs/>
                <w:kern w:val="2"/>
                <w:sz w:val="22"/>
                <w:szCs w:val="22"/>
              </w:rPr>
              <w:t>1</w:t>
            </w:r>
          </w:p>
        </w:tc>
        <w:tc>
          <w:tcPr>
            <w:tcW w:w="3544" w:type="dxa"/>
          </w:tcPr>
          <w:p w14:paraId="7100E635"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CPU: quad-core or above</w:t>
            </w:r>
          </w:p>
          <w:p w14:paraId="4A8C6648"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RAM: 8GB or above</w:t>
            </w:r>
          </w:p>
          <w:p w14:paraId="073CA8B5"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Internal hard disk – 2 x 146GB (mirror)</w:t>
            </w:r>
          </w:p>
          <w:p w14:paraId="3D20E558"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Hard disk 2TB usable capacity</w:t>
            </w:r>
          </w:p>
          <w:p w14:paraId="320B46A6"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Gigabit Ethernet interfaces x 2</w:t>
            </w:r>
          </w:p>
          <w:p w14:paraId="75A2146F"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Redundant power supply</w:t>
            </w:r>
          </w:p>
        </w:tc>
        <w:tc>
          <w:tcPr>
            <w:tcW w:w="2658" w:type="dxa"/>
          </w:tcPr>
          <w:p w14:paraId="65F6E720"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This is server for carrying out the backup jobs and hosting of monitoring applications of the virtual machines</w:t>
            </w:r>
          </w:p>
        </w:tc>
      </w:tr>
      <w:tr w:rsidR="006A5048" w:rsidRPr="007A7D33" w14:paraId="6CB982A1" w14:textId="77777777" w:rsidTr="00CF44D8">
        <w:trPr>
          <w:jc w:val="center"/>
        </w:trPr>
        <w:tc>
          <w:tcPr>
            <w:tcW w:w="1421" w:type="dxa"/>
          </w:tcPr>
          <w:p w14:paraId="40D066DE"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External Backup Tape Autoloader</w:t>
            </w:r>
          </w:p>
        </w:tc>
        <w:tc>
          <w:tcPr>
            <w:tcW w:w="1134" w:type="dxa"/>
          </w:tcPr>
          <w:p w14:paraId="16071FC1" w14:textId="77777777" w:rsidR="006A5048" w:rsidRPr="00515624" w:rsidRDefault="006A5048" w:rsidP="00515624">
            <w:pPr>
              <w:pStyle w:val="BodyTextIndent"/>
              <w:keepNext/>
              <w:ind w:left="0"/>
              <w:jc w:val="center"/>
              <w:rPr>
                <w:iCs/>
                <w:kern w:val="2"/>
                <w:sz w:val="22"/>
                <w:szCs w:val="22"/>
              </w:rPr>
            </w:pPr>
            <w:r w:rsidRPr="00515624">
              <w:rPr>
                <w:iCs/>
                <w:kern w:val="2"/>
                <w:sz w:val="22"/>
                <w:szCs w:val="22"/>
              </w:rPr>
              <w:t>1</w:t>
            </w:r>
          </w:p>
        </w:tc>
        <w:tc>
          <w:tcPr>
            <w:tcW w:w="3544" w:type="dxa"/>
          </w:tcPr>
          <w:p w14:paraId="2A59DF12"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 xml:space="preserve">Capacity of each cartridge at least: 800GB per tape uncompressed, </w:t>
            </w:r>
            <w:r w:rsidRPr="00515624">
              <w:rPr>
                <w:iCs/>
                <w:kern w:val="2"/>
                <w:sz w:val="22"/>
                <w:szCs w:val="22"/>
                <w:lang w:eastAsia="zh-HK"/>
              </w:rPr>
              <w:t>1.6T</w:t>
            </w:r>
            <w:r w:rsidRPr="00515624">
              <w:rPr>
                <w:iCs/>
                <w:kern w:val="2"/>
                <w:sz w:val="22"/>
                <w:szCs w:val="22"/>
              </w:rPr>
              <w:t>B per tape compressed</w:t>
            </w:r>
          </w:p>
          <w:p w14:paraId="54CF729B"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rPr>
              <w:t>Store at least 8 cartridges</w:t>
            </w:r>
          </w:p>
          <w:p w14:paraId="356C7F92" w14:textId="77777777" w:rsidR="006A5048" w:rsidRPr="00515624" w:rsidRDefault="006A5048" w:rsidP="00515624">
            <w:pPr>
              <w:pStyle w:val="BodyTextIndent"/>
              <w:keepNext/>
              <w:numPr>
                <w:ilvl w:val="0"/>
                <w:numId w:val="43"/>
              </w:numPr>
              <w:tabs>
                <w:tab w:val="clear" w:pos="1000"/>
                <w:tab w:val="clear" w:pos="4020"/>
              </w:tabs>
              <w:jc w:val="left"/>
              <w:rPr>
                <w:iCs/>
                <w:kern w:val="2"/>
                <w:sz w:val="22"/>
                <w:szCs w:val="22"/>
              </w:rPr>
            </w:pPr>
            <w:r w:rsidRPr="00515624">
              <w:rPr>
                <w:iCs/>
                <w:kern w:val="2"/>
                <w:sz w:val="22"/>
                <w:szCs w:val="22"/>
                <w:lang w:eastAsia="zh-HK"/>
              </w:rPr>
              <w:t>Data Transfer Rate Up to 120 MB/s (or 240MB/s for 2:1 compression)</w:t>
            </w:r>
          </w:p>
        </w:tc>
        <w:tc>
          <w:tcPr>
            <w:tcW w:w="2658" w:type="dxa"/>
          </w:tcPr>
          <w:p w14:paraId="1E66E706" w14:textId="77777777" w:rsidR="006A5048" w:rsidRPr="00515624" w:rsidRDefault="006A5048" w:rsidP="00515624">
            <w:pPr>
              <w:pStyle w:val="BodyTextIndent"/>
              <w:keepNext/>
              <w:ind w:left="0"/>
              <w:rPr>
                <w:iCs/>
                <w:kern w:val="2"/>
                <w:sz w:val="22"/>
                <w:szCs w:val="22"/>
              </w:rPr>
            </w:pPr>
          </w:p>
        </w:tc>
      </w:tr>
    </w:tbl>
    <w:p w14:paraId="23D55632" w14:textId="77777777" w:rsidR="006A5048" w:rsidRPr="007A7D33" w:rsidRDefault="006A5048" w:rsidP="006A5048">
      <w:pPr>
        <w:pStyle w:val="BodyText2"/>
        <w:rPr>
          <w:sz w:val="24"/>
          <w:szCs w:val="24"/>
          <w:lang w:eastAsia="zh-HK"/>
        </w:rPr>
      </w:pP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20" w:firstRow="1" w:lastRow="0" w:firstColumn="0" w:lastColumn="0" w:noHBand="0" w:noVBand="0"/>
      </w:tblPr>
      <w:tblGrid>
        <w:gridCol w:w="1421"/>
        <w:gridCol w:w="1134"/>
        <w:gridCol w:w="6202"/>
      </w:tblGrid>
      <w:tr w:rsidR="006A5048" w:rsidRPr="007A7D33" w14:paraId="753A6643" w14:textId="77777777" w:rsidTr="00CF44D8">
        <w:trPr>
          <w:tblHeader/>
          <w:jc w:val="center"/>
        </w:trPr>
        <w:tc>
          <w:tcPr>
            <w:tcW w:w="1421" w:type="dxa"/>
            <w:shd w:val="pct10" w:color="000000" w:fill="FFFFFF"/>
          </w:tcPr>
          <w:p w14:paraId="4A5891CF" w14:textId="77777777" w:rsidR="006A5048" w:rsidRPr="00515624" w:rsidRDefault="006A5048" w:rsidP="00CF44D8">
            <w:pPr>
              <w:pStyle w:val="BodyTextIndent"/>
              <w:keepNext/>
              <w:ind w:left="0"/>
              <w:jc w:val="center"/>
              <w:rPr>
                <w:iCs/>
                <w:kern w:val="2"/>
                <w:sz w:val="22"/>
                <w:szCs w:val="22"/>
              </w:rPr>
            </w:pPr>
            <w:r w:rsidRPr="00515624">
              <w:rPr>
                <w:iCs/>
                <w:kern w:val="2"/>
                <w:sz w:val="22"/>
                <w:szCs w:val="22"/>
                <w:lang w:eastAsia="zh-HK"/>
              </w:rPr>
              <w:t xml:space="preserve">Software </w:t>
            </w:r>
          </w:p>
        </w:tc>
        <w:tc>
          <w:tcPr>
            <w:tcW w:w="1134" w:type="dxa"/>
            <w:shd w:val="pct10" w:color="000000" w:fill="FFFFFF"/>
          </w:tcPr>
          <w:p w14:paraId="42DE7D47" w14:textId="12FF600B" w:rsidR="006A5048" w:rsidRPr="00515624" w:rsidRDefault="00515624" w:rsidP="00CF44D8">
            <w:pPr>
              <w:pStyle w:val="BodyTextIndent"/>
              <w:keepNext/>
              <w:ind w:left="0"/>
              <w:jc w:val="center"/>
              <w:rPr>
                <w:iCs/>
                <w:kern w:val="2"/>
                <w:sz w:val="22"/>
                <w:szCs w:val="22"/>
                <w:lang w:eastAsia="zh-HK"/>
              </w:rPr>
            </w:pPr>
            <w:r w:rsidRPr="00515624">
              <w:rPr>
                <w:iCs/>
                <w:kern w:val="2"/>
                <w:sz w:val="22"/>
                <w:szCs w:val="22"/>
                <w:lang w:eastAsia="zh-HK"/>
              </w:rPr>
              <w:t xml:space="preserve">    </w:t>
            </w:r>
            <w:r w:rsidR="006A5048" w:rsidRPr="00515624">
              <w:rPr>
                <w:iCs/>
                <w:kern w:val="2"/>
                <w:sz w:val="22"/>
                <w:szCs w:val="22"/>
                <w:lang w:eastAsia="zh-HK"/>
              </w:rPr>
              <w:t>Quantity</w:t>
            </w:r>
          </w:p>
        </w:tc>
        <w:tc>
          <w:tcPr>
            <w:tcW w:w="6202" w:type="dxa"/>
            <w:shd w:val="pct10" w:color="000000" w:fill="FFFFFF"/>
          </w:tcPr>
          <w:p w14:paraId="6C78E6C8" w14:textId="77777777" w:rsidR="006A5048" w:rsidRPr="00515624" w:rsidRDefault="006A5048" w:rsidP="00CF44D8">
            <w:pPr>
              <w:pStyle w:val="BodyTextIndent"/>
              <w:keepNext/>
              <w:ind w:left="0"/>
              <w:jc w:val="center"/>
              <w:rPr>
                <w:iCs/>
                <w:kern w:val="2"/>
                <w:sz w:val="22"/>
                <w:szCs w:val="22"/>
                <w:lang w:eastAsia="zh-HK"/>
              </w:rPr>
            </w:pPr>
            <w:r w:rsidRPr="00515624">
              <w:rPr>
                <w:iCs/>
                <w:kern w:val="2"/>
                <w:sz w:val="22"/>
                <w:szCs w:val="22"/>
                <w:lang w:eastAsia="zh-HK"/>
              </w:rPr>
              <w:t>Description</w:t>
            </w:r>
          </w:p>
        </w:tc>
      </w:tr>
      <w:tr w:rsidR="006A5048" w:rsidRPr="007A7D33" w14:paraId="6EC747E8" w14:textId="77777777" w:rsidTr="00CF44D8">
        <w:trPr>
          <w:jc w:val="center"/>
        </w:trPr>
        <w:tc>
          <w:tcPr>
            <w:tcW w:w="1421" w:type="dxa"/>
          </w:tcPr>
          <w:p w14:paraId="5C720FD9"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Windows 2008 Server R2 Standard Edition or latest available version</w:t>
            </w:r>
          </w:p>
        </w:tc>
        <w:tc>
          <w:tcPr>
            <w:tcW w:w="1134" w:type="dxa"/>
          </w:tcPr>
          <w:p w14:paraId="1ED6ED3F" w14:textId="77777777" w:rsidR="006A5048" w:rsidRPr="00515624" w:rsidRDefault="006A5048" w:rsidP="00CF44D8">
            <w:pPr>
              <w:pStyle w:val="BodyTextIndent"/>
              <w:keepNext/>
              <w:ind w:left="0"/>
              <w:jc w:val="center"/>
              <w:rPr>
                <w:iCs/>
                <w:kern w:val="2"/>
                <w:sz w:val="22"/>
                <w:szCs w:val="22"/>
              </w:rPr>
            </w:pPr>
            <w:r w:rsidRPr="00515624">
              <w:rPr>
                <w:iCs/>
                <w:kern w:val="2"/>
                <w:sz w:val="22"/>
                <w:szCs w:val="22"/>
              </w:rPr>
              <w:t>2</w:t>
            </w:r>
          </w:p>
        </w:tc>
        <w:tc>
          <w:tcPr>
            <w:tcW w:w="6202" w:type="dxa"/>
          </w:tcPr>
          <w:p w14:paraId="36585591" w14:textId="77777777" w:rsidR="006A5048" w:rsidRPr="00515624" w:rsidRDefault="006A5048" w:rsidP="00CF44D8">
            <w:pPr>
              <w:pStyle w:val="BodyTextIndent"/>
              <w:keepNext/>
              <w:ind w:left="0"/>
              <w:rPr>
                <w:iCs/>
                <w:kern w:val="2"/>
                <w:sz w:val="22"/>
                <w:szCs w:val="22"/>
                <w:lang w:eastAsia="zh-HK"/>
              </w:rPr>
            </w:pPr>
            <w:r w:rsidRPr="00515624">
              <w:rPr>
                <w:iCs/>
                <w:kern w:val="2"/>
                <w:sz w:val="22"/>
                <w:szCs w:val="22"/>
                <w:lang w:eastAsia="zh-HK"/>
              </w:rPr>
              <w:t>2 x Operating system for virtual machine x 2 for  Web/Application Server and Database Server</w:t>
            </w:r>
          </w:p>
          <w:p w14:paraId="75D760AF" w14:textId="77777777" w:rsidR="006A5048" w:rsidRPr="00515624" w:rsidRDefault="006A5048" w:rsidP="00CF44D8">
            <w:pPr>
              <w:pStyle w:val="BodyTextIndent"/>
              <w:keepNext/>
              <w:ind w:left="0"/>
              <w:rPr>
                <w:iCs/>
                <w:kern w:val="2"/>
                <w:sz w:val="22"/>
                <w:szCs w:val="22"/>
                <w:lang w:eastAsia="zh-HK"/>
              </w:rPr>
            </w:pPr>
          </w:p>
          <w:p w14:paraId="62A4FE93" w14:textId="77777777" w:rsidR="006A5048" w:rsidRPr="00515624" w:rsidRDefault="006A5048" w:rsidP="00CF44D8">
            <w:pPr>
              <w:pStyle w:val="BodyTextIndent"/>
              <w:keepNext/>
              <w:ind w:left="0"/>
              <w:rPr>
                <w:iCs/>
                <w:kern w:val="2"/>
                <w:sz w:val="22"/>
                <w:szCs w:val="22"/>
                <w:lang w:eastAsia="zh-HK"/>
              </w:rPr>
            </w:pPr>
            <w:r w:rsidRPr="00515624">
              <w:rPr>
                <w:iCs/>
                <w:kern w:val="2"/>
                <w:sz w:val="22"/>
                <w:szCs w:val="22"/>
                <w:lang w:eastAsia="zh-HK"/>
              </w:rPr>
              <w:t>1 x Operating system for Backup Server</w:t>
            </w:r>
          </w:p>
        </w:tc>
      </w:tr>
      <w:tr w:rsidR="006A5048" w:rsidRPr="007A7D33" w14:paraId="2EF3CADA" w14:textId="77777777" w:rsidTr="00CF44D8">
        <w:trPr>
          <w:jc w:val="center"/>
        </w:trPr>
        <w:tc>
          <w:tcPr>
            <w:tcW w:w="1421" w:type="dxa"/>
          </w:tcPr>
          <w:p w14:paraId="6E1E8ECF"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lastRenderedPageBreak/>
              <w:t>Web and Application Server</w:t>
            </w:r>
          </w:p>
        </w:tc>
        <w:tc>
          <w:tcPr>
            <w:tcW w:w="1134" w:type="dxa"/>
          </w:tcPr>
          <w:p w14:paraId="25597B09" w14:textId="77777777" w:rsidR="006A5048" w:rsidRPr="00515624" w:rsidRDefault="006A5048" w:rsidP="00CF44D8">
            <w:pPr>
              <w:pStyle w:val="BodyTextIndent"/>
              <w:keepNext/>
              <w:ind w:left="0"/>
              <w:jc w:val="center"/>
              <w:rPr>
                <w:iCs/>
                <w:kern w:val="2"/>
                <w:sz w:val="22"/>
                <w:szCs w:val="22"/>
              </w:rPr>
            </w:pPr>
            <w:r w:rsidRPr="00515624">
              <w:rPr>
                <w:iCs/>
                <w:kern w:val="2"/>
                <w:sz w:val="22"/>
                <w:szCs w:val="22"/>
              </w:rPr>
              <w:t>1</w:t>
            </w:r>
          </w:p>
        </w:tc>
        <w:tc>
          <w:tcPr>
            <w:tcW w:w="6202" w:type="dxa"/>
          </w:tcPr>
          <w:p w14:paraId="74D1C808"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The software application provides the hosting the website and executing of application for DMS in the DR environment</w:t>
            </w:r>
          </w:p>
        </w:tc>
      </w:tr>
      <w:tr w:rsidR="006A5048" w:rsidRPr="007A7D33" w14:paraId="0C5485E5" w14:textId="77777777" w:rsidTr="00CF44D8">
        <w:trPr>
          <w:jc w:val="center"/>
        </w:trPr>
        <w:tc>
          <w:tcPr>
            <w:tcW w:w="1421" w:type="dxa"/>
          </w:tcPr>
          <w:p w14:paraId="59B9CF0E"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Database Server</w:t>
            </w:r>
          </w:p>
        </w:tc>
        <w:tc>
          <w:tcPr>
            <w:tcW w:w="1134" w:type="dxa"/>
          </w:tcPr>
          <w:p w14:paraId="48493F53" w14:textId="77777777" w:rsidR="006A5048" w:rsidRPr="00515624" w:rsidRDefault="006A5048" w:rsidP="00CF44D8">
            <w:pPr>
              <w:pStyle w:val="BodyTextIndent"/>
              <w:keepNext/>
              <w:ind w:left="0"/>
              <w:jc w:val="center"/>
              <w:rPr>
                <w:iCs/>
                <w:kern w:val="2"/>
                <w:sz w:val="22"/>
                <w:szCs w:val="22"/>
              </w:rPr>
            </w:pPr>
            <w:r w:rsidRPr="00515624">
              <w:rPr>
                <w:iCs/>
                <w:kern w:val="2"/>
                <w:sz w:val="22"/>
                <w:szCs w:val="22"/>
              </w:rPr>
              <w:t>1</w:t>
            </w:r>
          </w:p>
        </w:tc>
        <w:tc>
          <w:tcPr>
            <w:tcW w:w="6202" w:type="dxa"/>
          </w:tcPr>
          <w:p w14:paraId="3D0F3AEE"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The software application provides database services in the DR environment</w:t>
            </w:r>
          </w:p>
        </w:tc>
      </w:tr>
      <w:tr w:rsidR="006A5048" w:rsidRPr="007A7D33" w14:paraId="3663C0C1" w14:textId="77777777" w:rsidTr="00CF44D8">
        <w:trPr>
          <w:jc w:val="center"/>
        </w:trPr>
        <w:tc>
          <w:tcPr>
            <w:tcW w:w="1421" w:type="dxa"/>
          </w:tcPr>
          <w:p w14:paraId="21A155F8"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Reporting Server</w:t>
            </w:r>
          </w:p>
        </w:tc>
        <w:tc>
          <w:tcPr>
            <w:tcW w:w="1134" w:type="dxa"/>
          </w:tcPr>
          <w:p w14:paraId="456BD247" w14:textId="77777777" w:rsidR="006A5048" w:rsidRPr="00515624" w:rsidRDefault="006A5048" w:rsidP="00CF44D8">
            <w:pPr>
              <w:pStyle w:val="BodyTextIndent"/>
              <w:keepNext/>
              <w:ind w:left="0"/>
              <w:jc w:val="center"/>
              <w:rPr>
                <w:iCs/>
                <w:kern w:val="2"/>
                <w:sz w:val="22"/>
                <w:szCs w:val="22"/>
              </w:rPr>
            </w:pPr>
            <w:r w:rsidRPr="00515624">
              <w:rPr>
                <w:iCs/>
                <w:kern w:val="2"/>
                <w:sz w:val="22"/>
                <w:szCs w:val="22"/>
              </w:rPr>
              <w:t>1</w:t>
            </w:r>
          </w:p>
        </w:tc>
        <w:tc>
          <w:tcPr>
            <w:tcW w:w="6202" w:type="dxa"/>
          </w:tcPr>
          <w:p w14:paraId="546EB6B3"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The software application provides reporting services in the DR environment</w:t>
            </w:r>
          </w:p>
        </w:tc>
      </w:tr>
      <w:tr w:rsidR="006A5048" w:rsidRPr="007A7D33" w14:paraId="4A5AAD20" w14:textId="77777777" w:rsidTr="00CF44D8">
        <w:trPr>
          <w:jc w:val="center"/>
        </w:trPr>
        <w:tc>
          <w:tcPr>
            <w:tcW w:w="1421" w:type="dxa"/>
          </w:tcPr>
          <w:p w14:paraId="2BE669C8"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Backup Software</w:t>
            </w:r>
          </w:p>
        </w:tc>
        <w:tc>
          <w:tcPr>
            <w:tcW w:w="1134" w:type="dxa"/>
          </w:tcPr>
          <w:p w14:paraId="4174E3F0" w14:textId="77777777" w:rsidR="006A5048" w:rsidRPr="00515624" w:rsidRDefault="006A5048" w:rsidP="00CF44D8">
            <w:pPr>
              <w:pStyle w:val="BodyTextIndent"/>
              <w:keepNext/>
              <w:ind w:left="0"/>
              <w:jc w:val="center"/>
              <w:rPr>
                <w:iCs/>
                <w:kern w:val="2"/>
                <w:sz w:val="22"/>
                <w:szCs w:val="22"/>
              </w:rPr>
            </w:pPr>
            <w:r w:rsidRPr="00515624">
              <w:rPr>
                <w:iCs/>
                <w:kern w:val="2"/>
                <w:sz w:val="22"/>
                <w:szCs w:val="22"/>
              </w:rPr>
              <w:t>1</w:t>
            </w:r>
          </w:p>
        </w:tc>
        <w:tc>
          <w:tcPr>
            <w:tcW w:w="6202" w:type="dxa"/>
          </w:tcPr>
          <w:p w14:paraId="3C595690" w14:textId="77777777" w:rsidR="006A5048" w:rsidRPr="00515624" w:rsidRDefault="006A5048" w:rsidP="00515624">
            <w:pPr>
              <w:pStyle w:val="BodyText2"/>
              <w:spacing w:line="240" w:lineRule="auto"/>
              <w:ind w:left="0" w:firstLine="0"/>
              <w:rPr>
                <w:sz w:val="22"/>
                <w:szCs w:val="22"/>
                <w:lang w:eastAsia="zh-HK"/>
              </w:rPr>
            </w:pPr>
            <w:r w:rsidRPr="00515624">
              <w:rPr>
                <w:sz w:val="22"/>
                <w:szCs w:val="22"/>
                <w:lang w:eastAsia="zh-HK"/>
              </w:rPr>
              <w:t>Backup software restoration of backups for DR and making backup of the servers during DR</w:t>
            </w:r>
          </w:p>
        </w:tc>
      </w:tr>
    </w:tbl>
    <w:p w14:paraId="13B08429" w14:textId="77777777" w:rsidR="006A5048" w:rsidRPr="007A7D33" w:rsidRDefault="006A5048" w:rsidP="006A5048">
      <w:pPr>
        <w:pStyle w:val="BodyText2"/>
        <w:rPr>
          <w:sz w:val="24"/>
          <w:szCs w:val="24"/>
          <w:lang w:eastAsia="zh-HK"/>
        </w:rPr>
      </w:pPr>
    </w:p>
    <w:p w14:paraId="75CAE312" w14:textId="77777777" w:rsidR="006A5048" w:rsidRPr="007A7D33" w:rsidRDefault="006A5048" w:rsidP="006A5048">
      <w:pPr>
        <w:pStyle w:val="BodyText2"/>
        <w:rPr>
          <w:sz w:val="24"/>
          <w:szCs w:val="24"/>
        </w:rPr>
      </w:pPr>
    </w:p>
    <w:p w14:paraId="03762300" w14:textId="77777777" w:rsidR="006A5048" w:rsidRPr="00515624" w:rsidRDefault="006A5048" w:rsidP="00515624">
      <w:pPr>
        <w:pStyle w:val="Heading5"/>
        <w:pageBreakBefore/>
        <w:ind w:left="403" w:hanging="403"/>
        <w:rPr>
          <w:b/>
          <w:bCs/>
          <w:sz w:val="24"/>
          <w:szCs w:val="24"/>
        </w:rPr>
      </w:pPr>
      <w:bookmarkStart w:id="192" w:name="_Toc251763607"/>
      <w:bookmarkStart w:id="193" w:name="_Toc251930730"/>
      <w:bookmarkStart w:id="194" w:name="_Toc92701787"/>
      <w:r w:rsidRPr="00515624">
        <w:rPr>
          <w:b/>
          <w:bCs/>
          <w:sz w:val="24"/>
          <w:szCs w:val="24"/>
        </w:rPr>
        <w:lastRenderedPageBreak/>
        <w:t>Development Facilities</w:t>
      </w:r>
      <w:bookmarkEnd w:id="192"/>
      <w:bookmarkEnd w:id="193"/>
      <w:bookmarkEnd w:id="194"/>
    </w:p>
    <w:p w14:paraId="66297B68" w14:textId="77777777" w:rsidR="006A5048" w:rsidRPr="007A7D33" w:rsidRDefault="006A5048" w:rsidP="006A5048">
      <w:pPr>
        <w:pStyle w:val="BodyText2"/>
        <w:rPr>
          <w:sz w:val="24"/>
          <w:szCs w:val="24"/>
        </w:rPr>
      </w:pPr>
    </w:p>
    <w:p w14:paraId="60703EC3" w14:textId="77777777" w:rsidR="006A5048" w:rsidRPr="007A7D33" w:rsidRDefault="006A5048" w:rsidP="00147152">
      <w:pPr>
        <w:pStyle w:val="BodyText2"/>
        <w:ind w:left="0" w:firstLine="0"/>
        <w:rPr>
          <w:sz w:val="24"/>
          <w:szCs w:val="24"/>
          <w:lang w:eastAsia="zh-HK"/>
        </w:rPr>
      </w:pPr>
      <w:r w:rsidRPr="007A7D33">
        <w:rPr>
          <w:sz w:val="24"/>
          <w:szCs w:val="24"/>
          <w:lang w:eastAsia="zh-HK"/>
        </w:rPr>
        <w:t>The development team will require a number of hardware and software during the implementation phase.</w:t>
      </w:r>
    </w:p>
    <w:p w14:paraId="4D24B3F4" w14:textId="77777777" w:rsidR="006A5048" w:rsidRPr="007A7D33" w:rsidRDefault="006A5048" w:rsidP="00147152">
      <w:pPr>
        <w:pStyle w:val="BodyText2"/>
        <w:ind w:left="0" w:firstLine="0"/>
        <w:rPr>
          <w:sz w:val="24"/>
          <w:szCs w:val="24"/>
          <w:lang w:eastAsia="zh-HK"/>
        </w:rPr>
      </w:pPr>
    </w:p>
    <w:p w14:paraId="14186DD0" w14:textId="6D203264" w:rsidR="006A5048" w:rsidRDefault="006A5048" w:rsidP="00147152">
      <w:pPr>
        <w:pStyle w:val="BodyText2"/>
        <w:ind w:left="0" w:firstLine="0"/>
        <w:rPr>
          <w:sz w:val="24"/>
          <w:szCs w:val="24"/>
          <w:lang w:eastAsia="zh-HK"/>
        </w:rPr>
      </w:pPr>
      <w:r w:rsidRPr="007A7D33">
        <w:rPr>
          <w:sz w:val="24"/>
          <w:szCs w:val="24"/>
          <w:lang w:eastAsia="zh-HK"/>
        </w:rPr>
        <w:t>Dedicated environment will be used for development, maintenance, future enhancement, and user training.  The development environment will be equipped with servers of similar configurations to that of the production servers, possibly with smaller processing capacity but sufficient disk storage.</w:t>
      </w:r>
    </w:p>
    <w:p w14:paraId="073A0EEF" w14:textId="77777777" w:rsidR="00147152" w:rsidRPr="007A7D33" w:rsidRDefault="00147152" w:rsidP="00147152">
      <w:pPr>
        <w:pStyle w:val="BodyText2"/>
        <w:ind w:left="0" w:firstLine="0"/>
        <w:rPr>
          <w:sz w:val="24"/>
          <w:szCs w:val="24"/>
          <w:lang w:eastAsia="zh-HK"/>
        </w:rPr>
      </w:pPr>
    </w:p>
    <w:p w14:paraId="083973B2" w14:textId="77777777" w:rsidR="006A5048" w:rsidRPr="007A7D33" w:rsidRDefault="006A5048" w:rsidP="00147152">
      <w:pPr>
        <w:pStyle w:val="BodyText2"/>
        <w:ind w:left="0" w:firstLine="0"/>
        <w:rPr>
          <w:sz w:val="24"/>
          <w:szCs w:val="24"/>
          <w:lang w:eastAsia="zh-HK"/>
        </w:rPr>
      </w:pPr>
      <w:r w:rsidRPr="007A7D33">
        <w:rPr>
          <w:sz w:val="24"/>
          <w:szCs w:val="24"/>
          <w:lang w:eastAsia="zh-HK"/>
        </w:rPr>
        <w:t>The hardware and software development tools to be used will include the products listed in the following sections. Hardware models with equal or better performance can also be considered.</w:t>
      </w:r>
    </w:p>
    <w:p w14:paraId="1F1830CF" w14:textId="77777777" w:rsidR="006A5048" w:rsidRPr="007A7D33" w:rsidRDefault="006A5048" w:rsidP="006A5048">
      <w:pPr>
        <w:pStyle w:val="BodyText2"/>
        <w:rPr>
          <w:sz w:val="24"/>
          <w:szCs w:val="24"/>
        </w:rPr>
      </w:pPr>
    </w:p>
    <w:p w14:paraId="7E153110" w14:textId="77777777" w:rsidR="006A5048" w:rsidRPr="00147152" w:rsidRDefault="006A5048" w:rsidP="00147152">
      <w:pPr>
        <w:pStyle w:val="Heading6"/>
        <w:ind w:left="403" w:hanging="403"/>
        <w:rPr>
          <w:b/>
          <w:bCs/>
          <w:i w:val="0"/>
          <w:iCs/>
          <w:sz w:val="24"/>
          <w:szCs w:val="24"/>
          <w:lang w:eastAsia="zh-CN"/>
        </w:rPr>
      </w:pPr>
      <w:r w:rsidRPr="00147152">
        <w:rPr>
          <w:b/>
          <w:bCs/>
          <w:i w:val="0"/>
          <w:iCs/>
          <w:sz w:val="24"/>
          <w:szCs w:val="24"/>
          <w:lang w:eastAsia="zh-CN"/>
        </w:rPr>
        <w:t xml:space="preserve">Web / Application / Database </w:t>
      </w:r>
    </w:p>
    <w:p w14:paraId="0E08380A" w14:textId="77777777" w:rsidR="006A5048" w:rsidRPr="007A7D33" w:rsidRDefault="006A5048" w:rsidP="006A5048">
      <w:pPr>
        <w:pStyle w:val="BodyText2"/>
        <w:rPr>
          <w:sz w:val="24"/>
          <w:szCs w:val="24"/>
        </w:rPr>
      </w:pPr>
    </w:p>
    <w:p w14:paraId="6C5A899C" w14:textId="77777777" w:rsidR="006A5048" w:rsidRPr="00147152" w:rsidRDefault="006A5048" w:rsidP="00147152">
      <w:pPr>
        <w:pStyle w:val="Heading7"/>
        <w:rPr>
          <w:sz w:val="24"/>
          <w:szCs w:val="24"/>
          <w:lang w:eastAsia="zh-CN"/>
        </w:rPr>
      </w:pPr>
      <w:r w:rsidRPr="00147152">
        <w:rPr>
          <w:sz w:val="24"/>
          <w:szCs w:val="24"/>
          <w:lang w:eastAsia="zh-CN"/>
        </w:rPr>
        <w:t>Development Specified Software</w:t>
      </w:r>
    </w:p>
    <w:tbl>
      <w:tblPr>
        <w:tblW w:w="0" w:type="auto"/>
        <w:tblInd w:w="108" w:type="dxa"/>
        <w:tblLook w:val="00A0" w:firstRow="1" w:lastRow="0" w:firstColumn="1" w:lastColumn="0" w:noHBand="0" w:noVBand="0"/>
      </w:tblPr>
      <w:tblGrid>
        <w:gridCol w:w="2666"/>
        <w:gridCol w:w="6543"/>
      </w:tblGrid>
      <w:tr w:rsidR="006A5048" w:rsidRPr="007A7D33" w14:paraId="7A032C31" w14:textId="77777777" w:rsidTr="00CF44D8">
        <w:trPr>
          <w:cantSplit/>
          <w:tblHeader/>
        </w:trPr>
        <w:tc>
          <w:tcPr>
            <w:tcW w:w="9360" w:type="dxa"/>
            <w:gridSpan w:val="2"/>
          </w:tcPr>
          <w:p w14:paraId="685E056E" w14:textId="77777777" w:rsidR="006A5048" w:rsidRPr="007A7D33" w:rsidRDefault="006A5048" w:rsidP="00CF44D8">
            <w:pPr>
              <w:tabs>
                <w:tab w:val="left" w:pos="900"/>
              </w:tabs>
              <w:spacing w:before="20" w:after="20"/>
              <w:jc w:val="center"/>
              <w:rPr>
                <w:sz w:val="24"/>
                <w:szCs w:val="24"/>
              </w:rPr>
            </w:pPr>
            <w:r w:rsidRPr="007A7D33">
              <w:rPr>
                <w:sz w:val="24"/>
                <w:szCs w:val="24"/>
              </w:rPr>
              <w:t>Recommended Products</w:t>
            </w:r>
          </w:p>
        </w:tc>
      </w:tr>
      <w:tr w:rsidR="006A5048" w:rsidRPr="007A7D33" w14:paraId="31CDEFE8" w14:textId="77777777" w:rsidTr="00CF44D8">
        <w:tc>
          <w:tcPr>
            <w:tcW w:w="2700" w:type="dxa"/>
          </w:tcPr>
          <w:p w14:paraId="66C34ED5" w14:textId="77777777" w:rsidR="006A5048" w:rsidRPr="007A7D33" w:rsidRDefault="006A5048" w:rsidP="00CF44D8">
            <w:pPr>
              <w:tabs>
                <w:tab w:val="left" w:pos="900"/>
              </w:tabs>
              <w:spacing w:before="20" w:after="20"/>
              <w:rPr>
                <w:sz w:val="24"/>
                <w:szCs w:val="24"/>
              </w:rPr>
            </w:pPr>
            <w:r w:rsidRPr="007A7D33">
              <w:rPr>
                <w:sz w:val="24"/>
                <w:szCs w:val="24"/>
              </w:rPr>
              <w:t>Development Tools</w:t>
            </w:r>
          </w:p>
        </w:tc>
        <w:tc>
          <w:tcPr>
            <w:tcW w:w="6660" w:type="dxa"/>
          </w:tcPr>
          <w:p w14:paraId="6DB4251B"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Eclipse</w:t>
            </w:r>
          </w:p>
          <w:p w14:paraId="330073F2"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Microsoft SQL Server Management Studio</w:t>
            </w:r>
          </w:p>
          <w:p w14:paraId="336CDD90"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Dreamweaver</w:t>
            </w:r>
          </w:p>
          <w:p w14:paraId="727C9E33" w14:textId="77777777" w:rsidR="006A5048" w:rsidRPr="007A7D33" w:rsidRDefault="006A5048" w:rsidP="00C502EB">
            <w:pPr>
              <w:pStyle w:val="Header"/>
              <w:numPr>
                <w:ilvl w:val="0"/>
                <w:numId w:val="36"/>
              </w:numPr>
              <w:tabs>
                <w:tab w:val="clear" w:pos="720"/>
                <w:tab w:val="clear" w:pos="1000"/>
                <w:tab w:val="clear" w:pos="9000"/>
              </w:tabs>
              <w:spacing w:before="20" w:after="20"/>
              <w:ind w:left="432"/>
              <w:jc w:val="left"/>
              <w:rPr>
                <w:sz w:val="24"/>
                <w:szCs w:val="24"/>
              </w:rPr>
            </w:pPr>
            <w:r w:rsidRPr="007A7D33">
              <w:rPr>
                <w:sz w:val="24"/>
                <w:szCs w:val="24"/>
              </w:rPr>
              <w:t>Adobe Flash</w:t>
            </w:r>
          </w:p>
        </w:tc>
      </w:tr>
    </w:tbl>
    <w:p w14:paraId="447967FB" w14:textId="77777777" w:rsidR="006A5048" w:rsidRPr="007A7D33" w:rsidRDefault="006A5048" w:rsidP="006A5048">
      <w:pPr>
        <w:rPr>
          <w:sz w:val="24"/>
          <w:szCs w:val="24"/>
        </w:rPr>
      </w:pPr>
    </w:p>
    <w:p w14:paraId="0096D3B7" w14:textId="6DF1CF33" w:rsidR="006A5048" w:rsidRPr="00147152" w:rsidRDefault="006A5048" w:rsidP="00147152">
      <w:pPr>
        <w:pStyle w:val="Heading5"/>
        <w:pageBreakBefore/>
        <w:ind w:left="403" w:hanging="403"/>
        <w:rPr>
          <w:b/>
          <w:bCs/>
          <w:sz w:val="24"/>
          <w:szCs w:val="24"/>
        </w:rPr>
      </w:pPr>
      <w:bookmarkStart w:id="195" w:name="_Toc251763608"/>
      <w:bookmarkStart w:id="196" w:name="_Toc251930731"/>
      <w:bookmarkStart w:id="197" w:name="_Toc92701788"/>
      <w:r w:rsidRPr="00147152">
        <w:rPr>
          <w:b/>
          <w:bCs/>
          <w:sz w:val="24"/>
          <w:szCs w:val="24"/>
        </w:rPr>
        <w:lastRenderedPageBreak/>
        <w:t xml:space="preserve">Location of </w:t>
      </w:r>
      <w:bookmarkEnd w:id="195"/>
      <w:bookmarkEnd w:id="196"/>
      <w:r w:rsidR="00515624" w:rsidRPr="00147152">
        <w:rPr>
          <w:b/>
          <w:bCs/>
          <w:sz w:val="24"/>
          <w:szCs w:val="24"/>
        </w:rPr>
        <w:t>Equipment</w:t>
      </w:r>
      <w:bookmarkEnd w:id="197"/>
      <w:r w:rsidRPr="00147152">
        <w:rPr>
          <w:b/>
          <w:bCs/>
          <w:sz w:val="24"/>
          <w:szCs w:val="24"/>
        </w:rPr>
        <w:t xml:space="preserve"> </w:t>
      </w:r>
    </w:p>
    <w:p w14:paraId="3544CA8E" w14:textId="77777777" w:rsidR="006A5048" w:rsidRPr="007A7D33" w:rsidRDefault="006A5048" w:rsidP="006A5048">
      <w:pPr>
        <w:pStyle w:val="BodyText2"/>
        <w:rPr>
          <w:sz w:val="24"/>
          <w:szCs w:val="24"/>
        </w:rPr>
      </w:pPr>
    </w:p>
    <w:p w14:paraId="2B1B7079" w14:textId="77777777" w:rsidR="006A5048" w:rsidRPr="007A7D33" w:rsidRDefault="006A5048" w:rsidP="00C21855">
      <w:pPr>
        <w:pStyle w:val="BodyText2"/>
        <w:ind w:left="0" w:firstLine="0"/>
        <w:rPr>
          <w:sz w:val="24"/>
          <w:szCs w:val="24"/>
          <w:lang w:eastAsia="zh-HK"/>
        </w:rPr>
      </w:pPr>
      <w:r w:rsidRPr="007A7D33">
        <w:rPr>
          <w:sz w:val="24"/>
          <w:szCs w:val="24"/>
          <w:lang w:eastAsia="zh-HK"/>
        </w:rPr>
        <w:t xml:space="preserve">The DMS production servers will be accommodated in a server room dedicated for the EMSD Regulatory Services at 1/F of the EMSTF Data Centre at Kowloon Bay. It will be setup with proper environment including 24-hour air conditioning, dual power supply, fire extinguishers, and locked doors, etc.  Adequate floor space will be allocated for the servers. </w:t>
      </w:r>
    </w:p>
    <w:p w14:paraId="56B68A7D" w14:textId="77777777" w:rsidR="006A5048" w:rsidRPr="007A7D33" w:rsidRDefault="006A5048" w:rsidP="00C21855">
      <w:pPr>
        <w:pStyle w:val="BodyText2"/>
        <w:ind w:left="0" w:firstLine="0"/>
        <w:rPr>
          <w:sz w:val="24"/>
          <w:szCs w:val="24"/>
          <w:lang w:eastAsia="zh-HK"/>
        </w:rPr>
      </w:pPr>
    </w:p>
    <w:p w14:paraId="33EBCC45" w14:textId="77777777" w:rsidR="006A5048" w:rsidRPr="007A7D33" w:rsidRDefault="006A5048" w:rsidP="00C21855">
      <w:pPr>
        <w:pStyle w:val="BodyText2"/>
        <w:ind w:left="0" w:firstLine="0"/>
        <w:rPr>
          <w:sz w:val="24"/>
          <w:szCs w:val="24"/>
          <w:lang w:eastAsia="zh-HK"/>
        </w:rPr>
      </w:pPr>
      <w:r w:rsidRPr="007A7D33">
        <w:rPr>
          <w:sz w:val="24"/>
          <w:szCs w:val="24"/>
          <w:lang w:eastAsia="zh-HK"/>
        </w:rPr>
        <w:t xml:space="preserve">To save floor space and ease management, the servers will be accommodated in racks. These racks and the server room will be locked at all time and only authorized persons will be allowed to access the servers. </w:t>
      </w:r>
    </w:p>
    <w:p w14:paraId="78082F9B" w14:textId="77777777" w:rsidR="006A5048" w:rsidRPr="007A7D33" w:rsidRDefault="006A5048" w:rsidP="006A5048">
      <w:pPr>
        <w:pStyle w:val="BodyText2"/>
        <w:rPr>
          <w:sz w:val="24"/>
          <w:szCs w:val="24"/>
        </w:rPr>
      </w:pPr>
    </w:p>
    <w:p w14:paraId="6D174484" w14:textId="77777777" w:rsidR="006A5048" w:rsidRPr="00C63FE4" w:rsidRDefault="006A5048" w:rsidP="00C63FE4">
      <w:pPr>
        <w:pStyle w:val="Heading5"/>
        <w:pageBreakBefore/>
        <w:ind w:left="403" w:hanging="403"/>
        <w:rPr>
          <w:b/>
          <w:bCs/>
          <w:sz w:val="24"/>
          <w:szCs w:val="24"/>
        </w:rPr>
      </w:pPr>
      <w:bookmarkStart w:id="198" w:name="_Toc251763609"/>
      <w:bookmarkStart w:id="199" w:name="_Toc251930732"/>
      <w:bookmarkStart w:id="200" w:name="_Toc92701789"/>
      <w:r w:rsidRPr="00C63FE4">
        <w:rPr>
          <w:b/>
          <w:bCs/>
          <w:sz w:val="24"/>
          <w:szCs w:val="24"/>
        </w:rPr>
        <w:lastRenderedPageBreak/>
        <w:t>Maintenance and Upgrade</w:t>
      </w:r>
      <w:bookmarkEnd w:id="198"/>
      <w:bookmarkEnd w:id="199"/>
      <w:bookmarkEnd w:id="200"/>
    </w:p>
    <w:p w14:paraId="30AC7BDB" w14:textId="77777777" w:rsidR="006A5048" w:rsidRPr="007A7D33" w:rsidRDefault="006A5048" w:rsidP="006A5048">
      <w:pPr>
        <w:pStyle w:val="BodyText2"/>
        <w:rPr>
          <w:sz w:val="24"/>
          <w:szCs w:val="24"/>
        </w:rPr>
      </w:pPr>
    </w:p>
    <w:p w14:paraId="64185CCB" w14:textId="77777777" w:rsidR="006A5048" w:rsidRPr="007A7D33" w:rsidRDefault="006A5048" w:rsidP="00C63FE4">
      <w:pPr>
        <w:pStyle w:val="BodyText2"/>
        <w:ind w:left="0" w:firstLine="0"/>
        <w:rPr>
          <w:sz w:val="24"/>
          <w:szCs w:val="24"/>
          <w:lang w:eastAsia="zh-HK"/>
        </w:rPr>
      </w:pPr>
      <w:r w:rsidRPr="007A7D33">
        <w:rPr>
          <w:sz w:val="24"/>
          <w:szCs w:val="24"/>
          <w:lang w:eastAsia="zh-HK"/>
        </w:rPr>
        <w:t xml:space="preserve">The following paragraphs describe the maintenance of hardware and software of the new </w:t>
      </w:r>
      <w:r w:rsidR="00592992" w:rsidRPr="00592992">
        <w:rPr>
          <w:sz w:val="24"/>
          <w:szCs w:val="24"/>
          <w:lang w:eastAsia="zh-HK"/>
        </w:rPr>
        <w:t>equipment</w:t>
      </w:r>
      <w:r w:rsidRPr="007A7D33">
        <w:rPr>
          <w:sz w:val="24"/>
          <w:szCs w:val="24"/>
          <w:lang w:eastAsia="zh-HK"/>
        </w:rPr>
        <w:t xml:space="preserve"> in DMS.</w:t>
      </w:r>
    </w:p>
    <w:p w14:paraId="15ACC897" w14:textId="77777777" w:rsidR="006A5048" w:rsidRPr="007A7D33" w:rsidRDefault="006A5048" w:rsidP="006A5048">
      <w:pPr>
        <w:pStyle w:val="BodyText2"/>
        <w:rPr>
          <w:sz w:val="24"/>
          <w:szCs w:val="24"/>
        </w:rPr>
      </w:pPr>
    </w:p>
    <w:p w14:paraId="20981177" w14:textId="77777777" w:rsidR="006A5048" w:rsidRPr="00C63FE4" w:rsidRDefault="006A5048" w:rsidP="00C63FE4">
      <w:pPr>
        <w:pStyle w:val="Heading6"/>
        <w:ind w:left="403" w:hanging="403"/>
        <w:rPr>
          <w:b/>
          <w:bCs/>
          <w:i w:val="0"/>
          <w:iCs/>
          <w:sz w:val="24"/>
          <w:szCs w:val="24"/>
          <w:lang w:eastAsia="zh-CN"/>
        </w:rPr>
      </w:pPr>
      <w:bookmarkStart w:id="201" w:name="_Toc498448908"/>
      <w:bookmarkStart w:id="202" w:name="_Toc498572116"/>
      <w:bookmarkStart w:id="203" w:name="_Toc515701071"/>
      <w:r w:rsidRPr="00C63FE4">
        <w:rPr>
          <w:b/>
          <w:bCs/>
          <w:i w:val="0"/>
          <w:iCs/>
          <w:sz w:val="24"/>
          <w:szCs w:val="24"/>
          <w:lang w:eastAsia="zh-CN"/>
        </w:rPr>
        <w:t>Hardware Maintenance</w:t>
      </w:r>
      <w:bookmarkEnd w:id="201"/>
      <w:bookmarkEnd w:id="202"/>
      <w:bookmarkEnd w:id="203"/>
    </w:p>
    <w:p w14:paraId="04E2B616" w14:textId="77777777" w:rsidR="006A5048" w:rsidRPr="007A7D33" w:rsidRDefault="006A5048" w:rsidP="006A5048">
      <w:pPr>
        <w:pStyle w:val="BodyText2"/>
        <w:rPr>
          <w:sz w:val="24"/>
          <w:szCs w:val="24"/>
        </w:rPr>
      </w:pPr>
    </w:p>
    <w:p w14:paraId="087011C8" w14:textId="77777777" w:rsidR="006A5048" w:rsidRPr="007A7D33" w:rsidRDefault="006A5048" w:rsidP="00C63FE4">
      <w:pPr>
        <w:pStyle w:val="BodyText2"/>
        <w:ind w:left="0" w:firstLine="0"/>
        <w:rPr>
          <w:sz w:val="24"/>
          <w:szCs w:val="24"/>
          <w:lang w:eastAsia="zh-HK"/>
        </w:rPr>
      </w:pPr>
      <w:r w:rsidRPr="007A7D33">
        <w:rPr>
          <w:sz w:val="24"/>
          <w:szCs w:val="24"/>
          <w:lang w:eastAsia="zh-HK"/>
        </w:rPr>
        <w:t>The recommended hardware maintenance support is M3 which allows the on-site maintenance works to be conducted by the contractor in both office and non-office hours. The support service shall be provided within 4 hours for response time or on-site support when a call is made during office hours.</w:t>
      </w:r>
    </w:p>
    <w:p w14:paraId="4E66EA71" w14:textId="77777777" w:rsidR="006A5048" w:rsidRPr="007A7D33" w:rsidRDefault="006A5048" w:rsidP="006A5048">
      <w:pPr>
        <w:pStyle w:val="BodyText2"/>
        <w:rPr>
          <w:sz w:val="24"/>
          <w:szCs w:val="24"/>
        </w:rPr>
      </w:pPr>
    </w:p>
    <w:p w14:paraId="5D3CC126" w14:textId="77777777" w:rsidR="006A5048" w:rsidRPr="00C63FE4" w:rsidRDefault="006A5048" w:rsidP="00C63FE4">
      <w:pPr>
        <w:pStyle w:val="Heading6"/>
        <w:ind w:left="403" w:hanging="403"/>
        <w:rPr>
          <w:b/>
          <w:bCs/>
          <w:i w:val="0"/>
          <w:iCs/>
          <w:sz w:val="24"/>
          <w:szCs w:val="24"/>
          <w:lang w:eastAsia="zh-CN"/>
        </w:rPr>
      </w:pPr>
      <w:bookmarkStart w:id="204" w:name="_Toc498448909"/>
      <w:bookmarkStart w:id="205" w:name="_Toc498572117"/>
      <w:bookmarkStart w:id="206" w:name="_Toc515701072"/>
      <w:r w:rsidRPr="00C63FE4">
        <w:rPr>
          <w:b/>
          <w:bCs/>
          <w:i w:val="0"/>
          <w:iCs/>
          <w:sz w:val="24"/>
          <w:szCs w:val="24"/>
          <w:lang w:eastAsia="zh-CN"/>
        </w:rPr>
        <w:t>Software Maintenance</w:t>
      </w:r>
      <w:bookmarkEnd w:id="204"/>
      <w:bookmarkEnd w:id="205"/>
      <w:bookmarkEnd w:id="206"/>
    </w:p>
    <w:p w14:paraId="7ECAAF4F" w14:textId="77777777" w:rsidR="006A5048" w:rsidRPr="007A7D33" w:rsidRDefault="006A5048" w:rsidP="006A5048">
      <w:pPr>
        <w:pStyle w:val="BodyText2"/>
        <w:rPr>
          <w:sz w:val="24"/>
          <w:szCs w:val="24"/>
        </w:rPr>
      </w:pPr>
    </w:p>
    <w:p w14:paraId="40B4681B" w14:textId="77777777" w:rsidR="006A5048" w:rsidRPr="007A7D33" w:rsidRDefault="006A5048" w:rsidP="00C63FE4">
      <w:pPr>
        <w:pStyle w:val="BodyText2"/>
        <w:ind w:left="0" w:firstLine="0"/>
        <w:rPr>
          <w:sz w:val="24"/>
          <w:szCs w:val="24"/>
          <w:lang w:eastAsia="zh-HK"/>
        </w:rPr>
      </w:pPr>
      <w:r w:rsidRPr="007A7D33">
        <w:rPr>
          <w:sz w:val="24"/>
          <w:szCs w:val="24"/>
          <w:lang w:eastAsia="zh-HK"/>
        </w:rPr>
        <w:t>The recommended software maintenance support is L3 which allows the on-site software upgrades or patch installation works to be conducted by the contractor in both office and non-office hours. The support service shall be provided within 4 hours for response time or on-site support when a call is made during office hours.</w:t>
      </w:r>
    </w:p>
    <w:p w14:paraId="640A97C4" w14:textId="77777777" w:rsidR="006A5048" w:rsidRPr="007A7D33" w:rsidRDefault="006A5048" w:rsidP="006A5048">
      <w:pPr>
        <w:pStyle w:val="BodyText2"/>
        <w:rPr>
          <w:sz w:val="24"/>
          <w:szCs w:val="24"/>
        </w:rPr>
      </w:pPr>
    </w:p>
    <w:p w14:paraId="056D30BE" w14:textId="77777777" w:rsidR="006A5048" w:rsidRPr="00C63FE4" w:rsidRDefault="006A5048" w:rsidP="00C63FE4">
      <w:pPr>
        <w:pStyle w:val="Heading3"/>
        <w:pageBreakBefore/>
        <w:spacing w:line="360" w:lineRule="auto"/>
        <w:ind w:left="0" w:firstLine="0"/>
        <w:jc w:val="both"/>
        <w:rPr>
          <w:b/>
          <w:sz w:val="24"/>
          <w:szCs w:val="24"/>
          <w:lang w:eastAsia="zh-CN"/>
        </w:rPr>
      </w:pPr>
      <w:bookmarkStart w:id="207" w:name="_Ref84652180"/>
      <w:bookmarkStart w:id="208" w:name="_Toc84652767"/>
      <w:bookmarkStart w:id="209" w:name="_Toc98238163"/>
      <w:bookmarkStart w:id="210" w:name="_Toc251763610"/>
      <w:bookmarkStart w:id="211" w:name="_Toc251930733"/>
      <w:bookmarkStart w:id="212" w:name="_Toc92701790"/>
      <w:bookmarkStart w:id="213" w:name="_Toc82504315"/>
      <w:r w:rsidRPr="00C63FE4">
        <w:rPr>
          <w:b/>
          <w:sz w:val="24"/>
          <w:szCs w:val="24"/>
          <w:lang w:eastAsia="zh-CN"/>
        </w:rPr>
        <w:lastRenderedPageBreak/>
        <w:t>Technical Application Architecture</w:t>
      </w:r>
      <w:bookmarkEnd w:id="207"/>
      <w:bookmarkEnd w:id="208"/>
      <w:bookmarkEnd w:id="209"/>
      <w:bookmarkEnd w:id="210"/>
      <w:bookmarkEnd w:id="211"/>
      <w:bookmarkEnd w:id="212"/>
    </w:p>
    <w:p w14:paraId="48F3AA23" w14:textId="77777777" w:rsidR="006A5048" w:rsidRPr="007A7D33" w:rsidRDefault="006A5048" w:rsidP="006A5048">
      <w:pPr>
        <w:pStyle w:val="BodyText2"/>
        <w:rPr>
          <w:sz w:val="24"/>
          <w:szCs w:val="24"/>
        </w:rPr>
      </w:pPr>
    </w:p>
    <w:p w14:paraId="46D2D4A2" w14:textId="77777777" w:rsidR="006A5048" w:rsidRPr="007A7D33" w:rsidRDefault="006A5048" w:rsidP="006A5048">
      <w:pPr>
        <w:pStyle w:val="BodyText2"/>
        <w:rPr>
          <w:sz w:val="24"/>
          <w:szCs w:val="24"/>
        </w:rPr>
      </w:pPr>
      <w:r w:rsidRPr="007A7D33">
        <w:rPr>
          <w:sz w:val="24"/>
          <w:szCs w:val="24"/>
        </w:rPr>
        <w:t xml:space="preserve">This section described the detailed technical application design of the system. </w:t>
      </w:r>
    </w:p>
    <w:p w14:paraId="2134357A" w14:textId="77777777" w:rsidR="006A5048" w:rsidRPr="007A7D33" w:rsidRDefault="006A5048" w:rsidP="006A5048">
      <w:pPr>
        <w:pStyle w:val="BodyText2"/>
        <w:rPr>
          <w:sz w:val="24"/>
          <w:szCs w:val="24"/>
        </w:rPr>
      </w:pPr>
    </w:p>
    <w:p w14:paraId="6AF44F00" w14:textId="77777777" w:rsidR="006A5048" w:rsidRPr="00392F4C" w:rsidRDefault="006A5048" w:rsidP="00392F4C">
      <w:pPr>
        <w:pStyle w:val="Heading4"/>
        <w:spacing w:line="360" w:lineRule="auto"/>
        <w:ind w:left="403" w:hanging="403"/>
        <w:rPr>
          <w:b/>
          <w:sz w:val="24"/>
          <w:szCs w:val="24"/>
          <w:lang w:eastAsia="zh-CN"/>
        </w:rPr>
      </w:pPr>
      <w:bookmarkStart w:id="214" w:name="_Toc251763611"/>
      <w:bookmarkStart w:id="215" w:name="_Toc251930734"/>
      <w:bookmarkStart w:id="216" w:name="_Toc92701791"/>
      <w:r w:rsidRPr="00392F4C">
        <w:rPr>
          <w:b/>
          <w:sz w:val="24"/>
          <w:szCs w:val="24"/>
          <w:lang w:eastAsia="zh-CN"/>
        </w:rPr>
        <w:t>Overview</w:t>
      </w:r>
      <w:bookmarkEnd w:id="214"/>
      <w:bookmarkEnd w:id="215"/>
      <w:bookmarkEnd w:id="216"/>
    </w:p>
    <w:p w14:paraId="3987B05B" w14:textId="77777777" w:rsidR="006A5048" w:rsidRPr="007A7D33" w:rsidRDefault="006A5048" w:rsidP="006A5048">
      <w:pPr>
        <w:pStyle w:val="BodyText2"/>
        <w:rPr>
          <w:sz w:val="24"/>
          <w:szCs w:val="24"/>
        </w:rPr>
      </w:pPr>
    </w:p>
    <w:p w14:paraId="2585688E" w14:textId="77777777" w:rsidR="006A5048" w:rsidRPr="007A7D33" w:rsidRDefault="006A5048" w:rsidP="00392F4C">
      <w:pPr>
        <w:pStyle w:val="BodyText2"/>
        <w:ind w:left="0" w:firstLine="0"/>
        <w:rPr>
          <w:sz w:val="24"/>
          <w:szCs w:val="24"/>
        </w:rPr>
      </w:pPr>
      <w:r w:rsidRPr="007A7D33">
        <w:rPr>
          <w:sz w:val="24"/>
          <w:szCs w:val="24"/>
        </w:rPr>
        <w:t xml:space="preserve">A </w:t>
      </w:r>
      <w:r w:rsidRPr="007A7D33">
        <w:rPr>
          <w:sz w:val="24"/>
          <w:szCs w:val="24"/>
          <w:lang w:eastAsia="zh-HK"/>
        </w:rPr>
        <w:t>common</w:t>
      </w:r>
      <w:r w:rsidRPr="007A7D33">
        <w:rPr>
          <w:sz w:val="24"/>
          <w:szCs w:val="24"/>
        </w:rPr>
        <w:t xml:space="preserve"> approach to building web-based applications is to separate responsibilities or services of the designed application into different roles by defining several architectural layers. By applying the Model-View-Controller (MVC) architecture to the DMS application, the core data access functionality can be separated from the presentation and control logic that uses this functionality. Such separation allows multiple views to share the same enterprise data model, which makes supporting multiple clients easier to implement, test, and maintain.</w:t>
      </w:r>
    </w:p>
    <w:p w14:paraId="0A08CCBB" w14:textId="77777777" w:rsidR="006A5048" w:rsidRPr="007A7D33" w:rsidRDefault="006A5048" w:rsidP="006A5048">
      <w:pPr>
        <w:pStyle w:val="BodyText2"/>
        <w:rPr>
          <w:sz w:val="24"/>
          <w:szCs w:val="24"/>
        </w:rPr>
      </w:pPr>
    </w:p>
    <w:p w14:paraId="0EA2DDCE" w14:textId="77777777" w:rsidR="006A5048" w:rsidRPr="00392F4C" w:rsidRDefault="006A5048" w:rsidP="00392F4C">
      <w:pPr>
        <w:pStyle w:val="Heading4"/>
        <w:spacing w:line="360" w:lineRule="auto"/>
        <w:ind w:left="403" w:hanging="403"/>
        <w:rPr>
          <w:b/>
          <w:sz w:val="24"/>
          <w:szCs w:val="24"/>
          <w:lang w:eastAsia="zh-CN"/>
        </w:rPr>
      </w:pPr>
      <w:bookmarkStart w:id="217" w:name="_Toc251763612"/>
      <w:bookmarkStart w:id="218" w:name="_Toc251930735"/>
      <w:bookmarkStart w:id="219" w:name="_Toc92701792"/>
      <w:r w:rsidRPr="00392F4C">
        <w:rPr>
          <w:b/>
          <w:sz w:val="24"/>
          <w:szCs w:val="24"/>
          <w:lang w:eastAsia="zh-CN"/>
        </w:rPr>
        <w:t>The MVC Architecture</w:t>
      </w:r>
      <w:bookmarkEnd w:id="217"/>
      <w:bookmarkEnd w:id="218"/>
      <w:bookmarkEnd w:id="219"/>
    </w:p>
    <w:p w14:paraId="1923E056" w14:textId="77777777" w:rsidR="006A5048" w:rsidRPr="007A7D33" w:rsidRDefault="006A5048" w:rsidP="006A5048">
      <w:pPr>
        <w:pStyle w:val="BodyText2"/>
        <w:rPr>
          <w:sz w:val="24"/>
          <w:szCs w:val="24"/>
        </w:rPr>
      </w:pPr>
    </w:p>
    <w:p w14:paraId="1061F513" w14:textId="77777777" w:rsidR="006A5048" w:rsidRPr="007A7D33" w:rsidRDefault="006A5048" w:rsidP="00392F4C">
      <w:pPr>
        <w:pStyle w:val="BodyText2"/>
        <w:ind w:left="0" w:firstLine="0"/>
        <w:rPr>
          <w:sz w:val="24"/>
          <w:szCs w:val="24"/>
        </w:rPr>
      </w:pPr>
      <w:r w:rsidRPr="007A7D33">
        <w:rPr>
          <w:sz w:val="24"/>
          <w:szCs w:val="24"/>
        </w:rPr>
        <w:t xml:space="preserve">The </w:t>
      </w:r>
      <w:r w:rsidRPr="007A7D33">
        <w:rPr>
          <w:sz w:val="24"/>
          <w:szCs w:val="24"/>
          <w:lang w:eastAsia="zh-HK"/>
        </w:rPr>
        <w:t>MVC</w:t>
      </w:r>
      <w:r w:rsidRPr="007A7D33">
        <w:rPr>
          <w:sz w:val="24"/>
          <w:szCs w:val="24"/>
        </w:rPr>
        <w:t xml:space="preserve"> architecture is a simple but effective approach in object oriented based development.  It can be applied to map the input, processing, and output tasks to the graphical user interaction model and also mapped these concepts into the domain of tiered application design:</w:t>
      </w:r>
    </w:p>
    <w:p w14:paraId="1903855D" w14:textId="77777777" w:rsidR="006A5048" w:rsidRPr="007A7D33" w:rsidRDefault="006A5048" w:rsidP="006A5048">
      <w:pPr>
        <w:pStyle w:val="BodyText2"/>
        <w:rPr>
          <w:sz w:val="24"/>
          <w:szCs w:val="24"/>
        </w:rPr>
      </w:pPr>
    </w:p>
    <w:p w14:paraId="61EFE8BB" w14:textId="21BB1DBF" w:rsidR="006A5048" w:rsidRPr="007A7D33" w:rsidRDefault="006A5048" w:rsidP="00E46E23">
      <w:pPr>
        <w:pStyle w:val="BodyText2"/>
        <w:jc w:val="center"/>
        <w:rPr>
          <w:sz w:val="24"/>
          <w:szCs w:val="24"/>
        </w:rPr>
      </w:pPr>
      <w:r w:rsidRPr="007A7D33">
        <w:rPr>
          <w:sz w:val="24"/>
          <w:szCs w:val="24"/>
        </w:rPr>
        <w:lastRenderedPageBreak/>
        <w:fldChar w:fldCharType="begin"/>
      </w:r>
      <w:r w:rsidRPr="007A7D33">
        <w:rPr>
          <w:sz w:val="24"/>
          <w:szCs w:val="24"/>
        </w:rPr>
        <w:instrText xml:space="preserve"> INCLUDEPICTURE "http://java.sun.com/blueprints/patterns/images/mvc-structure-generic.gif" \* MERGEFORMATINET </w:instrText>
      </w:r>
      <w:r w:rsidRPr="007A7D33">
        <w:rPr>
          <w:sz w:val="24"/>
          <w:szCs w:val="24"/>
        </w:rPr>
        <w:fldChar w:fldCharType="separate"/>
      </w:r>
      <w:r w:rsidR="009D4E3D">
        <w:rPr>
          <w:sz w:val="24"/>
          <w:szCs w:val="24"/>
        </w:rPr>
        <w:fldChar w:fldCharType="begin"/>
      </w:r>
      <w:r w:rsidR="009D4E3D">
        <w:rPr>
          <w:sz w:val="24"/>
          <w:szCs w:val="24"/>
        </w:rPr>
        <w:instrText xml:space="preserve"> INCLUDEPICTURE  "http://java.sun.com/blueprints/patterns/images/mvc-structure-generic.gif" \* MERGEFORMATINET </w:instrText>
      </w:r>
      <w:r w:rsidR="009D4E3D">
        <w:rPr>
          <w:sz w:val="24"/>
          <w:szCs w:val="24"/>
        </w:rPr>
        <w:fldChar w:fldCharType="separate"/>
      </w:r>
      <w:r w:rsidR="00AC53F5">
        <w:rPr>
          <w:noProof/>
          <w:sz w:val="24"/>
          <w:szCs w:val="24"/>
        </w:rPr>
        <w:fldChar w:fldCharType="begin"/>
      </w:r>
      <w:r w:rsidR="00AC53F5">
        <w:rPr>
          <w:noProof/>
          <w:sz w:val="24"/>
          <w:szCs w:val="24"/>
        </w:rPr>
        <w:instrText xml:space="preserve"> INCLUDEPICTURE  "http://java.sun.com/blueprints/patterns/images/mvc-structure-generic.gif" \* MERGEFORMATINET </w:instrText>
      </w:r>
      <w:r w:rsidR="00AC53F5">
        <w:rPr>
          <w:noProof/>
          <w:sz w:val="24"/>
          <w:szCs w:val="24"/>
        </w:rPr>
        <w:fldChar w:fldCharType="separate"/>
      </w:r>
      <w:r w:rsidR="003D033B">
        <w:rPr>
          <w:noProof/>
          <w:sz w:val="24"/>
          <w:szCs w:val="24"/>
        </w:rPr>
        <w:fldChar w:fldCharType="begin"/>
      </w:r>
      <w:r w:rsidR="003D033B">
        <w:rPr>
          <w:noProof/>
          <w:sz w:val="24"/>
          <w:szCs w:val="24"/>
        </w:rPr>
        <w:instrText xml:space="preserve"> INCLUDEPICTURE  "http://java.sun.com/blueprints/patterns/images/mvc-structure-generic.gif" \* MERGEFORMATINET </w:instrText>
      </w:r>
      <w:r w:rsidR="003D033B">
        <w:rPr>
          <w:noProof/>
          <w:sz w:val="24"/>
          <w:szCs w:val="24"/>
        </w:rPr>
        <w:fldChar w:fldCharType="separate"/>
      </w:r>
      <w:r w:rsidR="00FC0C77">
        <w:rPr>
          <w:noProof/>
          <w:sz w:val="24"/>
          <w:szCs w:val="24"/>
        </w:rPr>
        <w:fldChar w:fldCharType="begin"/>
      </w:r>
      <w:r w:rsidR="00FC0C77">
        <w:rPr>
          <w:noProof/>
          <w:sz w:val="24"/>
          <w:szCs w:val="24"/>
        </w:rPr>
        <w:instrText xml:space="preserve"> INCLUDEPICTURE  "http://java.sun.com/blueprints/patterns/images/mvc-structure-generic.gif" \* MERGEFORMATINET </w:instrText>
      </w:r>
      <w:r w:rsidR="00FC0C77">
        <w:rPr>
          <w:noProof/>
          <w:sz w:val="24"/>
          <w:szCs w:val="24"/>
        </w:rPr>
        <w:fldChar w:fldCharType="separate"/>
      </w:r>
      <w:r w:rsidR="00D07957">
        <w:rPr>
          <w:noProof/>
          <w:sz w:val="24"/>
          <w:szCs w:val="24"/>
        </w:rPr>
        <w:fldChar w:fldCharType="begin"/>
      </w:r>
      <w:r w:rsidR="00D07957">
        <w:rPr>
          <w:noProof/>
          <w:sz w:val="24"/>
          <w:szCs w:val="24"/>
        </w:rPr>
        <w:instrText xml:space="preserve"> INCLUDEPICTURE  "http://java.sun.com/blueprints/patterns/images/mvc-structure-generic.gif" \* MERGEFORMATINET </w:instrText>
      </w:r>
      <w:r w:rsidR="00D07957">
        <w:rPr>
          <w:noProof/>
          <w:sz w:val="24"/>
          <w:szCs w:val="24"/>
        </w:rPr>
        <w:fldChar w:fldCharType="separate"/>
      </w:r>
      <w:r w:rsidR="00EB5CEE">
        <w:rPr>
          <w:noProof/>
          <w:sz w:val="24"/>
          <w:szCs w:val="24"/>
        </w:rPr>
        <w:fldChar w:fldCharType="begin"/>
      </w:r>
      <w:r w:rsidR="00EB5CEE">
        <w:rPr>
          <w:noProof/>
          <w:sz w:val="24"/>
          <w:szCs w:val="24"/>
        </w:rPr>
        <w:instrText xml:space="preserve"> </w:instrText>
      </w:r>
      <w:r w:rsidR="00EB5CEE">
        <w:rPr>
          <w:noProof/>
          <w:sz w:val="24"/>
          <w:szCs w:val="24"/>
        </w:rPr>
        <w:instrText>INCLUDEPICTURE  "http://java.sun.com/blueprints/patterns/images/mvc-structure-generic.gif" \* MERGEFORMATINET</w:instrText>
      </w:r>
      <w:r w:rsidR="00EB5CEE">
        <w:rPr>
          <w:noProof/>
          <w:sz w:val="24"/>
          <w:szCs w:val="24"/>
        </w:rPr>
        <w:instrText xml:space="preserve"> </w:instrText>
      </w:r>
      <w:r w:rsidR="00EB5CEE">
        <w:rPr>
          <w:noProof/>
          <w:sz w:val="24"/>
          <w:szCs w:val="24"/>
        </w:rPr>
        <w:fldChar w:fldCharType="separate"/>
      </w:r>
      <w:r w:rsidR="00EB5CEE">
        <w:rPr>
          <w:noProof/>
          <w:sz w:val="24"/>
          <w:szCs w:val="24"/>
        </w:rPr>
        <w:pict w14:anchorId="3C7E763D">
          <v:shape id="_x0000_i1030" type="#_x0000_t75" alt="Interaction Diagram" style="width:329.5pt;height:234pt;mso-width-percent:0;mso-height-percent:0;mso-width-percent:0;mso-height-percent:0">
            <v:imagedata r:id="rId20" r:href="rId21"/>
          </v:shape>
        </w:pict>
      </w:r>
      <w:r w:rsidR="00EB5CEE">
        <w:rPr>
          <w:noProof/>
          <w:sz w:val="24"/>
          <w:szCs w:val="24"/>
        </w:rPr>
        <w:fldChar w:fldCharType="end"/>
      </w:r>
      <w:r w:rsidR="00D07957">
        <w:rPr>
          <w:noProof/>
          <w:sz w:val="24"/>
          <w:szCs w:val="24"/>
        </w:rPr>
        <w:fldChar w:fldCharType="end"/>
      </w:r>
      <w:r w:rsidR="00FC0C77">
        <w:rPr>
          <w:noProof/>
          <w:sz w:val="24"/>
          <w:szCs w:val="24"/>
        </w:rPr>
        <w:fldChar w:fldCharType="end"/>
      </w:r>
      <w:r w:rsidR="003D033B">
        <w:rPr>
          <w:noProof/>
          <w:sz w:val="24"/>
          <w:szCs w:val="24"/>
        </w:rPr>
        <w:fldChar w:fldCharType="end"/>
      </w:r>
      <w:r w:rsidR="00AC53F5">
        <w:rPr>
          <w:noProof/>
          <w:sz w:val="24"/>
          <w:szCs w:val="24"/>
        </w:rPr>
        <w:fldChar w:fldCharType="end"/>
      </w:r>
      <w:r w:rsidR="009D4E3D">
        <w:rPr>
          <w:sz w:val="24"/>
          <w:szCs w:val="24"/>
        </w:rPr>
        <w:fldChar w:fldCharType="end"/>
      </w:r>
      <w:r w:rsidRPr="007A7D33">
        <w:rPr>
          <w:sz w:val="24"/>
          <w:szCs w:val="24"/>
        </w:rPr>
        <w:fldChar w:fldCharType="end"/>
      </w:r>
    </w:p>
    <w:p w14:paraId="4BC040CC" w14:textId="77777777" w:rsidR="006A5048" w:rsidRPr="007A7D33" w:rsidRDefault="006A5048" w:rsidP="00C502EB">
      <w:pPr>
        <w:pStyle w:val="BodyText2"/>
        <w:numPr>
          <w:ilvl w:val="0"/>
          <w:numId w:val="35"/>
        </w:numPr>
        <w:tabs>
          <w:tab w:val="clear" w:pos="1000"/>
        </w:tabs>
        <w:spacing w:after="0" w:line="240" w:lineRule="auto"/>
        <w:ind w:left="720" w:hanging="360"/>
        <w:jc w:val="both"/>
        <w:rPr>
          <w:sz w:val="24"/>
          <w:szCs w:val="24"/>
        </w:rPr>
      </w:pPr>
      <w:r w:rsidRPr="007A7D33">
        <w:rPr>
          <w:sz w:val="24"/>
          <w:szCs w:val="24"/>
        </w:rPr>
        <w:t xml:space="preserve">The </w:t>
      </w:r>
      <w:r w:rsidRPr="007A7D33">
        <w:rPr>
          <w:b/>
          <w:bCs/>
          <w:sz w:val="24"/>
          <w:szCs w:val="24"/>
        </w:rPr>
        <w:t xml:space="preserve">model </w:t>
      </w:r>
      <w:r w:rsidRPr="007A7D33">
        <w:rPr>
          <w:sz w:val="24"/>
          <w:szCs w:val="24"/>
        </w:rPr>
        <w:t>represents enterprise data and the business rules that govern access to and updates of this data. Often the model serves as a software approximation to a real-world process, so simple real-world modeling techniques apply when defining the model.</w:t>
      </w:r>
    </w:p>
    <w:p w14:paraId="2982BD69" w14:textId="77777777" w:rsidR="006A5048" w:rsidRPr="007A7D33" w:rsidRDefault="006A5048" w:rsidP="006A5048">
      <w:pPr>
        <w:pStyle w:val="BodyText2"/>
        <w:rPr>
          <w:sz w:val="24"/>
          <w:szCs w:val="24"/>
        </w:rPr>
      </w:pPr>
    </w:p>
    <w:p w14:paraId="17A91CD2" w14:textId="77777777" w:rsidR="006A5048" w:rsidRPr="007A7D33" w:rsidRDefault="006A5048" w:rsidP="00C502EB">
      <w:pPr>
        <w:pStyle w:val="BodyText2"/>
        <w:numPr>
          <w:ilvl w:val="0"/>
          <w:numId w:val="35"/>
        </w:numPr>
        <w:tabs>
          <w:tab w:val="clear" w:pos="1000"/>
        </w:tabs>
        <w:spacing w:after="0" w:line="240" w:lineRule="auto"/>
        <w:ind w:left="720" w:hanging="360"/>
        <w:jc w:val="both"/>
        <w:rPr>
          <w:sz w:val="24"/>
          <w:szCs w:val="24"/>
        </w:rPr>
      </w:pPr>
      <w:r w:rsidRPr="007A7D33">
        <w:rPr>
          <w:sz w:val="24"/>
          <w:szCs w:val="24"/>
        </w:rPr>
        <w:t xml:space="preserve">A </w:t>
      </w:r>
      <w:r w:rsidRPr="007A7D33">
        <w:rPr>
          <w:b/>
          <w:bCs/>
          <w:sz w:val="24"/>
          <w:szCs w:val="24"/>
        </w:rPr>
        <w:t>view</w:t>
      </w:r>
      <w:r w:rsidRPr="007A7D33">
        <w:rPr>
          <w:sz w:val="24"/>
          <w:szCs w:val="24"/>
        </w:rPr>
        <w:t xml:space="preserve"> renders the contents of a model. It accesses enterprise data through the model and specifies how that data should be presented. It is the view's responsibility to maintain consistency in its presentation when the model changes. This can be achieved by using a push model, where the view registers itself with the model for change notifications, or a pull model, where the view is responsible for calling the model when it needs to retrieve the most current data.</w:t>
      </w:r>
    </w:p>
    <w:p w14:paraId="4DC35631" w14:textId="77777777" w:rsidR="006A5048" w:rsidRPr="007A7D33" w:rsidRDefault="006A5048" w:rsidP="006A5048">
      <w:pPr>
        <w:spacing w:before="60" w:after="60"/>
        <w:ind w:left="360"/>
        <w:rPr>
          <w:sz w:val="24"/>
          <w:szCs w:val="24"/>
        </w:rPr>
      </w:pPr>
    </w:p>
    <w:p w14:paraId="59CE6E97" w14:textId="77777777" w:rsidR="006A5048" w:rsidRPr="007A7D33" w:rsidRDefault="006A5048" w:rsidP="00C502EB">
      <w:pPr>
        <w:pStyle w:val="BodyText2"/>
        <w:numPr>
          <w:ilvl w:val="0"/>
          <w:numId w:val="35"/>
        </w:numPr>
        <w:tabs>
          <w:tab w:val="clear" w:pos="1000"/>
        </w:tabs>
        <w:spacing w:after="0" w:line="240" w:lineRule="auto"/>
        <w:ind w:left="720" w:hanging="360"/>
        <w:jc w:val="both"/>
        <w:rPr>
          <w:sz w:val="24"/>
          <w:szCs w:val="24"/>
        </w:rPr>
      </w:pPr>
      <w:r w:rsidRPr="007A7D33">
        <w:rPr>
          <w:sz w:val="24"/>
          <w:szCs w:val="24"/>
        </w:rPr>
        <w:t xml:space="preserve">A </w:t>
      </w:r>
      <w:r w:rsidRPr="007A7D33">
        <w:rPr>
          <w:b/>
          <w:bCs/>
          <w:sz w:val="24"/>
          <w:szCs w:val="24"/>
        </w:rPr>
        <w:t>controller</w:t>
      </w:r>
      <w:r w:rsidRPr="007A7D33">
        <w:rPr>
          <w:sz w:val="24"/>
          <w:szCs w:val="24"/>
        </w:rPr>
        <w:t xml:space="preserve"> translates interactions with the view into actions to be performed by the model. In a stand-alone GUI client, user interactions could be button clicks or menu selections. The actions performed by the model include activating business processes or changing the state of the model. Based on the user interactions and the outcome of the model actions, the controller responds by selecting an appropriate view.</w:t>
      </w:r>
    </w:p>
    <w:p w14:paraId="5F757A0F" w14:textId="77777777" w:rsidR="006A5048" w:rsidRPr="007A7D33" w:rsidRDefault="006A5048" w:rsidP="006A5048">
      <w:pPr>
        <w:pStyle w:val="BodyText2"/>
        <w:rPr>
          <w:sz w:val="24"/>
          <w:szCs w:val="24"/>
        </w:rPr>
      </w:pPr>
    </w:p>
    <w:p w14:paraId="646D26F6" w14:textId="62744655" w:rsidR="006A5048" w:rsidRPr="007A7D33" w:rsidRDefault="006A5048" w:rsidP="00E46E23">
      <w:pPr>
        <w:pStyle w:val="BodyText2"/>
        <w:rPr>
          <w:sz w:val="24"/>
          <w:szCs w:val="24"/>
        </w:rPr>
      </w:pPr>
      <w:r w:rsidRPr="007A7D33">
        <w:rPr>
          <w:sz w:val="24"/>
          <w:szCs w:val="24"/>
        </w:rPr>
        <w:t>The MVC architecture has the following benefits:</w:t>
      </w:r>
    </w:p>
    <w:p w14:paraId="4A7CA86C" w14:textId="77777777" w:rsidR="006A5048" w:rsidRPr="007A7D33" w:rsidRDefault="006A5048" w:rsidP="00C502EB">
      <w:pPr>
        <w:pStyle w:val="BodyText2"/>
        <w:numPr>
          <w:ilvl w:val="0"/>
          <w:numId w:val="35"/>
        </w:numPr>
        <w:tabs>
          <w:tab w:val="clear" w:pos="1000"/>
        </w:tabs>
        <w:spacing w:after="0" w:line="240" w:lineRule="auto"/>
        <w:ind w:left="720" w:hanging="360"/>
        <w:jc w:val="both"/>
        <w:rPr>
          <w:sz w:val="24"/>
          <w:szCs w:val="24"/>
        </w:rPr>
      </w:pPr>
      <w:r w:rsidRPr="007A7D33">
        <w:rPr>
          <w:b/>
          <w:bCs/>
          <w:sz w:val="24"/>
          <w:szCs w:val="24"/>
        </w:rPr>
        <w:t>Multiple views using the same model.</w:t>
      </w:r>
      <w:r w:rsidRPr="007A7D33">
        <w:rPr>
          <w:sz w:val="24"/>
          <w:szCs w:val="24"/>
        </w:rPr>
        <w:t xml:space="preserve"> The separation of model and view allows multiple views to use the same enterprise model. Consequently, an enterprise application's model components are easier to implement, test, and maintain, since all access to the model goes through these components.</w:t>
      </w:r>
    </w:p>
    <w:p w14:paraId="2B561725" w14:textId="77777777" w:rsidR="006A5048" w:rsidRPr="007A7D33" w:rsidRDefault="006A5048" w:rsidP="006A5048">
      <w:pPr>
        <w:spacing w:before="60" w:after="60"/>
        <w:ind w:left="360"/>
        <w:rPr>
          <w:sz w:val="24"/>
          <w:szCs w:val="24"/>
        </w:rPr>
      </w:pPr>
    </w:p>
    <w:p w14:paraId="67777CEF" w14:textId="368A80AD" w:rsidR="006A5048" w:rsidRPr="00E46E23" w:rsidRDefault="006A5048" w:rsidP="00E46E23">
      <w:pPr>
        <w:pStyle w:val="BodyText2"/>
        <w:numPr>
          <w:ilvl w:val="0"/>
          <w:numId w:val="35"/>
        </w:numPr>
        <w:tabs>
          <w:tab w:val="clear" w:pos="1000"/>
        </w:tabs>
        <w:spacing w:after="0" w:line="240" w:lineRule="auto"/>
        <w:ind w:left="720" w:hanging="360"/>
        <w:jc w:val="both"/>
        <w:rPr>
          <w:sz w:val="24"/>
          <w:szCs w:val="24"/>
        </w:rPr>
      </w:pPr>
      <w:r w:rsidRPr="007A7D33">
        <w:rPr>
          <w:b/>
          <w:bCs/>
          <w:sz w:val="24"/>
          <w:szCs w:val="24"/>
        </w:rPr>
        <w:t>Easier support for new types of clients.</w:t>
      </w:r>
      <w:r w:rsidRPr="007A7D33">
        <w:rPr>
          <w:sz w:val="24"/>
          <w:szCs w:val="24"/>
        </w:rPr>
        <w:t xml:space="preserve"> To support a new type of client, simply write a new view and controller for it, and wire them into the existing enterprise model.</w:t>
      </w:r>
    </w:p>
    <w:p w14:paraId="6E00C965" w14:textId="77777777" w:rsidR="006A5048" w:rsidRPr="00392F4C" w:rsidRDefault="006A5048" w:rsidP="00392F4C">
      <w:pPr>
        <w:pStyle w:val="Heading4"/>
        <w:spacing w:line="360" w:lineRule="auto"/>
        <w:ind w:left="403" w:hanging="403"/>
        <w:rPr>
          <w:b/>
          <w:sz w:val="24"/>
          <w:szCs w:val="24"/>
        </w:rPr>
      </w:pPr>
      <w:bookmarkStart w:id="220" w:name="_Toc251763613"/>
      <w:bookmarkStart w:id="221" w:name="_Toc251930736"/>
      <w:bookmarkStart w:id="222" w:name="_Toc92701793"/>
      <w:r w:rsidRPr="00392F4C">
        <w:rPr>
          <w:b/>
          <w:sz w:val="24"/>
          <w:szCs w:val="24"/>
          <w:lang w:eastAsia="zh-CN"/>
        </w:rPr>
        <w:lastRenderedPageBreak/>
        <w:t>Logical</w:t>
      </w:r>
      <w:r w:rsidRPr="00392F4C">
        <w:rPr>
          <w:b/>
          <w:sz w:val="24"/>
          <w:szCs w:val="24"/>
        </w:rPr>
        <w:t xml:space="preserve"> Tier</w:t>
      </w:r>
      <w:bookmarkEnd w:id="220"/>
      <w:bookmarkEnd w:id="221"/>
      <w:bookmarkEnd w:id="222"/>
    </w:p>
    <w:p w14:paraId="2F3B0919" w14:textId="77777777" w:rsidR="006A5048" w:rsidRPr="007A7D33" w:rsidRDefault="006A5048" w:rsidP="006A5048">
      <w:pPr>
        <w:pStyle w:val="BodyText2"/>
        <w:rPr>
          <w:sz w:val="24"/>
          <w:szCs w:val="24"/>
        </w:rPr>
      </w:pPr>
    </w:p>
    <w:p w14:paraId="06D8E305" w14:textId="77777777" w:rsidR="006A5048" w:rsidRPr="007A7D33" w:rsidRDefault="006A5048" w:rsidP="00392F4C">
      <w:pPr>
        <w:pStyle w:val="BodyText2"/>
        <w:ind w:left="0" w:firstLine="0"/>
        <w:rPr>
          <w:sz w:val="24"/>
          <w:szCs w:val="24"/>
          <w:lang w:eastAsia="zh-HK"/>
        </w:rPr>
      </w:pPr>
      <w:r w:rsidRPr="007A7D33">
        <w:rPr>
          <w:sz w:val="24"/>
          <w:szCs w:val="24"/>
          <w:lang w:eastAsia="zh-HK"/>
        </w:rPr>
        <w:t>Tiered architecture leads to a more flexible and maintainable system. Tiers may be quite thin and have very little impact on system performance. Tiers can be changed with no effect on other tiers, as long as the API remains constant. If designed well, the entire can be swapped out and integrate to a new data source or take advantage of a new technology.</w:t>
      </w:r>
    </w:p>
    <w:p w14:paraId="4989EF9D" w14:textId="77777777" w:rsidR="006A5048" w:rsidRPr="007A7D33" w:rsidRDefault="006A5048" w:rsidP="00392F4C">
      <w:pPr>
        <w:pStyle w:val="BodyText2"/>
        <w:ind w:left="0" w:firstLine="0"/>
        <w:rPr>
          <w:sz w:val="24"/>
          <w:szCs w:val="24"/>
          <w:lang w:eastAsia="zh-HK"/>
        </w:rPr>
      </w:pPr>
    </w:p>
    <w:p w14:paraId="4BBA27BC" w14:textId="77777777" w:rsidR="006A5048" w:rsidRPr="007A7D33" w:rsidRDefault="006A5048" w:rsidP="00392F4C">
      <w:pPr>
        <w:pStyle w:val="BodyText2"/>
        <w:ind w:left="0" w:firstLine="0"/>
        <w:rPr>
          <w:sz w:val="24"/>
          <w:szCs w:val="24"/>
          <w:lang w:eastAsia="zh-HK"/>
        </w:rPr>
      </w:pPr>
      <w:r w:rsidRPr="007A7D33">
        <w:rPr>
          <w:sz w:val="24"/>
          <w:szCs w:val="24"/>
          <w:lang w:eastAsia="zh-HK"/>
        </w:rPr>
        <w:t>DMS is designed to partition the system into tiers, namely the presentation tier, the application tier, the service tier, the business tier, and the data tier.  These tiers are physically split across the clients and the servers, and they are logically partitioned into the MVC architecture in order to gain the benefits as stated above. A high level diagram of the application architecture is depicted as follows:</w:t>
      </w:r>
    </w:p>
    <w:p w14:paraId="3F933EFF" w14:textId="77777777" w:rsidR="006A5048" w:rsidRPr="007A7D33" w:rsidRDefault="006A5048" w:rsidP="006A5048">
      <w:pPr>
        <w:pStyle w:val="BodyText2"/>
        <w:rPr>
          <w:sz w:val="24"/>
          <w:szCs w:val="24"/>
        </w:rPr>
      </w:pPr>
    </w:p>
    <w:p w14:paraId="0EE4A577" w14:textId="77777777" w:rsidR="006A5048" w:rsidRPr="007A7D33" w:rsidRDefault="00AC53F5" w:rsidP="006A5048">
      <w:pPr>
        <w:pStyle w:val="Header"/>
        <w:spacing w:before="60" w:after="60"/>
        <w:rPr>
          <w:sz w:val="24"/>
          <w:szCs w:val="24"/>
        </w:rPr>
      </w:pPr>
      <w:r w:rsidRPr="00AC53F5">
        <w:rPr>
          <w:noProof/>
          <w:sz w:val="24"/>
          <w:szCs w:val="24"/>
        </w:rPr>
        <w:object w:dxaOrig="13548" w:dyaOrig="14025" w14:anchorId="0919B073">
          <v:shape id="_x0000_i1031" type="#_x0000_t75" alt="" style="width:468pt;height:486pt;mso-width-percent:0;mso-height-percent:0;mso-width-percent:0;mso-height-percent:0" o:ole="" fillcolor="window">
            <v:imagedata r:id="rId22" o:title=""/>
          </v:shape>
          <o:OLEObject Type="Embed" ProgID="Visio.Drawing.6" ShapeID="_x0000_i1031" DrawAspect="Content" ObjectID="_1803884877" r:id="rId23"/>
        </w:object>
      </w:r>
    </w:p>
    <w:p w14:paraId="74AC7E20" w14:textId="77777777" w:rsidR="006A5048" w:rsidRPr="007A7D33" w:rsidRDefault="006A5048" w:rsidP="006A5048">
      <w:pPr>
        <w:pStyle w:val="Header"/>
        <w:spacing w:before="60" w:after="60"/>
        <w:rPr>
          <w:sz w:val="24"/>
          <w:szCs w:val="24"/>
        </w:rPr>
      </w:pPr>
      <w:r w:rsidRPr="007A7D33">
        <w:rPr>
          <w:b w:val="0"/>
          <w:bCs/>
          <w:sz w:val="24"/>
          <w:szCs w:val="24"/>
        </w:rPr>
        <w:t>Presentation Tier</w:t>
      </w:r>
      <w:r w:rsidRPr="007A7D33">
        <w:rPr>
          <w:sz w:val="24"/>
          <w:szCs w:val="24"/>
        </w:rPr>
        <w:t xml:space="preserve"> – Handle the presentation of data retrieved from specific business logic; accept input of information from users; maintain user interaction with the application; provide specific function to users and report other user events.</w:t>
      </w:r>
    </w:p>
    <w:p w14:paraId="186F7ECC" w14:textId="77777777" w:rsidR="006A5048" w:rsidRPr="007A7D33" w:rsidRDefault="006A5048" w:rsidP="006A5048">
      <w:pPr>
        <w:pStyle w:val="Header"/>
        <w:spacing w:before="60" w:after="60"/>
        <w:rPr>
          <w:sz w:val="24"/>
          <w:szCs w:val="24"/>
        </w:rPr>
      </w:pPr>
    </w:p>
    <w:p w14:paraId="0860249D" w14:textId="77777777" w:rsidR="006A5048" w:rsidRPr="007A7D33" w:rsidRDefault="006A5048" w:rsidP="006A5048">
      <w:pPr>
        <w:pStyle w:val="Header"/>
        <w:spacing w:before="60" w:after="60"/>
        <w:rPr>
          <w:sz w:val="24"/>
          <w:szCs w:val="24"/>
        </w:rPr>
      </w:pPr>
      <w:r w:rsidRPr="007A7D33">
        <w:rPr>
          <w:b w:val="0"/>
          <w:bCs/>
          <w:sz w:val="24"/>
          <w:szCs w:val="24"/>
        </w:rPr>
        <w:t>Application Tier</w:t>
      </w:r>
      <w:r w:rsidRPr="007A7D33">
        <w:rPr>
          <w:sz w:val="24"/>
          <w:szCs w:val="24"/>
        </w:rPr>
        <w:t xml:space="preserve"> – Provide interface between presentation tier and service tier; manage user interaction and navigation; select view for response to user events or errors; control security and allocation of specific function to users by call for behaviour from service tier.</w:t>
      </w:r>
    </w:p>
    <w:p w14:paraId="6B695FF8" w14:textId="77777777" w:rsidR="006A5048" w:rsidRPr="007A7D33" w:rsidRDefault="006A5048" w:rsidP="006A5048">
      <w:pPr>
        <w:pStyle w:val="Header"/>
        <w:spacing w:before="60" w:after="60"/>
        <w:rPr>
          <w:sz w:val="24"/>
          <w:szCs w:val="24"/>
        </w:rPr>
      </w:pPr>
    </w:p>
    <w:p w14:paraId="44938B21" w14:textId="77777777" w:rsidR="006A5048" w:rsidRPr="007A7D33" w:rsidRDefault="006A5048" w:rsidP="006A5048">
      <w:pPr>
        <w:pStyle w:val="Header"/>
        <w:spacing w:before="60" w:after="60"/>
        <w:rPr>
          <w:sz w:val="24"/>
          <w:szCs w:val="24"/>
        </w:rPr>
      </w:pPr>
      <w:r w:rsidRPr="007A7D33">
        <w:rPr>
          <w:b w:val="0"/>
          <w:bCs/>
          <w:sz w:val="24"/>
          <w:szCs w:val="24"/>
        </w:rPr>
        <w:lastRenderedPageBreak/>
        <w:t>Service Tier</w:t>
      </w:r>
      <w:r w:rsidRPr="007A7D33">
        <w:rPr>
          <w:sz w:val="24"/>
          <w:szCs w:val="24"/>
        </w:rPr>
        <w:t xml:space="preserve"> – Group a set of business components and logics into services to be used by the application tier, including the process controller; maintain and manage user sessions and integrate other system components through the model.</w:t>
      </w:r>
    </w:p>
    <w:p w14:paraId="6B4D4954" w14:textId="77777777" w:rsidR="006A5048" w:rsidRPr="007A7D33" w:rsidRDefault="006A5048" w:rsidP="006A5048">
      <w:pPr>
        <w:pStyle w:val="Header"/>
        <w:spacing w:before="60" w:after="60"/>
        <w:rPr>
          <w:sz w:val="24"/>
          <w:szCs w:val="24"/>
        </w:rPr>
      </w:pPr>
    </w:p>
    <w:p w14:paraId="0F02FB47" w14:textId="77777777" w:rsidR="006A5048" w:rsidRPr="007A7D33" w:rsidRDefault="006A5048" w:rsidP="006A5048">
      <w:pPr>
        <w:pStyle w:val="Header"/>
        <w:spacing w:before="60" w:after="60"/>
        <w:rPr>
          <w:sz w:val="24"/>
          <w:szCs w:val="24"/>
        </w:rPr>
      </w:pPr>
      <w:r w:rsidRPr="007A7D33">
        <w:rPr>
          <w:b w:val="0"/>
          <w:bCs/>
          <w:sz w:val="24"/>
          <w:szCs w:val="24"/>
        </w:rPr>
        <w:t>Business Tier</w:t>
      </w:r>
      <w:r w:rsidRPr="007A7D33">
        <w:rPr>
          <w:sz w:val="24"/>
          <w:szCs w:val="24"/>
        </w:rPr>
        <w:t xml:space="preserve"> – Contain a group of common business components and classes to be called by the service tier; provide interface for presentation tier to query data from the data tier; control the state of the data and transaction handling, response to state query from the presentation tier and notify the change to specific function or frame.</w:t>
      </w:r>
    </w:p>
    <w:p w14:paraId="006E8BAB" w14:textId="77777777" w:rsidR="006A5048" w:rsidRPr="007A7D33" w:rsidRDefault="006A5048" w:rsidP="006A5048">
      <w:pPr>
        <w:pStyle w:val="Header"/>
        <w:spacing w:before="60" w:after="60"/>
        <w:rPr>
          <w:sz w:val="24"/>
          <w:szCs w:val="24"/>
        </w:rPr>
      </w:pPr>
    </w:p>
    <w:p w14:paraId="2BF0CD6E" w14:textId="77777777" w:rsidR="006A5048" w:rsidRPr="007A7D33" w:rsidRDefault="006A5048" w:rsidP="006A5048">
      <w:pPr>
        <w:pStyle w:val="Header"/>
        <w:spacing w:before="60" w:after="60"/>
        <w:rPr>
          <w:sz w:val="24"/>
          <w:szCs w:val="24"/>
        </w:rPr>
      </w:pPr>
      <w:r w:rsidRPr="007A7D33">
        <w:rPr>
          <w:b w:val="0"/>
          <w:bCs/>
          <w:sz w:val="24"/>
          <w:szCs w:val="24"/>
        </w:rPr>
        <w:t>Data Tier</w:t>
      </w:r>
      <w:r w:rsidRPr="007A7D33">
        <w:rPr>
          <w:sz w:val="24"/>
          <w:szCs w:val="24"/>
        </w:rPr>
        <w:t xml:space="preserve"> – Provide the means for other tiers to access information in database; maintain persistent objects and data; maintain the connection factory.</w:t>
      </w:r>
    </w:p>
    <w:p w14:paraId="5005B22E" w14:textId="77777777" w:rsidR="006A5048" w:rsidRPr="007A7D33" w:rsidRDefault="006A5048" w:rsidP="006A5048">
      <w:pPr>
        <w:pStyle w:val="Header"/>
        <w:spacing w:before="60" w:after="60"/>
        <w:rPr>
          <w:sz w:val="24"/>
          <w:szCs w:val="24"/>
        </w:rPr>
      </w:pPr>
    </w:p>
    <w:p w14:paraId="05915D0D" w14:textId="77777777" w:rsidR="006A5048" w:rsidRPr="00392F4C" w:rsidRDefault="006A5048" w:rsidP="00392F4C">
      <w:pPr>
        <w:pStyle w:val="Heading4"/>
        <w:spacing w:line="360" w:lineRule="auto"/>
        <w:ind w:left="403" w:hanging="403"/>
        <w:rPr>
          <w:b/>
          <w:sz w:val="24"/>
          <w:szCs w:val="24"/>
        </w:rPr>
      </w:pPr>
      <w:bookmarkStart w:id="223" w:name="_Toc251763614"/>
      <w:bookmarkStart w:id="224" w:name="_Toc251930737"/>
      <w:bookmarkStart w:id="225" w:name="_Toc92701794"/>
      <w:r w:rsidRPr="00392F4C">
        <w:rPr>
          <w:b/>
          <w:sz w:val="24"/>
          <w:szCs w:val="24"/>
        </w:rPr>
        <w:t>Technology Preference</w:t>
      </w:r>
      <w:bookmarkEnd w:id="223"/>
      <w:bookmarkEnd w:id="224"/>
      <w:bookmarkEnd w:id="225"/>
    </w:p>
    <w:p w14:paraId="34AB7EB6" w14:textId="77777777" w:rsidR="006A5048" w:rsidRPr="007A7D33" w:rsidRDefault="006A5048" w:rsidP="006A5048">
      <w:pPr>
        <w:pStyle w:val="BodyText2"/>
        <w:rPr>
          <w:sz w:val="24"/>
          <w:szCs w:val="24"/>
        </w:rPr>
      </w:pPr>
    </w:p>
    <w:p w14:paraId="3228CE6E" w14:textId="77777777" w:rsidR="006A5048" w:rsidRPr="007A7D33" w:rsidRDefault="006A5048" w:rsidP="00234C08">
      <w:pPr>
        <w:pStyle w:val="BodyText2"/>
        <w:ind w:left="0" w:firstLine="0"/>
        <w:rPr>
          <w:sz w:val="24"/>
          <w:szCs w:val="24"/>
          <w:lang w:eastAsia="zh-HK"/>
        </w:rPr>
      </w:pPr>
      <w:r w:rsidRPr="007A7D33">
        <w:rPr>
          <w:sz w:val="24"/>
          <w:szCs w:val="24"/>
          <w:lang w:eastAsia="zh-HK"/>
        </w:rPr>
        <w:t xml:space="preserve">The application architecture provides clear division of different architectural responsibilities or services into different tiers. The architectural responsibilities can be identified as stereotypes for each logical tier of the application that involve using specific technology to implement the functionality. In order to facilitate the implementation of the MVC architecture into DMS, the Java 2 Platform, Enterprise Edition (J2EE) from SUN will be adopted. </w:t>
      </w:r>
    </w:p>
    <w:p w14:paraId="62842248" w14:textId="77777777" w:rsidR="006A5048" w:rsidRPr="007A7D33" w:rsidRDefault="006A5048" w:rsidP="006A5048">
      <w:pPr>
        <w:pStyle w:val="BodyText2"/>
        <w:rPr>
          <w:sz w:val="24"/>
          <w:szCs w:val="24"/>
          <w:lang w:eastAsia="zh-HK"/>
        </w:rPr>
      </w:pPr>
    </w:p>
    <w:p w14:paraId="02241993" w14:textId="77777777" w:rsidR="006A5048" w:rsidRPr="00234C08" w:rsidRDefault="006A5048" w:rsidP="00234C08">
      <w:pPr>
        <w:pStyle w:val="Heading4"/>
        <w:spacing w:line="360" w:lineRule="auto"/>
        <w:ind w:left="403" w:hanging="403"/>
        <w:rPr>
          <w:b/>
          <w:sz w:val="24"/>
          <w:szCs w:val="24"/>
        </w:rPr>
      </w:pPr>
      <w:bookmarkStart w:id="226" w:name="_Toc251763615"/>
      <w:bookmarkStart w:id="227" w:name="_Toc251930738"/>
      <w:bookmarkStart w:id="228" w:name="_Toc92701795"/>
      <w:r w:rsidRPr="00234C08">
        <w:rPr>
          <w:b/>
          <w:sz w:val="24"/>
          <w:szCs w:val="24"/>
        </w:rPr>
        <w:t>Alignment with System Architecture</w:t>
      </w:r>
      <w:bookmarkEnd w:id="226"/>
      <w:bookmarkEnd w:id="227"/>
      <w:bookmarkEnd w:id="228"/>
    </w:p>
    <w:p w14:paraId="3DF5C1B8" w14:textId="77777777" w:rsidR="006A5048" w:rsidRPr="007A7D33" w:rsidRDefault="006A5048" w:rsidP="006A5048">
      <w:pPr>
        <w:pStyle w:val="BodyText2"/>
        <w:rPr>
          <w:sz w:val="24"/>
          <w:szCs w:val="24"/>
        </w:rPr>
      </w:pPr>
    </w:p>
    <w:p w14:paraId="181574DC" w14:textId="77777777" w:rsidR="006A5048" w:rsidRPr="007A7D33" w:rsidRDefault="006A5048" w:rsidP="00234C08">
      <w:pPr>
        <w:pStyle w:val="BodyText2"/>
        <w:ind w:left="0" w:firstLine="0"/>
        <w:rPr>
          <w:sz w:val="24"/>
          <w:szCs w:val="24"/>
          <w:lang w:eastAsia="zh-HK"/>
        </w:rPr>
      </w:pPr>
      <w:r w:rsidRPr="007A7D33">
        <w:rPr>
          <w:sz w:val="24"/>
          <w:szCs w:val="24"/>
          <w:lang w:eastAsia="zh-HK"/>
        </w:rPr>
        <w:t>Both the application architecture and the system architecture of DMS are designed to provide an overall competent system environment for DMS.</w:t>
      </w:r>
    </w:p>
    <w:p w14:paraId="0A30CB35" w14:textId="77777777" w:rsidR="006A5048" w:rsidRPr="007A7D33" w:rsidRDefault="006A5048" w:rsidP="00234C08">
      <w:pPr>
        <w:pStyle w:val="BodyText2"/>
        <w:ind w:left="0" w:firstLine="0"/>
        <w:rPr>
          <w:sz w:val="24"/>
          <w:szCs w:val="24"/>
          <w:lang w:eastAsia="zh-HK"/>
        </w:rPr>
      </w:pPr>
    </w:p>
    <w:p w14:paraId="0CF054F9" w14:textId="77777777" w:rsidR="006A5048" w:rsidRPr="007A7D33" w:rsidRDefault="006A5048" w:rsidP="00234C08">
      <w:pPr>
        <w:pStyle w:val="BodyText2"/>
        <w:ind w:left="0" w:firstLine="0"/>
        <w:rPr>
          <w:sz w:val="24"/>
          <w:szCs w:val="24"/>
          <w:lang w:eastAsia="zh-HK"/>
        </w:rPr>
      </w:pPr>
      <w:r w:rsidRPr="007A7D33">
        <w:rPr>
          <w:sz w:val="24"/>
          <w:szCs w:val="24"/>
          <w:lang w:eastAsia="zh-HK"/>
        </w:rPr>
        <w:lastRenderedPageBreak/>
        <w:t>To preserve the integrity of the architecture, other tiers, such as service tier or presentation tier, will only access the business tier located within the Application Server. The business tier will provide the required interface in the Application Server for other tiers to access information of other servers. This similar approach applies to the data tier as well.</w:t>
      </w:r>
    </w:p>
    <w:p w14:paraId="7AF88814" w14:textId="77777777" w:rsidR="006A5048" w:rsidRPr="007A7D33" w:rsidRDefault="006A5048" w:rsidP="00234C08">
      <w:pPr>
        <w:pStyle w:val="BodyText2"/>
        <w:ind w:left="0" w:firstLine="0"/>
        <w:rPr>
          <w:sz w:val="24"/>
          <w:szCs w:val="24"/>
          <w:lang w:eastAsia="zh-HK"/>
        </w:rPr>
      </w:pPr>
    </w:p>
    <w:p w14:paraId="2B896D3D" w14:textId="77FAAB29" w:rsidR="006A5048" w:rsidRPr="007A7D33" w:rsidRDefault="006A5048" w:rsidP="00234C08">
      <w:pPr>
        <w:pStyle w:val="BodyText2"/>
        <w:ind w:left="0" w:firstLine="0"/>
        <w:rPr>
          <w:sz w:val="24"/>
          <w:szCs w:val="24"/>
          <w:lang w:eastAsia="zh-HK"/>
        </w:rPr>
      </w:pPr>
      <w:r w:rsidRPr="007A7D33">
        <w:rPr>
          <w:sz w:val="24"/>
          <w:szCs w:val="24"/>
          <w:lang w:eastAsia="zh-HK"/>
        </w:rPr>
        <w:t xml:space="preserve">Some static pages for the presentation tier will be resided in the Web Server. Database Server access will be limited to the data tier </w:t>
      </w:r>
      <w:r w:rsidR="00234C08" w:rsidRPr="007A7D33">
        <w:rPr>
          <w:sz w:val="24"/>
          <w:szCs w:val="24"/>
          <w:lang w:eastAsia="zh-HK"/>
        </w:rPr>
        <w:t>to</w:t>
      </w:r>
      <w:r w:rsidRPr="007A7D33">
        <w:rPr>
          <w:sz w:val="24"/>
          <w:szCs w:val="24"/>
          <w:lang w:eastAsia="zh-HK"/>
        </w:rPr>
        <w:t xml:space="preserve"> protect the information in the database and retain the security of the system.</w:t>
      </w:r>
    </w:p>
    <w:p w14:paraId="52308E4F" w14:textId="77777777" w:rsidR="006A5048" w:rsidRPr="007A7D33" w:rsidRDefault="006A5048" w:rsidP="006A5048">
      <w:pPr>
        <w:pStyle w:val="BodyText2"/>
        <w:rPr>
          <w:sz w:val="24"/>
          <w:szCs w:val="24"/>
        </w:rPr>
      </w:pPr>
    </w:p>
    <w:p w14:paraId="2BD03BAD" w14:textId="77777777" w:rsidR="006A5048" w:rsidRPr="00234C08" w:rsidRDefault="006A5048" w:rsidP="00234C08">
      <w:pPr>
        <w:pStyle w:val="Heading4"/>
        <w:spacing w:line="360" w:lineRule="auto"/>
        <w:ind w:left="403" w:hanging="403"/>
        <w:rPr>
          <w:b/>
          <w:sz w:val="24"/>
          <w:szCs w:val="24"/>
        </w:rPr>
      </w:pPr>
      <w:bookmarkStart w:id="229" w:name="_Toc251763616"/>
      <w:bookmarkStart w:id="230" w:name="_Toc251930739"/>
      <w:bookmarkStart w:id="231" w:name="_Toc92701796"/>
      <w:r w:rsidRPr="00234C08">
        <w:rPr>
          <w:b/>
          <w:sz w:val="24"/>
          <w:szCs w:val="24"/>
        </w:rPr>
        <w:t>Application Security</w:t>
      </w:r>
      <w:bookmarkEnd w:id="229"/>
      <w:bookmarkEnd w:id="230"/>
      <w:bookmarkEnd w:id="231"/>
    </w:p>
    <w:p w14:paraId="6E8E208E" w14:textId="77777777" w:rsidR="006A5048" w:rsidRPr="007A7D33" w:rsidRDefault="006A5048" w:rsidP="006A5048">
      <w:pPr>
        <w:pStyle w:val="BodyText2"/>
        <w:rPr>
          <w:sz w:val="24"/>
          <w:szCs w:val="24"/>
        </w:rPr>
      </w:pPr>
    </w:p>
    <w:p w14:paraId="5D83D714" w14:textId="38BAEB22" w:rsidR="006A5048" w:rsidRPr="007A7D33" w:rsidRDefault="006A5048" w:rsidP="00234C08">
      <w:pPr>
        <w:pStyle w:val="BodyText2"/>
        <w:ind w:left="0" w:firstLine="0"/>
        <w:rPr>
          <w:sz w:val="24"/>
          <w:szCs w:val="24"/>
          <w:lang w:eastAsia="zh-HK"/>
        </w:rPr>
      </w:pPr>
      <w:r w:rsidRPr="007A7D33">
        <w:rPr>
          <w:sz w:val="24"/>
          <w:szCs w:val="24"/>
          <w:lang w:eastAsia="zh-HK"/>
        </w:rPr>
        <w:t xml:space="preserve">DMS form-based logon from web will be used in conjunction with HTTPS/SSL.  Before entering username and password, the SSL link will be established in the first place. The username and password </w:t>
      </w:r>
      <w:r w:rsidR="00234C08" w:rsidRPr="007A7D33">
        <w:rPr>
          <w:sz w:val="24"/>
          <w:szCs w:val="24"/>
          <w:lang w:eastAsia="zh-HK"/>
        </w:rPr>
        <w:t>are</w:t>
      </w:r>
      <w:r w:rsidRPr="007A7D33">
        <w:rPr>
          <w:sz w:val="24"/>
          <w:szCs w:val="24"/>
          <w:lang w:eastAsia="zh-HK"/>
        </w:rPr>
        <w:t xml:space="preserve"> transmitted in a secured link to the application server.  The username and password </w:t>
      </w:r>
      <w:r w:rsidR="00234C08" w:rsidRPr="007A7D33">
        <w:rPr>
          <w:sz w:val="24"/>
          <w:szCs w:val="24"/>
          <w:lang w:eastAsia="zh-HK"/>
        </w:rPr>
        <w:t>are</w:t>
      </w:r>
      <w:r w:rsidRPr="007A7D33">
        <w:rPr>
          <w:sz w:val="24"/>
          <w:szCs w:val="24"/>
          <w:lang w:eastAsia="zh-HK"/>
        </w:rPr>
        <w:t xml:space="preserve"> authenticated within the java bean that checks against the designated database table.  The application server will not store the list of valid usernames and passwords in its secondary storage.  Enterprise </w:t>
      </w:r>
      <w:r w:rsidR="00234C08" w:rsidRPr="007A7D33">
        <w:rPr>
          <w:sz w:val="24"/>
          <w:szCs w:val="24"/>
          <w:lang w:eastAsia="zh-HK"/>
        </w:rPr>
        <w:t>server-side</w:t>
      </w:r>
      <w:r w:rsidRPr="007A7D33">
        <w:rPr>
          <w:sz w:val="24"/>
          <w:szCs w:val="24"/>
          <w:lang w:eastAsia="zh-HK"/>
        </w:rPr>
        <w:t xml:space="preserve"> programming design offers high security protection to DMS.  Only the presentation layer will be exposed to users. All business logics will be hidden from user access as the logics are performed by components on the application server.  All data access is bounded by objects on the application server and because data access is done through components, no direct manipulation of data is thus possible.</w:t>
      </w:r>
    </w:p>
    <w:p w14:paraId="25DEFEE5" w14:textId="77777777" w:rsidR="006A5048" w:rsidRPr="007A7D33" w:rsidRDefault="006A5048" w:rsidP="006A5048">
      <w:pPr>
        <w:pStyle w:val="BodyText2"/>
        <w:rPr>
          <w:sz w:val="24"/>
          <w:szCs w:val="24"/>
        </w:rPr>
      </w:pPr>
    </w:p>
    <w:bookmarkEnd w:id="213"/>
    <w:p w14:paraId="76E56EDB" w14:textId="77777777" w:rsidR="006A5048" w:rsidRPr="007A7D33" w:rsidRDefault="006A5048" w:rsidP="006A5048">
      <w:pPr>
        <w:tabs>
          <w:tab w:val="left" w:pos="900"/>
        </w:tabs>
        <w:spacing w:before="60" w:after="60"/>
        <w:rPr>
          <w:sz w:val="24"/>
          <w:szCs w:val="24"/>
        </w:rPr>
        <w:sectPr w:rsidR="006A5048" w:rsidRPr="007A7D33" w:rsidSect="00CF44D8">
          <w:headerReference w:type="default" r:id="rId24"/>
          <w:footerReference w:type="default" r:id="rId25"/>
          <w:pgSz w:w="11909" w:h="16834" w:code="9"/>
          <w:pgMar w:top="1440" w:right="1440" w:bottom="1440" w:left="1152" w:header="720" w:footer="720" w:gutter="0"/>
          <w:cols w:space="720"/>
        </w:sectPr>
      </w:pPr>
    </w:p>
    <w:p w14:paraId="136B3567" w14:textId="06D9CB6D" w:rsidR="006A5048" w:rsidRPr="0078426C" w:rsidRDefault="006A5048" w:rsidP="0078426C">
      <w:pPr>
        <w:pStyle w:val="Heading2"/>
        <w:spacing w:line="360" w:lineRule="auto"/>
        <w:rPr>
          <w:b/>
          <w:caps w:val="0"/>
          <w:lang w:eastAsia="zh-CN"/>
        </w:rPr>
      </w:pPr>
      <w:bookmarkStart w:id="232" w:name="_Toc98238164"/>
      <w:bookmarkStart w:id="233" w:name="_Toc98263752"/>
      <w:bookmarkStart w:id="234" w:name="_Toc251763617"/>
      <w:bookmarkStart w:id="235" w:name="_Toc251930740"/>
      <w:bookmarkStart w:id="236" w:name="_Toc314590108"/>
      <w:bookmarkStart w:id="237" w:name="_Toc92701797"/>
      <w:r w:rsidRPr="0078426C">
        <w:rPr>
          <w:b/>
          <w:caps w:val="0"/>
          <w:lang w:eastAsia="zh-CN"/>
        </w:rPr>
        <w:lastRenderedPageBreak/>
        <w:t>Data Retention and Archive</w:t>
      </w:r>
      <w:bookmarkEnd w:id="232"/>
      <w:bookmarkEnd w:id="233"/>
      <w:bookmarkEnd w:id="234"/>
      <w:bookmarkEnd w:id="235"/>
      <w:bookmarkEnd w:id="236"/>
      <w:bookmarkEnd w:id="237"/>
    </w:p>
    <w:p w14:paraId="12EC7AC0" w14:textId="77777777" w:rsidR="006A5048" w:rsidRPr="007A7D33" w:rsidRDefault="006A5048" w:rsidP="0078426C">
      <w:pPr>
        <w:pStyle w:val="BodyText2"/>
        <w:ind w:left="0" w:firstLine="0"/>
        <w:rPr>
          <w:sz w:val="24"/>
          <w:szCs w:val="24"/>
          <w:lang w:eastAsia="zh-HK"/>
        </w:rPr>
      </w:pPr>
      <w:r w:rsidRPr="007A7D33">
        <w:rPr>
          <w:sz w:val="24"/>
          <w:szCs w:val="24"/>
          <w:lang w:eastAsia="zh-HK"/>
        </w:rPr>
        <w:t>After the data retention period has expired, the data will be archived into offline storage media such as data tapes for permanent storage. These data will then be removed from the server to free up disk storage. Purging of data from the DMS databases can be performed at defined time, such as at the year-end after the data has successfully been archived. The offline data can be restored when required. A housekeeping facility including archiving and restore functions will be provided for retention period maintenance.</w:t>
      </w:r>
    </w:p>
    <w:p w14:paraId="152DD26C" w14:textId="77777777" w:rsidR="006A5048" w:rsidRPr="007A7D33" w:rsidRDefault="006A5048" w:rsidP="0078426C">
      <w:pPr>
        <w:pStyle w:val="BodyText2"/>
        <w:ind w:left="0" w:firstLine="0"/>
        <w:rPr>
          <w:sz w:val="24"/>
          <w:szCs w:val="24"/>
          <w:lang w:eastAsia="zh-HK"/>
        </w:rPr>
      </w:pPr>
    </w:p>
    <w:p w14:paraId="19EE3554" w14:textId="77777777" w:rsidR="006A5048" w:rsidRPr="007A7D33" w:rsidRDefault="006A5048" w:rsidP="0078426C">
      <w:pPr>
        <w:pStyle w:val="BodyText2"/>
        <w:ind w:left="0" w:firstLine="0"/>
        <w:rPr>
          <w:sz w:val="24"/>
          <w:szCs w:val="24"/>
          <w:lang w:eastAsia="zh-HK"/>
        </w:rPr>
      </w:pPr>
      <w:r w:rsidRPr="007A7D33">
        <w:rPr>
          <w:sz w:val="24"/>
          <w:szCs w:val="24"/>
          <w:lang w:eastAsia="zh-HK"/>
        </w:rPr>
        <w:t xml:space="preserve">Depending on the information nature, data will be kept in the system with different retention periods and the following table summarizes the recommendation:  </w:t>
      </w:r>
    </w:p>
    <w:p w14:paraId="6280A4EA" w14:textId="77777777" w:rsidR="006A5048" w:rsidRPr="007A7D33" w:rsidRDefault="006A5048" w:rsidP="006A5048">
      <w:pPr>
        <w:pStyle w:val="BodyText2"/>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9"/>
        <w:gridCol w:w="2850"/>
      </w:tblGrid>
      <w:tr w:rsidR="006A5048" w:rsidRPr="007A7D33" w14:paraId="1BC4C8CC" w14:textId="77777777" w:rsidTr="00CF44D8">
        <w:trPr>
          <w:cantSplit/>
          <w:tblHeader/>
        </w:trPr>
        <w:tc>
          <w:tcPr>
            <w:tcW w:w="6480" w:type="dxa"/>
            <w:shd w:val="clear" w:color="auto" w:fill="F3F3F3"/>
            <w:vAlign w:val="center"/>
          </w:tcPr>
          <w:p w14:paraId="7C439732" w14:textId="77777777" w:rsidR="006A5048" w:rsidRPr="007A7D33" w:rsidRDefault="006A5048" w:rsidP="00CF44D8">
            <w:pPr>
              <w:spacing w:before="60" w:after="60"/>
              <w:rPr>
                <w:b/>
                <w:bCs/>
                <w:sz w:val="24"/>
                <w:szCs w:val="24"/>
              </w:rPr>
            </w:pPr>
            <w:r w:rsidRPr="007A7D33">
              <w:rPr>
                <w:b/>
                <w:bCs/>
                <w:sz w:val="24"/>
                <w:szCs w:val="24"/>
              </w:rPr>
              <w:t>Information Nature</w:t>
            </w:r>
          </w:p>
        </w:tc>
        <w:tc>
          <w:tcPr>
            <w:tcW w:w="2880" w:type="dxa"/>
            <w:shd w:val="clear" w:color="auto" w:fill="F3F3F3"/>
            <w:vAlign w:val="center"/>
          </w:tcPr>
          <w:p w14:paraId="480C5279" w14:textId="77777777" w:rsidR="006A5048" w:rsidRPr="007A7D33" w:rsidRDefault="006A5048" w:rsidP="00CF44D8">
            <w:pPr>
              <w:spacing w:before="60" w:after="60"/>
              <w:rPr>
                <w:b/>
                <w:bCs/>
                <w:sz w:val="24"/>
                <w:szCs w:val="24"/>
              </w:rPr>
            </w:pPr>
            <w:r w:rsidRPr="007A7D33">
              <w:rPr>
                <w:b/>
                <w:bCs/>
                <w:sz w:val="24"/>
                <w:szCs w:val="24"/>
              </w:rPr>
              <w:t>On-line Retention Period</w:t>
            </w:r>
          </w:p>
        </w:tc>
      </w:tr>
      <w:tr w:rsidR="006A5048" w:rsidRPr="007A7D33" w14:paraId="369D00B2" w14:textId="77777777" w:rsidTr="00CF44D8">
        <w:tc>
          <w:tcPr>
            <w:tcW w:w="6480" w:type="dxa"/>
          </w:tcPr>
          <w:p w14:paraId="6757EF9B" w14:textId="77777777" w:rsidR="006A5048" w:rsidRPr="007A7D33" w:rsidRDefault="006A5048" w:rsidP="00CF44D8">
            <w:pPr>
              <w:spacing w:before="60" w:after="60"/>
              <w:rPr>
                <w:sz w:val="24"/>
                <w:szCs w:val="24"/>
              </w:rPr>
            </w:pPr>
            <w:r w:rsidRPr="007A7D33">
              <w:rPr>
                <w:sz w:val="24"/>
                <w:szCs w:val="24"/>
              </w:rPr>
              <w:t>Business information</w:t>
            </w:r>
          </w:p>
        </w:tc>
        <w:tc>
          <w:tcPr>
            <w:tcW w:w="2880" w:type="dxa"/>
          </w:tcPr>
          <w:p w14:paraId="339001AC" w14:textId="77777777" w:rsidR="006A5048" w:rsidRPr="007A7D33" w:rsidRDefault="006A5048" w:rsidP="00CF44D8">
            <w:pPr>
              <w:spacing w:before="60" w:after="60"/>
              <w:rPr>
                <w:sz w:val="24"/>
                <w:szCs w:val="24"/>
                <w:lang w:eastAsia="zh-HK"/>
              </w:rPr>
            </w:pPr>
            <w:r w:rsidRPr="007A7D33">
              <w:rPr>
                <w:sz w:val="24"/>
                <w:szCs w:val="24"/>
                <w:lang w:eastAsia="zh-HK"/>
              </w:rPr>
              <w:t>As long as possible</w:t>
            </w:r>
          </w:p>
        </w:tc>
      </w:tr>
      <w:tr w:rsidR="006A5048" w:rsidRPr="007A7D33" w14:paraId="50FA1F58" w14:textId="77777777" w:rsidTr="00CF44D8">
        <w:tc>
          <w:tcPr>
            <w:tcW w:w="6480" w:type="dxa"/>
          </w:tcPr>
          <w:p w14:paraId="40308501" w14:textId="77777777" w:rsidR="006A5048" w:rsidRPr="007A7D33" w:rsidRDefault="006A5048" w:rsidP="00CF44D8">
            <w:pPr>
              <w:spacing w:before="60" w:after="60"/>
              <w:rPr>
                <w:sz w:val="24"/>
                <w:szCs w:val="24"/>
              </w:rPr>
            </w:pPr>
            <w:r w:rsidRPr="007A7D33">
              <w:rPr>
                <w:sz w:val="24"/>
                <w:szCs w:val="24"/>
              </w:rPr>
              <w:t>Active Case information</w:t>
            </w:r>
          </w:p>
        </w:tc>
        <w:tc>
          <w:tcPr>
            <w:tcW w:w="2880" w:type="dxa"/>
          </w:tcPr>
          <w:p w14:paraId="206B5720" w14:textId="77777777" w:rsidR="006A5048" w:rsidRPr="007A7D33" w:rsidRDefault="006A5048" w:rsidP="00CF44D8">
            <w:pPr>
              <w:pStyle w:val="Header"/>
              <w:spacing w:before="60" w:after="60"/>
              <w:rPr>
                <w:sz w:val="24"/>
                <w:szCs w:val="24"/>
              </w:rPr>
            </w:pPr>
            <w:r w:rsidRPr="007A7D33">
              <w:rPr>
                <w:sz w:val="24"/>
                <w:szCs w:val="24"/>
                <w:lang w:eastAsia="zh-HK"/>
              </w:rPr>
              <w:t>As long as possible</w:t>
            </w:r>
          </w:p>
        </w:tc>
      </w:tr>
      <w:tr w:rsidR="006A5048" w:rsidRPr="007A7D33" w14:paraId="71BFFC4D" w14:textId="77777777" w:rsidTr="00CF44D8">
        <w:tc>
          <w:tcPr>
            <w:tcW w:w="6480" w:type="dxa"/>
          </w:tcPr>
          <w:p w14:paraId="26916011" w14:textId="77777777" w:rsidR="006A5048" w:rsidRPr="007A7D33" w:rsidRDefault="006A5048" w:rsidP="00CF44D8">
            <w:pPr>
              <w:spacing w:before="60" w:after="60"/>
              <w:rPr>
                <w:sz w:val="24"/>
                <w:szCs w:val="24"/>
              </w:rPr>
            </w:pPr>
            <w:r w:rsidRPr="007A7D33">
              <w:rPr>
                <w:sz w:val="24"/>
                <w:szCs w:val="24"/>
              </w:rPr>
              <w:t>Document / Photos</w:t>
            </w:r>
          </w:p>
        </w:tc>
        <w:tc>
          <w:tcPr>
            <w:tcW w:w="2880" w:type="dxa"/>
          </w:tcPr>
          <w:p w14:paraId="321F31A3" w14:textId="77777777" w:rsidR="006A5048" w:rsidRPr="007A7D33" w:rsidRDefault="006A5048" w:rsidP="00CF44D8">
            <w:pPr>
              <w:pStyle w:val="Header"/>
              <w:spacing w:before="60" w:after="60"/>
              <w:rPr>
                <w:sz w:val="24"/>
                <w:szCs w:val="24"/>
              </w:rPr>
            </w:pPr>
            <w:r w:rsidRPr="007A7D33">
              <w:rPr>
                <w:sz w:val="24"/>
                <w:szCs w:val="24"/>
                <w:lang w:eastAsia="zh-HK"/>
              </w:rPr>
              <w:t>As long as possible</w:t>
            </w:r>
          </w:p>
        </w:tc>
      </w:tr>
      <w:tr w:rsidR="006A5048" w:rsidRPr="007A7D33" w14:paraId="38A61F8B" w14:textId="77777777" w:rsidTr="00CF44D8">
        <w:tc>
          <w:tcPr>
            <w:tcW w:w="6480" w:type="dxa"/>
          </w:tcPr>
          <w:p w14:paraId="6D3EF7C0" w14:textId="77777777" w:rsidR="006A5048" w:rsidRPr="007A7D33" w:rsidRDefault="006A5048" w:rsidP="00CF44D8">
            <w:pPr>
              <w:spacing w:before="60" w:after="60"/>
              <w:rPr>
                <w:sz w:val="24"/>
                <w:szCs w:val="24"/>
              </w:rPr>
            </w:pPr>
            <w:r w:rsidRPr="007A7D33">
              <w:rPr>
                <w:sz w:val="24"/>
                <w:szCs w:val="24"/>
              </w:rPr>
              <w:t>Reports</w:t>
            </w:r>
          </w:p>
        </w:tc>
        <w:tc>
          <w:tcPr>
            <w:tcW w:w="2880" w:type="dxa"/>
          </w:tcPr>
          <w:p w14:paraId="23B3829A" w14:textId="77777777" w:rsidR="006A5048" w:rsidRPr="007A7D33" w:rsidRDefault="006A5048" w:rsidP="00CF44D8">
            <w:pPr>
              <w:spacing w:before="60" w:after="60"/>
              <w:rPr>
                <w:sz w:val="24"/>
                <w:szCs w:val="24"/>
              </w:rPr>
            </w:pPr>
            <w:r w:rsidRPr="007A7D33">
              <w:rPr>
                <w:sz w:val="24"/>
                <w:szCs w:val="24"/>
                <w:lang w:eastAsia="zh-HK"/>
              </w:rPr>
              <w:t>As long as possible</w:t>
            </w:r>
          </w:p>
        </w:tc>
      </w:tr>
      <w:tr w:rsidR="006A5048" w:rsidRPr="007A7D33" w14:paraId="0C61943A" w14:textId="77777777" w:rsidTr="00CF44D8">
        <w:tc>
          <w:tcPr>
            <w:tcW w:w="6480" w:type="dxa"/>
          </w:tcPr>
          <w:p w14:paraId="5814E9EB" w14:textId="77777777" w:rsidR="006A5048" w:rsidRPr="007A7D33" w:rsidRDefault="006A5048" w:rsidP="00CF44D8">
            <w:pPr>
              <w:spacing w:before="60" w:after="60"/>
              <w:rPr>
                <w:sz w:val="24"/>
                <w:szCs w:val="24"/>
              </w:rPr>
            </w:pPr>
            <w:r w:rsidRPr="007A7D33">
              <w:rPr>
                <w:sz w:val="24"/>
                <w:szCs w:val="24"/>
              </w:rPr>
              <w:t>Expired system / alert messages</w:t>
            </w:r>
          </w:p>
        </w:tc>
        <w:tc>
          <w:tcPr>
            <w:tcW w:w="2880" w:type="dxa"/>
          </w:tcPr>
          <w:p w14:paraId="355EAEB8" w14:textId="77777777" w:rsidR="006A5048" w:rsidRPr="007A7D33" w:rsidRDefault="006A5048" w:rsidP="00CF44D8">
            <w:pPr>
              <w:spacing w:before="60" w:after="60"/>
              <w:rPr>
                <w:sz w:val="24"/>
                <w:szCs w:val="24"/>
              </w:rPr>
            </w:pPr>
            <w:r w:rsidRPr="007A7D33">
              <w:rPr>
                <w:sz w:val="24"/>
                <w:szCs w:val="24"/>
              </w:rPr>
              <w:t>7 days</w:t>
            </w:r>
          </w:p>
        </w:tc>
      </w:tr>
      <w:tr w:rsidR="006A5048" w:rsidRPr="007A7D33" w14:paraId="28E2A9E3" w14:textId="77777777" w:rsidTr="00CF44D8">
        <w:tc>
          <w:tcPr>
            <w:tcW w:w="6480" w:type="dxa"/>
          </w:tcPr>
          <w:p w14:paraId="16801E35" w14:textId="77777777" w:rsidR="006A5048" w:rsidRPr="007A7D33" w:rsidRDefault="006A5048" w:rsidP="00CF44D8">
            <w:pPr>
              <w:spacing w:before="60" w:after="60"/>
              <w:rPr>
                <w:sz w:val="24"/>
                <w:szCs w:val="24"/>
              </w:rPr>
            </w:pPr>
            <w:r w:rsidRPr="007A7D33">
              <w:rPr>
                <w:sz w:val="24"/>
                <w:szCs w:val="24"/>
              </w:rPr>
              <w:t>Audit trail records of completed cases</w:t>
            </w:r>
          </w:p>
        </w:tc>
        <w:tc>
          <w:tcPr>
            <w:tcW w:w="2880" w:type="dxa"/>
          </w:tcPr>
          <w:p w14:paraId="4C13A661" w14:textId="77777777" w:rsidR="006A5048" w:rsidRPr="007A7D33" w:rsidRDefault="006A5048" w:rsidP="00CF44D8">
            <w:pPr>
              <w:spacing w:before="60" w:after="60"/>
              <w:rPr>
                <w:sz w:val="24"/>
                <w:szCs w:val="24"/>
              </w:rPr>
            </w:pPr>
            <w:r w:rsidRPr="007A7D33">
              <w:rPr>
                <w:sz w:val="24"/>
                <w:szCs w:val="24"/>
              </w:rPr>
              <w:t>12 months</w:t>
            </w:r>
          </w:p>
        </w:tc>
      </w:tr>
    </w:tbl>
    <w:p w14:paraId="1A9C2A5B" w14:textId="77777777" w:rsidR="006A5048" w:rsidRPr="007A7D33" w:rsidRDefault="006A5048" w:rsidP="006A5048">
      <w:pPr>
        <w:pStyle w:val="BodyText2"/>
        <w:rPr>
          <w:sz w:val="24"/>
          <w:szCs w:val="24"/>
        </w:rPr>
      </w:pPr>
    </w:p>
    <w:p w14:paraId="7411A412" w14:textId="77777777" w:rsidR="006A5048" w:rsidRPr="007A7D33" w:rsidRDefault="006A5048" w:rsidP="006A5048">
      <w:pPr>
        <w:pStyle w:val="BodyText2"/>
        <w:rPr>
          <w:sz w:val="24"/>
          <w:szCs w:val="24"/>
        </w:rPr>
      </w:pPr>
    </w:p>
    <w:p w14:paraId="63D03D86" w14:textId="77777777" w:rsidR="006A5048" w:rsidRPr="007A7D33" w:rsidRDefault="006A5048" w:rsidP="006A5048">
      <w:pPr>
        <w:pStyle w:val="BodyText2"/>
        <w:rPr>
          <w:sz w:val="24"/>
          <w:szCs w:val="24"/>
        </w:rPr>
      </w:pPr>
    </w:p>
    <w:p w14:paraId="46D5289A" w14:textId="77777777" w:rsidR="006A5048" w:rsidRPr="007A7D33" w:rsidRDefault="006A5048" w:rsidP="006A5048">
      <w:pPr>
        <w:pStyle w:val="BodyText2"/>
        <w:rPr>
          <w:sz w:val="24"/>
          <w:szCs w:val="24"/>
        </w:rPr>
        <w:sectPr w:rsidR="006A5048" w:rsidRPr="007A7D33" w:rsidSect="00CF44D8">
          <w:pgSz w:w="11909" w:h="16834" w:code="9"/>
          <w:pgMar w:top="1440" w:right="1440" w:bottom="1440" w:left="1152" w:header="720" w:footer="720" w:gutter="0"/>
          <w:cols w:space="720"/>
        </w:sectPr>
      </w:pPr>
    </w:p>
    <w:p w14:paraId="2172845F" w14:textId="55CCAC99" w:rsidR="006A5048" w:rsidRPr="0078426C" w:rsidRDefault="006A5048" w:rsidP="0078426C">
      <w:pPr>
        <w:pStyle w:val="Heading2"/>
        <w:spacing w:line="360" w:lineRule="auto"/>
        <w:rPr>
          <w:b/>
          <w:caps w:val="0"/>
          <w:lang w:eastAsia="zh-CN"/>
        </w:rPr>
      </w:pPr>
      <w:bookmarkStart w:id="238" w:name="_Toc98238165"/>
      <w:bookmarkStart w:id="239" w:name="_Toc98263753"/>
      <w:bookmarkStart w:id="240" w:name="_Toc251763618"/>
      <w:bookmarkStart w:id="241" w:name="_Toc251930741"/>
      <w:bookmarkStart w:id="242" w:name="_Toc314590109"/>
      <w:bookmarkStart w:id="243" w:name="_Toc92701798"/>
      <w:r w:rsidRPr="0078426C">
        <w:rPr>
          <w:b/>
          <w:caps w:val="0"/>
          <w:lang w:eastAsia="zh-CN"/>
        </w:rPr>
        <w:lastRenderedPageBreak/>
        <w:t>Impact Analysis</w:t>
      </w:r>
      <w:bookmarkEnd w:id="238"/>
      <w:bookmarkEnd w:id="239"/>
      <w:bookmarkEnd w:id="240"/>
      <w:bookmarkEnd w:id="241"/>
      <w:bookmarkEnd w:id="242"/>
      <w:bookmarkEnd w:id="243"/>
    </w:p>
    <w:p w14:paraId="4325B548" w14:textId="7F6A4B57" w:rsidR="006A5048" w:rsidRPr="00D44301" w:rsidRDefault="006A5048" w:rsidP="00D44301">
      <w:pPr>
        <w:pStyle w:val="Heading3"/>
        <w:spacing w:line="360" w:lineRule="auto"/>
        <w:ind w:left="0" w:firstLine="0"/>
        <w:jc w:val="both"/>
        <w:rPr>
          <w:b/>
          <w:sz w:val="24"/>
          <w:szCs w:val="24"/>
          <w:lang w:eastAsia="zh-CN"/>
        </w:rPr>
      </w:pPr>
      <w:bookmarkStart w:id="244" w:name="_Toc78781584"/>
      <w:bookmarkStart w:id="245" w:name="_Toc84652770"/>
      <w:bookmarkStart w:id="246" w:name="_Toc98238166"/>
      <w:bookmarkStart w:id="247" w:name="_Toc251763619"/>
      <w:bookmarkStart w:id="248" w:name="_Toc251930742"/>
      <w:bookmarkStart w:id="249" w:name="_Toc92701799"/>
      <w:r w:rsidRPr="0078426C">
        <w:rPr>
          <w:b/>
          <w:sz w:val="24"/>
          <w:szCs w:val="24"/>
          <w:lang w:eastAsia="zh-CN"/>
        </w:rPr>
        <w:t>Effects on Organization</w:t>
      </w:r>
      <w:bookmarkEnd w:id="244"/>
      <w:bookmarkEnd w:id="245"/>
      <w:bookmarkEnd w:id="246"/>
      <w:bookmarkEnd w:id="247"/>
      <w:bookmarkEnd w:id="248"/>
      <w:bookmarkEnd w:id="249"/>
    </w:p>
    <w:p w14:paraId="18A867B2" w14:textId="77777777" w:rsidR="006A5048" w:rsidRPr="00D44301" w:rsidRDefault="006A5048" w:rsidP="00D44301">
      <w:pPr>
        <w:pStyle w:val="Heading4"/>
        <w:spacing w:line="360" w:lineRule="auto"/>
        <w:ind w:left="403" w:hanging="403"/>
        <w:rPr>
          <w:b/>
          <w:sz w:val="24"/>
          <w:szCs w:val="24"/>
          <w:lang w:eastAsia="zh-CN"/>
        </w:rPr>
      </w:pPr>
      <w:bookmarkStart w:id="250" w:name="_Toc251763620"/>
      <w:bookmarkStart w:id="251" w:name="_Toc251930743"/>
      <w:bookmarkStart w:id="252" w:name="_Toc92701800"/>
      <w:r w:rsidRPr="00D44301">
        <w:rPr>
          <w:b/>
          <w:sz w:val="24"/>
          <w:szCs w:val="24"/>
          <w:lang w:eastAsia="zh-CN"/>
        </w:rPr>
        <w:t>Support Staff</w:t>
      </w:r>
      <w:bookmarkEnd w:id="250"/>
      <w:bookmarkEnd w:id="251"/>
      <w:bookmarkEnd w:id="252"/>
    </w:p>
    <w:p w14:paraId="0F9ED7A8" w14:textId="77777777" w:rsidR="006A5048" w:rsidRPr="007A7D33" w:rsidRDefault="006A5048" w:rsidP="006A5048">
      <w:pPr>
        <w:pStyle w:val="BodyText2"/>
        <w:rPr>
          <w:sz w:val="24"/>
          <w:szCs w:val="24"/>
        </w:rPr>
      </w:pPr>
    </w:p>
    <w:p w14:paraId="5BC40027"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In order to provide support to end-users and to help them to use the system effectively, an DMS Maintenance Team comprising of appropriate staffs of P8 will be set up. The team will perform the following tasks: </w:t>
      </w:r>
    </w:p>
    <w:p w14:paraId="0946B3E2" w14:textId="77777777" w:rsidR="006A5048" w:rsidRPr="007A7D33" w:rsidRDefault="006A5048" w:rsidP="00C502EB">
      <w:pPr>
        <w:numPr>
          <w:ilvl w:val="0"/>
          <w:numId w:val="16"/>
        </w:numPr>
        <w:tabs>
          <w:tab w:val="clear" w:pos="1000"/>
        </w:tabs>
        <w:spacing w:before="60" w:after="60"/>
        <w:ind w:left="720" w:hanging="360"/>
        <w:rPr>
          <w:sz w:val="24"/>
          <w:szCs w:val="24"/>
        </w:rPr>
      </w:pPr>
      <w:r w:rsidRPr="007A7D33">
        <w:rPr>
          <w:sz w:val="24"/>
          <w:szCs w:val="24"/>
        </w:rPr>
        <w:t xml:space="preserve">System and network administration; </w:t>
      </w:r>
    </w:p>
    <w:p w14:paraId="786FA52A" w14:textId="77777777" w:rsidR="006A5048" w:rsidRPr="007A7D33" w:rsidRDefault="006A5048" w:rsidP="00C502EB">
      <w:pPr>
        <w:numPr>
          <w:ilvl w:val="0"/>
          <w:numId w:val="16"/>
        </w:numPr>
        <w:tabs>
          <w:tab w:val="clear" w:pos="1000"/>
        </w:tabs>
        <w:spacing w:before="60" w:after="60"/>
        <w:ind w:left="720" w:hanging="360"/>
        <w:rPr>
          <w:sz w:val="24"/>
          <w:szCs w:val="24"/>
        </w:rPr>
      </w:pPr>
      <w:r w:rsidRPr="007A7D33">
        <w:rPr>
          <w:sz w:val="24"/>
          <w:szCs w:val="24"/>
        </w:rPr>
        <w:t>Database management;</w:t>
      </w:r>
    </w:p>
    <w:p w14:paraId="6E2021B5" w14:textId="77777777" w:rsidR="006A5048" w:rsidRPr="007A7D33" w:rsidRDefault="006A5048" w:rsidP="00C502EB">
      <w:pPr>
        <w:numPr>
          <w:ilvl w:val="0"/>
          <w:numId w:val="16"/>
        </w:numPr>
        <w:tabs>
          <w:tab w:val="clear" w:pos="1000"/>
        </w:tabs>
        <w:spacing w:before="60" w:after="60"/>
        <w:ind w:left="720" w:hanging="360"/>
        <w:rPr>
          <w:sz w:val="24"/>
          <w:szCs w:val="24"/>
        </w:rPr>
      </w:pPr>
      <w:r w:rsidRPr="007A7D33">
        <w:rPr>
          <w:sz w:val="24"/>
          <w:szCs w:val="24"/>
        </w:rPr>
        <w:t xml:space="preserve">Problem analysis; and </w:t>
      </w:r>
    </w:p>
    <w:p w14:paraId="61BA1ADB" w14:textId="77777777" w:rsidR="006A5048" w:rsidRPr="007A7D33" w:rsidRDefault="006A5048" w:rsidP="00C502EB">
      <w:pPr>
        <w:numPr>
          <w:ilvl w:val="0"/>
          <w:numId w:val="16"/>
        </w:numPr>
        <w:tabs>
          <w:tab w:val="clear" w:pos="1000"/>
        </w:tabs>
        <w:spacing w:before="60" w:after="60"/>
        <w:ind w:left="720" w:hanging="360"/>
        <w:rPr>
          <w:sz w:val="24"/>
          <w:szCs w:val="24"/>
        </w:rPr>
      </w:pPr>
      <w:r w:rsidRPr="007A7D33">
        <w:rPr>
          <w:sz w:val="24"/>
          <w:szCs w:val="24"/>
        </w:rPr>
        <w:t xml:space="preserve">Help desk support. </w:t>
      </w:r>
    </w:p>
    <w:p w14:paraId="3BA5385F" w14:textId="77777777" w:rsidR="006A5048" w:rsidRPr="007A7D33" w:rsidRDefault="006A5048" w:rsidP="006A5048">
      <w:pPr>
        <w:pStyle w:val="BodyText2"/>
        <w:rPr>
          <w:sz w:val="24"/>
          <w:szCs w:val="24"/>
        </w:rPr>
      </w:pPr>
    </w:p>
    <w:p w14:paraId="4C70752B" w14:textId="77777777" w:rsidR="006A5048" w:rsidRPr="007A7D33" w:rsidRDefault="006A5048" w:rsidP="00D44301">
      <w:pPr>
        <w:pStyle w:val="BodyText2"/>
        <w:ind w:left="0" w:firstLine="0"/>
        <w:rPr>
          <w:sz w:val="24"/>
          <w:szCs w:val="24"/>
          <w:lang w:eastAsia="zh-HK"/>
        </w:rPr>
      </w:pPr>
      <w:r w:rsidRPr="007A7D33">
        <w:rPr>
          <w:sz w:val="24"/>
          <w:szCs w:val="24"/>
          <w:lang w:eastAsia="zh-HK"/>
        </w:rPr>
        <w:t>It is expected that the team will only need to spare part of their daily working hours to perform these tasks and is expected to be less as the system becomes more stable and users getting used to the operation of the system.  Training will be provided to the support team to equip the team members with skills to manage the system.</w:t>
      </w:r>
    </w:p>
    <w:p w14:paraId="114BD89A" w14:textId="77777777" w:rsidR="006A5048" w:rsidRPr="007A7D33" w:rsidRDefault="006A5048" w:rsidP="006A5048">
      <w:pPr>
        <w:pStyle w:val="BodyText2"/>
        <w:rPr>
          <w:sz w:val="24"/>
          <w:szCs w:val="24"/>
        </w:rPr>
      </w:pPr>
    </w:p>
    <w:p w14:paraId="25C14797" w14:textId="77777777" w:rsidR="006A5048" w:rsidRPr="00D44301" w:rsidRDefault="006A5048" w:rsidP="00D44301">
      <w:pPr>
        <w:pStyle w:val="Heading4"/>
        <w:spacing w:line="360" w:lineRule="auto"/>
        <w:ind w:left="403" w:hanging="403"/>
        <w:rPr>
          <w:b/>
          <w:sz w:val="24"/>
          <w:szCs w:val="24"/>
          <w:lang w:eastAsia="zh-CN"/>
        </w:rPr>
      </w:pPr>
      <w:bookmarkStart w:id="253" w:name="_Toc490942562"/>
      <w:bookmarkStart w:id="254" w:name="_Toc515701080"/>
      <w:bookmarkStart w:id="255" w:name="_Toc251763621"/>
      <w:bookmarkStart w:id="256" w:name="_Toc251930744"/>
      <w:bookmarkStart w:id="257" w:name="_Toc92701801"/>
      <w:r w:rsidRPr="00D44301">
        <w:rPr>
          <w:b/>
          <w:sz w:val="24"/>
          <w:szCs w:val="24"/>
          <w:lang w:eastAsia="zh-CN"/>
        </w:rPr>
        <w:t>Training</w:t>
      </w:r>
      <w:bookmarkEnd w:id="253"/>
      <w:bookmarkEnd w:id="254"/>
      <w:bookmarkEnd w:id="255"/>
      <w:bookmarkEnd w:id="256"/>
      <w:bookmarkEnd w:id="257"/>
    </w:p>
    <w:p w14:paraId="02E435D0" w14:textId="77777777" w:rsidR="006A5048" w:rsidRPr="007A7D33" w:rsidRDefault="006A5048" w:rsidP="006A5048">
      <w:pPr>
        <w:pStyle w:val="BodyText2"/>
        <w:rPr>
          <w:sz w:val="24"/>
          <w:szCs w:val="24"/>
        </w:rPr>
      </w:pPr>
    </w:p>
    <w:p w14:paraId="07F12AC2"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Trainings will be provided to the DMS support staffs and end-users, which will include system training and application training. </w:t>
      </w:r>
    </w:p>
    <w:p w14:paraId="4A01FED0" w14:textId="77777777" w:rsidR="006A5048" w:rsidRPr="007A7D33" w:rsidRDefault="006A5048" w:rsidP="00D44301">
      <w:pPr>
        <w:pStyle w:val="BodyText2"/>
        <w:ind w:left="0" w:firstLine="0"/>
        <w:rPr>
          <w:sz w:val="24"/>
          <w:szCs w:val="24"/>
          <w:lang w:eastAsia="zh-HK"/>
        </w:rPr>
      </w:pPr>
    </w:p>
    <w:p w14:paraId="49995415" w14:textId="77777777" w:rsidR="006A5048" w:rsidRPr="007A7D33" w:rsidRDefault="006A5048" w:rsidP="00D44301">
      <w:pPr>
        <w:pStyle w:val="BodyText2"/>
        <w:ind w:left="0" w:firstLine="0"/>
        <w:rPr>
          <w:sz w:val="24"/>
          <w:szCs w:val="24"/>
        </w:rPr>
      </w:pPr>
      <w:r w:rsidRPr="007A7D33">
        <w:rPr>
          <w:sz w:val="24"/>
          <w:szCs w:val="24"/>
          <w:lang w:eastAsia="zh-HK"/>
        </w:rPr>
        <w:t xml:space="preserve">System training will be focused on the system administration and management aspects, the use of system software, etc. which will be useful for system administrators and support staffs. </w:t>
      </w:r>
      <w:r w:rsidRPr="007A7D33">
        <w:rPr>
          <w:sz w:val="24"/>
          <w:szCs w:val="24"/>
          <w:lang w:eastAsia="zh-HK"/>
        </w:rPr>
        <w:lastRenderedPageBreak/>
        <w:t>Application training will be designed in relevancy to the roles of users so that users can learn the relevant components of DMS to help their daily operations. This may include the application aspect and operational aspect of the system.</w:t>
      </w:r>
    </w:p>
    <w:p w14:paraId="1A3B9514" w14:textId="77777777" w:rsidR="006A5048" w:rsidRPr="007A7D33" w:rsidRDefault="006A5048" w:rsidP="006A5048">
      <w:pPr>
        <w:pStyle w:val="BodyText2"/>
        <w:rPr>
          <w:sz w:val="24"/>
          <w:szCs w:val="24"/>
        </w:rPr>
      </w:pPr>
    </w:p>
    <w:p w14:paraId="7AD2E5DF" w14:textId="77777777" w:rsidR="006A5048" w:rsidRPr="00D44301" w:rsidRDefault="006A5048" w:rsidP="00D44301">
      <w:pPr>
        <w:pStyle w:val="Heading3"/>
        <w:spacing w:line="360" w:lineRule="auto"/>
        <w:ind w:left="0" w:firstLine="0"/>
        <w:jc w:val="both"/>
        <w:rPr>
          <w:b/>
          <w:sz w:val="24"/>
          <w:szCs w:val="24"/>
          <w:lang w:eastAsia="zh-CN"/>
        </w:rPr>
      </w:pPr>
      <w:bookmarkStart w:id="258" w:name="_Toc78781586"/>
      <w:bookmarkStart w:id="259" w:name="_Toc84652771"/>
      <w:bookmarkStart w:id="260" w:name="_Toc98238167"/>
      <w:bookmarkStart w:id="261" w:name="_Toc251763622"/>
      <w:bookmarkStart w:id="262" w:name="_Toc251930745"/>
      <w:bookmarkStart w:id="263" w:name="_Toc92701802"/>
      <w:r w:rsidRPr="00D44301">
        <w:rPr>
          <w:b/>
          <w:sz w:val="24"/>
          <w:szCs w:val="24"/>
          <w:lang w:eastAsia="zh-CN"/>
        </w:rPr>
        <w:t>Effects on User Operating Procedures</w:t>
      </w:r>
      <w:bookmarkEnd w:id="258"/>
      <w:bookmarkEnd w:id="259"/>
      <w:bookmarkEnd w:id="260"/>
      <w:bookmarkEnd w:id="261"/>
      <w:bookmarkEnd w:id="262"/>
      <w:bookmarkEnd w:id="263"/>
    </w:p>
    <w:p w14:paraId="07C99267" w14:textId="77777777" w:rsidR="006A5048" w:rsidRPr="007A7D33" w:rsidRDefault="006A5048" w:rsidP="006A5048">
      <w:pPr>
        <w:pStyle w:val="BodyText2"/>
        <w:rPr>
          <w:sz w:val="24"/>
          <w:szCs w:val="24"/>
        </w:rPr>
      </w:pPr>
    </w:p>
    <w:p w14:paraId="5B022C98"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DMS will provide a working platform for streamlining the daily operations within EEO. It will change the ways in which works are being done to achieve easier information retrieval and better resource usage monitoring within EEO. New operating procedures will be in place in particular to the following areas: </w:t>
      </w:r>
    </w:p>
    <w:p w14:paraId="7D759F61" w14:textId="77777777" w:rsidR="006A5048" w:rsidRPr="007A7D33" w:rsidRDefault="006A5048" w:rsidP="006A5048">
      <w:pPr>
        <w:pStyle w:val="BodyText2"/>
        <w:rPr>
          <w:sz w:val="24"/>
          <w:szCs w:val="24"/>
        </w:rPr>
      </w:pPr>
    </w:p>
    <w:p w14:paraId="2470361D" w14:textId="77777777" w:rsidR="006A5048" w:rsidRPr="00D44301" w:rsidRDefault="006A5048" w:rsidP="00D44301">
      <w:pPr>
        <w:pStyle w:val="Heading4"/>
        <w:spacing w:line="360" w:lineRule="auto"/>
        <w:ind w:left="403" w:hanging="403"/>
        <w:rPr>
          <w:b/>
          <w:sz w:val="24"/>
          <w:szCs w:val="24"/>
          <w:lang w:eastAsia="zh-CN"/>
        </w:rPr>
      </w:pPr>
      <w:bookmarkStart w:id="264" w:name="_Toc251763623"/>
      <w:bookmarkStart w:id="265" w:name="_Toc251930746"/>
      <w:bookmarkStart w:id="266" w:name="_Toc92701803"/>
      <w:r w:rsidRPr="00D44301">
        <w:rPr>
          <w:b/>
          <w:sz w:val="24"/>
          <w:szCs w:val="24"/>
          <w:lang w:eastAsia="zh-CN"/>
        </w:rPr>
        <w:t>Information Sharing</w:t>
      </w:r>
      <w:bookmarkEnd w:id="264"/>
      <w:bookmarkEnd w:id="265"/>
      <w:bookmarkEnd w:id="266"/>
    </w:p>
    <w:p w14:paraId="7FD8C355" w14:textId="77777777" w:rsidR="006A5048" w:rsidRPr="007A7D33" w:rsidRDefault="006A5048" w:rsidP="006A5048">
      <w:pPr>
        <w:pStyle w:val="BodyText2"/>
        <w:rPr>
          <w:sz w:val="24"/>
          <w:szCs w:val="24"/>
        </w:rPr>
      </w:pPr>
    </w:p>
    <w:p w14:paraId="39CA9B0D"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With DMS, paper documents and the relevant information will be managed by the Document Management Service of DMS. It is expected that DMS users will familiarize with the practice of storing, managing, and retrieving information in electronic format so that searching and sharing of data can be made easier among DMS users. </w:t>
      </w:r>
    </w:p>
    <w:p w14:paraId="2CAB0F46" w14:textId="77777777" w:rsidR="006A5048" w:rsidRPr="007A7D33" w:rsidRDefault="006A5048" w:rsidP="00D44301">
      <w:pPr>
        <w:pStyle w:val="BodyText2"/>
        <w:ind w:left="0" w:firstLine="0"/>
        <w:rPr>
          <w:sz w:val="24"/>
          <w:szCs w:val="24"/>
          <w:lang w:eastAsia="zh-HK"/>
        </w:rPr>
      </w:pPr>
    </w:p>
    <w:p w14:paraId="3975CA32" w14:textId="77777777" w:rsidR="006A5048" w:rsidRPr="007A7D33" w:rsidRDefault="006A5048" w:rsidP="00D44301">
      <w:pPr>
        <w:pStyle w:val="BodyText2"/>
        <w:ind w:left="0" w:firstLine="0"/>
        <w:rPr>
          <w:sz w:val="24"/>
          <w:szCs w:val="24"/>
          <w:lang w:eastAsia="zh-HK"/>
        </w:rPr>
      </w:pPr>
      <w:r w:rsidRPr="007A7D33">
        <w:rPr>
          <w:sz w:val="24"/>
          <w:szCs w:val="24"/>
          <w:lang w:eastAsia="zh-HK"/>
        </w:rPr>
        <w:t>Moreover, users will be encouraged to utilize document management features to share information.</w:t>
      </w:r>
    </w:p>
    <w:p w14:paraId="76DAAADD" w14:textId="77777777" w:rsidR="006A5048" w:rsidRPr="007A7D33" w:rsidRDefault="006A5048" w:rsidP="006A5048">
      <w:pPr>
        <w:pStyle w:val="BodyText2"/>
        <w:rPr>
          <w:sz w:val="24"/>
          <w:szCs w:val="24"/>
        </w:rPr>
      </w:pPr>
    </w:p>
    <w:p w14:paraId="3DD9E429" w14:textId="77777777" w:rsidR="006A5048" w:rsidRPr="00D44301" w:rsidRDefault="006A5048" w:rsidP="00D44301">
      <w:pPr>
        <w:pStyle w:val="Heading4"/>
        <w:spacing w:line="360" w:lineRule="auto"/>
        <w:ind w:left="403" w:hanging="403"/>
        <w:rPr>
          <w:b/>
          <w:sz w:val="24"/>
          <w:szCs w:val="24"/>
          <w:lang w:eastAsia="zh-CN"/>
        </w:rPr>
      </w:pPr>
      <w:bookmarkStart w:id="267" w:name="_Toc251763624"/>
      <w:bookmarkStart w:id="268" w:name="_Toc251930747"/>
      <w:bookmarkStart w:id="269" w:name="_Toc92701804"/>
      <w:r w:rsidRPr="00D44301">
        <w:rPr>
          <w:b/>
          <w:sz w:val="24"/>
          <w:szCs w:val="24"/>
          <w:lang w:eastAsia="zh-CN"/>
        </w:rPr>
        <w:lastRenderedPageBreak/>
        <w:t>Automatic Workflow</w:t>
      </w:r>
      <w:bookmarkEnd w:id="267"/>
      <w:bookmarkEnd w:id="268"/>
      <w:bookmarkEnd w:id="269"/>
    </w:p>
    <w:p w14:paraId="6B12C6BE" w14:textId="77777777" w:rsidR="006A5048" w:rsidRPr="007A7D33" w:rsidRDefault="006A5048" w:rsidP="006A5048">
      <w:pPr>
        <w:pStyle w:val="BodyText2"/>
        <w:rPr>
          <w:sz w:val="24"/>
          <w:szCs w:val="24"/>
        </w:rPr>
      </w:pPr>
    </w:p>
    <w:p w14:paraId="4A5F5CA9" w14:textId="77777777" w:rsidR="006A5048" w:rsidRPr="007A7D33" w:rsidRDefault="006A5048" w:rsidP="00D44301">
      <w:pPr>
        <w:pStyle w:val="BodyText2"/>
        <w:ind w:left="0" w:firstLine="0"/>
        <w:rPr>
          <w:sz w:val="24"/>
          <w:szCs w:val="24"/>
          <w:lang w:eastAsia="zh-HK"/>
        </w:rPr>
      </w:pPr>
      <w:r w:rsidRPr="007A7D33">
        <w:rPr>
          <w:sz w:val="24"/>
          <w:szCs w:val="24"/>
          <w:lang w:eastAsia="zh-HK"/>
        </w:rPr>
        <w:t>In DMS, the business process of EEO will be automated by the use of a Workflow Management System. Existing paper flow will be minimized in the DMS environment. It is expected that DMS users will familiarize with the practice of processing cases in electronic format under an automated workflow environment.</w:t>
      </w:r>
    </w:p>
    <w:p w14:paraId="4772A020" w14:textId="77777777" w:rsidR="006A5048" w:rsidRPr="007A7D33" w:rsidRDefault="006A5048" w:rsidP="006A5048">
      <w:pPr>
        <w:pStyle w:val="BodyText2"/>
        <w:rPr>
          <w:sz w:val="24"/>
          <w:szCs w:val="24"/>
        </w:rPr>
      </w:pPr>
    </w:p>
    <w:p w14:paraId="1375D893" w14:textId="77777777" w:rsidR="006A5048" w:rsidRPr="00D44301" w:rsidRDefault="006A5048" w:rsidP="00D44301">
      <w:pPr>
        <w:pStyle w:val="Heading4"/>
        <w:spacing w:line="360" w:lineRule="auto"/>
        <w:ind w:left="403" w:hanging="403"/>
        <w:rPr>
          <w:b/>
          <w:sz w:val="24"/>
          <w:szCs w:val="24"/>
          <w:lang w:eastAsia="zh-CN"/>
        </w:rPr>
      </w:pPr>
      <w:bookmarkStart w:id="270" w:name="_Toc251763625"/>
      <w:bookmarkStart w:id="271" w:name="_Toc251930748"/>
      <w:bookmarkStart w:id="272" w:name="_Toc92701805"/>
      <w:r w:rsidRPr="00D44301">
        <w:rPr>
          <w:b/>
          <w:sz w:val="24"/>
          <w:szCs w:val="24"/>
          <w:lang w:eastAsia="zh-CN"/>
        </w:rPr>
        <w:t>Mobile Office</w:t>
      </w:r>
      <w:bookmarkEnd w:id="270"/>
      <w:bookmarkEnd w:id="271"/>
      <w:bookmarkEnd w:id="272"/>
      <w:r w:rsidRPr="00D44301">
        <w:rPr>
          <w:b/>
          <w:sz w:val="24"/>
          <w:szCs w:val="24"/>
          <w:lang w:eastAsia="zh-CN"/>
        </w:rPr>
        <w:t xml:space="preserve"> </w:t>
      </w:r>
    </w:p>
    <w:p w14:paraId="2B0236ED" w14:textId="77777777" w:rsidR="006A5048" w:rsidRPr="007A7D33" w:rsidRDefault="006A5048" w:rsidP="006A5048">
      <w:pPr>
        <w:pStyle w:val="BodyText2"/>
        <w:rPr>
          <w:sz w:val="24"/>
          <w:szCs w:val="24"/>
        </w:rPr>
      </w:pPr>
    </w:p>
    <w:p w14:paraId="0F01EC6E"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Mobile office will be implemented for inspectorate staff. Each responsible officer will be assigned a mobile device for their daily operation. Facilitation on wireless connection to the DMS servers will be used to facilitate inspectorate staff for information download/upload. With this implementation, inspectorate staff is expected to have the flexibility of getting their work at home or any convenient place so that they can save travelling time in getting to the inspection site. </w:t>
      </w:r>
    </w:p>
    <w:p w14:paraId="57D7F2A1" w14:textId="77777777" w:rsidR="006A5048" w:rsidRPr="007A7D33" w:rsidRDefault="006A5048" w:rsidP="006A5048">
      <w:pPr>
        <w:pStyle w:val="BodyText2"/>
        <w:rPr>
          <w:sz w:val="24"/>
          <w:szCs w:val="24"/>
        </w:rPr>
      </w:pPr>
    </w:p>
    <w:p w14:paraId="1283ECF2" w14:textId="77777777" w:rsidR="006A5048" w:rsidRPr="00D44301" w:rsidRDefault="006A5048" w:rsidP="00D44301">
      <w:pPr>
        <w:pStyle w:val="Heading4"/>
        <w:spacing w:line="360" w:lineRule="auto"/>
        <w:ind w:left="403" w:hanging="403"/>
        <w:rPr>
          <w:b/>
          <w:sz w:val="24"/>
          <w:szCs w:val="24"/>
          <w:lang w:eastAsia="zh-CN"/>
        </w:rPr>
      </w:pPr>
      <w:bookmarkStart w:id="273" w:name="_Toc251763626"/>
      <w:bookmarkStart w:id="274" w:name="_Toc251930749"/>
      <w:bookmarkStart w:id="275" w:name="_Toc92701806"/>
      <w:r w:rsidRPr="00D44301">
        <w:rPr>
          <w:b/>
          <w:sz w:val="24"/>
          <w:szCs w:val="24"/>
          <w:lang w:eastAsia="zh-CN"/>
        </w:rPr>
        <w:t>Access via VPN</w:t>
      </w:r>
      <w:bookmarkEnd w:id="273"/>
      <w:bookmarkEnd w:id="274"/>
      <w:bookmarkEnd w:id="275"/>
    </w:p>
    <w:p w14:paraId="6A25CD50" w14:textId="77777777" w:rsidR="006A5048" w:rsidRPr="007A7D33" w:rsidRDefault="006A5048" w:rsidP="006A5048">
      <w:pPr>
        <w:pStyle w:val="BodyText2"/>
        <w:rPr>
          <w:sz w:val="24"/>
          <w:szCs w:val="24"/>
        </w:rPr>
      </w:pPr>
    </w:p>
    <w:p w14:paraId="47426841"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Remote access to DMS will be implemented. Authorized users, such as SE / Management will be enabled to login to the DMS application at a secured place so that users can gain access to the system even when they are outside office. It is expected that users will get the appropriate remote access settings and apply to their home PC for such flexibility. </w:t>
      </w:r>
    </w:p>
    <w:p w14:paraId="59A6588F" w14:textId="77777777" w:rsidR="006A5048" w:rsidRPr="007A7D33" w:rsidRDefault="006A5048" w:rsidP="006A5048">
      <w:pPr>
        <w:pStyle w:val="BodyText2"/>
        <w:rPr>
          <w:sz w:val="24"/>
          <w:szCs w:val="24"/>
        </w:rPr>
      </w:pPr>
    </w:p>
    <w:p w14:paraId="5DA042B5" w14:textId="77777777" w:rsidR="006A5048" w:rsidRPr="00D44301" w:rsidRDefault="006A5048" w:rsidP="00D44301">
      <w:pPr>
        <w:pStyle w:val="Heading3"/>
        <w:spacing w:line="360" w:lineRule="auto"/>
        <w:ind w:left="0" w:firstLine="0"/>
        <w:jc w:val="both"/>
        <w:rPr>
          <w:b/>
          <w:sz w:val="24"/>
          <w:szCs w:val="24"/>
          <w:lang w:eastAsia="zh-CN"/>
        </w:rPr>
      </w:pPr>
      <w:bookmarkStart w:id="276" w:name="_Toc78781587"/>
      <w:bookmarkStart w:id="277" w:name="_Toc84652772"/>
      <w:bookmarkStart w:id="278" w:name="_Toc98238168"/>
      <w:bookmarkStart w:id="279" w:name="_Toc251763627"/>
      <w:bookmarkStart w:id="280" w:name="_Toc251930750"/>
      <w:bookmarkStart w:id="281" w:name="_Toc92701807"/>
      <w:r w:rsidRPr="00D44301">
        <w:rPr>
          <w:b/>
          <w:sz w:val="24"/>
          <w:szCs w:val="24"/>
          <w:lang w:eastAsia="zh-CN"/>
        </w:rPr>
        <w:lastRenderedPageBreak/>
        <w:t>Effects on Office Space</w:t>
      </w:r>
      <w:bookmarkEnd w:id="276"/>
      <w:bookmarkEnd w:id="277"/>
      <w:bookmarkEnd w:id="278"/>
      <w:bookmarkEnd w:id="279"/>
      <w:bookmarkEnd w:id="280"/>
      <w:bookmarkEnd w:id="281"/>
    </w:p>
    <w:p w14:paraId="682C1502" w14:textId="77777777" w:rsidR="006A5048" w:rsidRPr="007A7D33" w:rsidRDefault="006A5048" w:rsidP="006A5048">
      <w:pPr>
        <w:pStyle w:val="BodyText2"/>
        <w:rPr>
          <w:sz w:val="24"/>
          <w:szCs w:val="24"/>
        </w:rPr>
      </w:pPr>
    </w:p>
    <w:p w14:paraId="7E2EE635" w14:textId="77777777" w:rsidR="006A5048" w:rsidRPr="007A7D33" w:rsidRDefault="006A5048" w:rsidP="00D44301">
      <w:pPr>
        <w:pStyle w:val="BodyText2"/>
        <w:ind w:left="0" w:firstLine="0"/>
        <w:rPr>
          <w:sz w:val="24"/>
          <w:szCs w:val="24"/>
          <w:lang w:eastAsia="zh-HK"/>
        </w:rPr>
      </w:pPr>
      <w:r w:rsidRPr="007A7D33">
        <w:rPr>
          <w:sz w:val="24"/>
          <w:szCs w:val="24"/>
          <w:lang w:eastAsia="zh-HK"/>
        </w:rPr>
        <w:t xml:space="preserve">Space is required to accommodate servers and network equipment mounted in two 42U equipment racks. </w:t>
      </w:r>
    </w:p>
    <w:p w14:paraId="68428274" w14:textId="77777777" w:rsidR="006A5048" w:rsidRPr="007A7D33" w:rsidRDefault="006A5048" w:rsidP="00D44301">
      <w:pPr>
        <w:pStyle w:val="BodyText2"/>
        <w:ind w:left="0" w:firstLine="0"/>
        <w:rPr>
          <w:sz w:val="24"/>
          <w:szCs w:val="24"/>
          <w:lang w:eastAsia="zh-HK"/>
        </w:rPr>
      </w:pPr>
    </w:p>
    <w:p w14:paraId="5A937814" w14:textId="77777777" w:rsidR="006A5048" w:rsidRPr="007A7D33" w:rsidRDefault="006A5048" w:rsidP="00D44301">
      <w:pPr>
        <w:pStyle w:val="BodyText2"/>
        <w:ind w:left="0" w:firstLine="0"/>
        <w:rPr>
          <w:sz w:val="24"/>
          <w:szCs w:val="24"/>
          <w:lang w:eastAsia="zh-HK"/>
        </w:rPr>
      </w:pPr>
      <w:r w:rsidRPr="007A7D33">
        <w:rPr>
          <w:sz w:val="24"/>
          <w:szCs w:val="24"/>
          <w:lang w:eastAsia="zh-HK"/>
        </w:rPr>
        <w:t>Proper desk space will be required to accommodate the new PC workstations.</w:t>
      </w:r>
    </w:p>
    <w:p w14:paraId="66726C3B" w14:textId="77777777" w:rsidR="006A5048" w:rsidRPr="007A7D33" w:rsidRDefault="006A5048" w:rsidP="006A5048">
      <w:pPr>
        <w:pStyle w:val="BodyText2"/>
        <w:rPr>
          <w:sz w:val="24"/>
          <w:szCs w:val="24"/>
        </w:rPr>
      </w:pPr>
    </w:p>
    <w:p w14:paraId="4EAF12E3" w14:textId="77777777" w:rsidR="006A5048" w:rsidRPr="007A7D33" w:rsidRDefault="006A5048" w:rsidP="006A5048">
      <w:pPr>
        <w:pStyle w:val="BodyText2"/>
        <w:rPr>
          <w:sz w:val="24"/>
          <w:szCs w:val="24"/>
        </w:rPr>
      </w:pPr>
    </w:p>
    <w:p w14:paraId="2D74672E" w14:textId="77777777" w:rsidR="006A5048" w:rsidRPr="007A7D33" w:rsidRDefault="006A5048" w:rsidP="00C502EB">
      <w:pPr>
        <w:pStyle w:val="Heading2"/>
        <w:widowControl w:val="0"/>
        <w:numPr>
          <w:ilvl w:val="1"/>
          <w:numId w:val="14"/>
        </w:numPr>
        <w:spacing w:before="60" w:after="60"/>
        <w:rPr>
          <w:sz w:val="24"/>
          <w:szCs w:val="24"/>
        </w:rPr>
        <w:sectPr w:rsidR="006A5048" w:rsidRPr="007A7D33" w:rsidSect="00CF44D8">
          <w:pgSz w:w="11909" w:h="16834" w:code="9"/>
          <w:pgMar w:top="1440" w:right="1440" w:bottom="1440" w:left="1152" w:header="720" w:footer="720" w:gutter="0"/>
          <w:cols w:space="720"/>
        </w:sectPr>
      </w:pPr>
    </w:p>
    <w:p w14:paraId="65A72BF2" w14:textId="77777777" w:rsidR="006A5048" w:rsidRPr="00D44301" w:rsidRDefault="006A5048" w:rsidP="00D44301">
      <w:pPr>
        <w:pStyle w:val="Heading2"/>
        <w:spacing w:line="360" w:lineRule="auto"/>
        <w:rPr>
          <w:b/>
          <w:caps w:val="0"/>
          <w:lang w:eastAsia="zh-CN"/>
        </w:rPr>
      </w:pPr>
      <w:bookmarkStart w:id="282" w:name="_Toc98238169"/>
      <w:bookmarkStart w:id="283" w:name="_Toc98263754"/>
      <w:bookmarkStart w:id="284" w:name="_Toc251763628"/>
      <w:bookmarkStart w:id="285" w:name="_Toc251930751"/>
      <w:bookmarkStart w:id="286" w:name="_Toc314590110"/>
      <w:bookmarkStart w:id="287" w:name="_Toc92701808"/>
      <w:r w:rsidRPr="00D44301">
        <w:rPr>
          <w:b/>
          <w:caps w:val="0"/>
          <w:lang w:eastAsia="zh-CN"/>
        </w:rPr>
        <w:lastRenderedPageBreak/>
        <w:t>Implementation Plan</w:t>
      </w:r>
      <w:bookmarkEnd w:id="282"/>
      <w:bookmarkEnd w:id="283"/>
      <w:bookmarkEnd w:id="284"/>
      <w:bookmarkEnd w:id="285"/>
      <w:bookmarkEnd w:id="286"/>
      <w:bookmarkEnd w:id="287"/>
    </w:p>
    <w:p w14:paraId="594DD3C1" w14:textId="77777777" w:rsidR="006A5048" w:rsidRPr="007A7D33" w:rsidRDefault="006A5048" w:rsidP="006A5048">
      <w:pPr>
        <w:pStyle w:val="BodyText2"/>
        <w:rPr>
          <w:sz w:val="24"/>
          <w:szCs w:val="24"/>
          <w:highlight w:val="yellow"/>
        </w:rPr>
      </w:pPr>
    </w:p>
    <w:p w14:paraId="19C18216" w14:textId="77777777" w:rsidR="006A5048" w:rsidRPr="00D44301" w:rsidRDefault="006A5048" w:rsidP="00D44301">
      <w:pPr>
        <w:pStyle w:val="BodyText2"/>
        <w:ind w:left="0" w:firstLine="0"/>
        <w:rPr>
          <w:sz w:val="24"/>
          <w:szCs w:val="24"/>
          <w:lang w:eastAsia="zh-HK"/>
        </w:rPr>
      </w:pPr>
      <w:r w:rsidRPr="00D44301">
        <w:rPr>
          <w:sz w:val="24"/>
          <w:szCs w:val="24"/>
          <w:lang w:eastAsia="zh-HK"/>
        </w:rPr>
        <w:t>The physical development of the DMS will commence following the acceptance of the System &amp; Analysis Design (SA&amp;D) stage.</w:t>
      </w:r>
    </w:p>
    <w:p w14:paraId="2F0037CA" w14:textId="77777777" w:rsidR="00121B4D" w:rsidRPr="00121B4D" w:rsidRDefault="00121B4D" w:rsidP="00121B4D">
      <w:pPr>
        <w:tabs>
          <w:tab w:val="clear" w:pos="960"/>
          <w:tab w:val="clear" w:pos="1000"/>
        </w:tabs>
        <w:spacing w:after="120"/>
        <w:jc w:val="both"/>
        <w:rPr>
          <w:rFonts w:eastAsia="Times New Roman"/>
          <w:sz w:val="24"/>
          <w:szCs w:val="24"/>
        </w:rPr>
      </w:pPr>
      <w:r w:rsidRPr="00121B4D">
        <w:rPr>
          <w:rFonts w:eastAsia="Times New Roman"/>
          <w:color w:val="000000"/>
          <w:sz w:val="24"/>
          <w:szCs w:val="24"/>
        </w:rPr>
        <w:t>The project is to be managed under the following stages:-</w:t>
      </w:r>
    </w:p>
    <w:tbl>
      <w:tblPr>
        <w:tblW w:w="0" w:type="auto"/>
        <w:tblCellMar>
          <w:top w:w="15" w:type="dxa"/>
          <w:left w:w="15" w:type="dxa"/>
          <w:bottom w:w="15" w:type="dxa"/>
          <w:right w:w="15" w:type="dxa"/>
        </w:tblCellMar>
        <w:tblLook w:val="04A0" w:firstRow="1" w:lastRow="0" w:firstColumn="1" w:lastColumn="0" w:noHBand="0" w:noVBand="1"/>
      </w:tblPr>
      <w:tblGrid>
        <w:gridCol w:w="640"/>
        <w:gridCol w:w="4586"/>
        <w:gridCol w:w="1458"/>
        <w:gridCol w:w="1458"/>
      </w:tblGrid>
      <w:tr w:rsidR="00121B4D" w:rsidRPr="00121B4D" w14:paraId="01DCDE5C" w14:textId="77777777" w:rsidTr="00121B4D">
        <w:tc>
          <w:tcPr>
            <w:tcW w:w="0" w:type="auto"/>
            <w:tcBorders>
              <w:top w:val="single" w:sz="4" w:space="0" w:color="000000"/>
              <w:left w:val="single" w:sz="4" w:space="0" w:color="000000"/>
              <w:bottom w:val="single" w:sz="4" w:space="0" w:color="000000"/>
              <w:right w:val="single" w:sz="4" w:space="0" w:color="000000"/>
            </w:tcBorders>
            <w:shd w:val="clear" w:color="auto" w:fill="BFBFBF"/>
            <w:tcMar>
              <w:top w:w="40" w:type="dxa"/>
              <w:left w:w="40" w:type="dxa"/>
              <w:bottom w:w="40" w:type="dxa"/>
              <w:right w:w="40" w:type="dxa"/>
            </w:tcMar>
            <w:hideMark/>
          </w:tcPr>
          <w:p w14:paraId="36690458"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b/>
                <w:bCs/>
                <w:color w:val="000000"/>
                <w:sz w:val="24"/>
                <w:szCs w:val="24"/>
              </w:rPr>
              <w:t>Stage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40" w:type="dxa"/>
              <w:left w:w="40" w:type="dxa"/>
              <w:bottom w:w="40" w:type="dxa"/>
              <w:right w:w="40" w:type="dxa"/>
            </w:tcMar>
            <w:hideMark/>
          </w:tcPr>
          <w:p w14:paraId="75D87424"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b/>
                <w:bCs/>
                <w:color w:val="000000"/>
                <w:sz w:val="24"/>
                <w:szCs w:val="24"/>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40" w:type="dxa"/>
              <w:left w:w="40" w:type="dxa"/>
              <w:bottom w:w="40" w:type="dxa"/>
              <w:right w:w="40" w:type="dxa"/>
            </w:tcMar>
            <w:hideMark/>
          </w:tcPr>
          <w:p w14:paraId="0BEC708F"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b/>
                <w:bCs/>
                <w:color w:val="000000"/>
                <w:sz w:val="24"/>
                <w:szCs w:val="24"/>
              </w:rPr>
              <w:t>Start Date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40" w:type="dxa"/>
              <w:left w:w="40" w:type="dxa"/>
              <w:bottom w:w="40" w:type="dxa"/>
              <w:right w:w="40" w:type="dxa"/>
            </w:tcMar>
            <w:hideMark/>
          </w:tcPr>
          <w:p w14:paraId="08A6CB96"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b/>
                <w:bCs/>
                <w:color w:val="000000"/>
                <w:sz w:val="24"/>
                <w:szCs w:val="24"/>
              </w:rPr>
              <w:t>End Date</w:t>
            </w:r>
          </w:p>
        </w:tc>
      </w:tr>
      <w:tr w:rsidR="00121B4D" w:rsidRPr="00121B4D" w14:paraId="76057C46" w14:textId="77777777" w:rsidTr="00121B4D">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14B30FD" w14:textId="22101B2A"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CA30AEB"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Project Initiation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5E69BE8"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30</w:t>
            </w:r>
            <w:r w:rsidRPr="00FC6F22">
              <w:rPr>
                <w:rFonts w:eastAsia="Times New Roman"/>
                <w:color w:val="000000"/>
                <w:sz w:val="24"/>
                <w:szCs w:val="24"/>
                <w:vertAlign w:val="superscript"/>
              </w:rPr>
              <w:t>th</w:t>
            </w:r>
            <w:r w:rsidRPr="007D13F7">
              <w:rPr>
                <w:rFonts w:eastAsia="Times New Roman"/>
                <w:color w:val="000000"/>
                <w:sz w:val="24"/>
                <w:szCs w:val="24"/>
              </w:rPr>
              <w:t xml:space="preserve"> Sep 2021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AF7F882"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22</w:t>
            </w:r>
            <w:r w:rsidRPr="00FC6F22">
              <w:rPr>
                <w:rFonts w:eastAsia="Times New Roman"/>
                <w:color w:val="000000"/>
                <w:sz w:val="24"/>
                <w:szCs w:val="24"/>
                <w:vertAlign w:val="superscript"/>
              </w:rPr>
              <w:t>nd</w:t>
            </w:r>
            <w:r w:rsidRPr="007D13F7">
              <w:rPr>
                <w:rFonts w:eastAsia="Times New Roman"/>
                <w:color w:val="000000"/>
                <w:sz w:val="24"/>
                <w:szCs w:val="24"/>
              </w:rPr>
              <w:t xml:space="preserve"> Oct 2021</w:t>
            </w:r>
          </w:p>
        </w:tc>
      </w:tr>
      <w:tr w:rsidR="00121B4D" w:rsidRPr="00121B4D" w14:paraId="7B6BC7F3" w14:textId="77777777" w:rsidTr="00121B4D">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4B7D7C98" w14:textId="5EEECE7B"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821B41A"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System Analysis and Design (SA&amp;D)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0071DF7"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4</w:t>
            </w:r>
            <w:r w:rsidRPr="00FC6F22">
              <w:rPr>
                <w:rFonts w:eastAsia="Times New Roman"/>
                <w:color w:val="000000"/>
                <w:sz w:val="24"/>
                <w:szCs w:val="24"/>
                <w:vertAlign w:val="superscript"/>
              </w:rPr>
              <w:t>th</w:t>
            </w:r>
            <w:r w:rsidRPr="007D13F7">
              <w:rPr>
                <w:rFonts w:eastAsia="Times New Roman"/>
                <w:color w:val="000000"/>
                <w:sz w:val="24"/>
                <w:szCs w:val="24"/>
              </w:rPr>
              <w:t xml:space="preserve"> Oct 2021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C156260"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30</w:t>
            </w:r>
            <w:r w:rsidRPr="00FC6F22">
              <w:rPr>
                <w:rFonts w:eastAsia="Times New Roman"/>
                <w:color w:val="000000"/>
                <w:sz w:val="24"/>
                <w:szCs w:val="24"/>
                <w:vertAlign w:val="superscript"/>
              </w:rPr>
              <w:t>th</w:t>
            </w:r>
            <w:r w:rsidRPr="007D13F7">
              <w:rPr>
                <w:rFonts w:eastAsia="Times New Roman"/>
                <w:color w:val="000000"/>
                <w:sz w:val="24"/>
                <w:szCs w:val="24"/>
              </w:rPr>
              <w:t xml:space="preserve"> Nov 2021</w:t>
            </w:r>
          </w:p>
        </w:tc>
      </w:tr>
      <w:tr w:rsidR="00121B4D" w:rsidRPr="00121B4D" w14:paraId="74235DF2" w14:textId="77777777" w:rsidTr="00121B4D">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0E2B5A0" w14:textId="7D37F28F" w:rsidR="00121B4D" w:rsidRPr="00121B4D" w:rsidRDefault="00121B4D" w:rsidP="00121B4D">
            <w:pPr>
              <w:tabs>
                <w:tab w:val="clear" w:pos="960"/>
                <w:tab w:val="clear" w:pos="1000"/>
              </w:tabs>
              <w:ind w:left="0" w:firstLine="0"/>
              <w:jc w:val="both"/>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445EC12C"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System Implementation and Integration (SI&amp;I)</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2258D2E"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15</w:t>
            </w:r>
            <w:r w:rsidRPr="00FC6F22">
              <w:rPr>
                <w:rFonts w:eastAsia="Times New Roman"/>
                <w:color w:val="000000"/>
                <w:sz w:val="24"/>
                <w:szCs w:val="24"/>
                <w:vertAlign w:val="superscript"/>
              </w:rPr>
              <w:t>th</w:t>
            </w:r>
            <w:r w:rsidRPr="007D13F7">
              <w:rPr>
                <w:rFonts w:eastAsia="Times New Roman"/>
                <w:color w:val="000000"/>
                <w:sz w:val="24"/>
                <w:szCs w:val="24"/>
              </w:rPr>
              <w:t xml:space="preserve"> Nov 2021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5A5C92B"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30</w:t>
            </w:r>
            <w:r w:rsidRPr="00FC6F22">
              <w:rPr>
                <w:rFonts w:eastAsia="Times New Roman"/>
                <w:color w:val="000000"/>
                <w:sz w:val="24"/>
                <w:szCs w:val="24"/>
                <w:vertAlign w:val="superscript"/>
              </w:rPr>
              <w:t>th</w:t>
            </w:r>
            <w:r w:rsidRPr="007D13F7">
              <w:rPr>
                <w:rFonts w:eastAsia="Times New Roman"/>
                <w:color w:val="000000"/>
                <w:sz w:val="24"/>
                <w:szCs w:val="24"/>
              </w:rPr>
              <w:t xml:space="preserve"> Jun 2022</w:t>
            </w:r>
          </w:p>
        </w:tc>
      </w:tr>
      <w:tr w:rsidR="00121B4D" w:rsidRPr="00121B4D" w14:paraId="556DBBE4" w14:textId="77777777" w:rsidTr="00121B4D">
        <w:trPr>
          <w:trHeight w:val="5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BD81044" w14:textId="3DADF6DE" w:rsidR="00121B4D" w:rsidRPr="00121B4D" w:rsidRDefault="00121B4D" w:rsidP="00121B4D">
            <w:pPr>
              <w:tabs>
                <w:tab w:val="clear" w:pos="960"/>
                <w:tab w:val="clear" w:pos="1000"/>
              </w:tabs>
              <w:ind w:left="0" w:firstLine="0"/>
              <w:jc w:val="both"/>
              <w:rPr>
                <w:rFonts w:eastAsia="Times New Roman"/>
                <w:sz w:val="24"/>
                <w:szCs w:val="24"/>
              </w:rPr>
            </w:pPr>
            <w:r>
              <w:rPr>
                <w:rFonts w:eastAsia="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AF4C436"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Timebox 1 to 2 and Production Release 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B183EB6"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15</w:t>
            </w:r>
            <w:r w:rsidRPr="00FC6F22">
              <w:rPr>
                <w:rFonts w:eastAsia="Times New Roman"/>
                <w:color w:val="000000"/>
                <w:sz w:val="24"/>
                <w:szCs w:val="24"/>
                <w:vertAlign w:val="superscript"/>
              </w:rPr>
              <w:t>th</w:t>
            </w:r>
            <w:r w:rsidRPr="007D13F7">
              <w:rPr>
                <w:rFonts w:eastAsia="Times New Roman"/>
                <w:color w:val="000000"/>
                <w:sz w:val="24"/>
                <w:szCs w:val="24"/>
              </w:rPr>
              <w:t xml:space="preserve"> Nov 2021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C2A7F99"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31</w:t>
            </w:r>
            <w:r w:rsidRPr="00FC6F22">
              <w:rPr>
                <w:rFonts w:eastAsia="Times New Roman"/>
                <w:color w:val="000000"/>
                <w:sz w:val="24"/>
                <w:szCs w:val="24"/>
                <w:vertAlign w:val="superscript"/>
              </w:rPr>
              <w:t>st</w:t>
            </w:r>
            <w:r w:rsidRPr="007D13F7">
              <w:rPr>
                <w:rFonts w:eastAsia="Times New Roman"/>
                <w:color w:val="000000"/>
                <w:sz w:val="24"/>
                <w:szCs w:val="24"/>
              </w:rPr>
              <w:t xml:space="preserve"> Dec 2021</w:t>
            </w:r>
          </w:p>
        </w:tc>
      </w:tr>
      <w:tr w:rsidR="00121B4D" w:rsidRPr="00121B4D" w14:paraId="4D9CFE17" w14:textId="77777777" w:rsidTr="00121B4D">
        <w:trPr>
          <w:trHeight w:val="5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DCDF337" w14:textId="37131568" w:rsidR="00121B4D" w:rsidRPr="00121B4D" w:rsidRDefault="00121B4D" w:rsidP="00121B4D">
            <w:pPr>
              <w:tabs>
                <w:tab w:val="clear" w:pos="960"/>
                <w:tab w:val="clear" w:pos="1000"/>
              </w:tabs>
              <w:ind w:left="0" w:firstLine="0"/>
              <w:jc w:val="both"/>
              <w:rPr>
                <w:rFonts w:eastAsia="Times New Roman"/>
                <w:sz w:val="24"/>
                <w:szCs w:val="24"/>
              </w:rPr>
            </w:pPr>
            <w:r>
              <w:rPr>
                <w:rFonts w:eastAsia="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0F87992"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Timebox 3 to 4 and Production Release 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75CA1CB"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28</w:t>
            </w:r>
            <w:r w:rsidRPr="00FC6F22">
              <w:rPr>
                <w:rFonts w:eastAsia="Times New Roman"/>
                <w:color w:val="000000"/>
                <w:sz w:val="24"/>
                <w:szCs w:val="24"/>
                <w:vertAlign w:val="superscript"/>
              </w:rPr>
              <w:t>th</w:t>
            </w:r>
            <w:r w:rsidRPr="007D13F7">
              <w:rPr>
                <w:rFonts w:eastAsia="Times New Roman"/>
                <w:color w:val="000000"/>
                <w:sz w:val="24"/>
                <w:szCs w:val="24"/>
              </w:rPr>
              <w:t xml:space="preserve"> Dec 2021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7B7B4BA"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28</w:t>
            </w:r>
            <w:r w:rsidRPr="00FC6F22">
              <w:rPr>
                <w:rFonts w:eastAsia="Times New Roman"/>
                <w:color w:val="000000"/>
                <w:sz w:val="24"/>
                <w:szCs w:val="24"/>
                <w:vertAlign w:val="superscript"/>
              </w:rPr>
              <w:t>th</w:t>
            </w:r>
            <w:r w:rsidRPr="007D13F7">
              <w:rPr>
                <w:rFonts w:eastAsia="Times New Roman"/>
                <w:color w:val="000000"/>
                <w:sz w:val="24"/>
                <w:szCs w:val="24"/>
              </w:rPr>
              <w:t xml:space="preserve"> Feb 2022</w:t>
            </w:r>
          </w:p>
        </w:tc>
      </w:tr>
      <w:tr w:rsidR="00121B4D" w:rsidRPr="00121B4D" w14:paraId="08CE0C53" w14:textId="77777777" w:rsidTr="00121B4D">
        <w:trPr>
          <w:trHeight w:val="5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ACC8CE1" w14:textId="29A3B5A3" w:rsidR="00121B4D" w:rsidRPr="00121B4D" w:rsidRDefault="00121B4D" w:rsidP="00121B4D">
            <w:pPr>
              <w:tabs>
                <w:tab w:val="clear" w:pos="960"/>
                <w:tab w:val="clear" w:pos="1000"/>
              </w:tabs>
              <w:ind w:left="0" w:firstLine="0"/>
              <w:jc w:val="both"/>
              <w:rPr>
                <w:rFonts w:eastAsia="Times New Roman"/>
                <w:sz w:val="24"/>
                <w:szCs w:val="24"/>
              </w:rPr>
            </w:pPr>
            <w:r>
              <w:rPr>
                <w:rFonts w:eastAsia="Times New Roman"/>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4454305"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Timebox 5 and Production Release 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028E1E5"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21</w:t>
            </w:r>
            <w:r w:rsidRPr="00FC6F22">
              <w:rPr>
                <w:rFonts w:eastAsia="Times New Roman"/>
                <w:color w:val="000000"/>
                <w:sz w:val="24"/>
                <w:szCs w:val="24"/>
                <w:vertAlign w:val="superscript"/>
              </w:rPr>
              <w:t>st</w:t>
            </w:r>
            <w:r w:rsidRPr="007D13F7">
              <w:rPr>
                <w:rFonts w:eastAsia="Times New Roman"/>
                <w:color w:val="000000"/>
                <w:sz w:val="24"/>
                <w:szCs w:val="24"/>
              </w:rPr>
              <w:t xml:space="preserve"> Feb 2022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B6EE82F"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31</w:t>
            </w:r>
            <w:r w:rsidRPr="00FC6F22">
              <w:rPr>
                <w:rFonts w:eastAsia="Times New Roman"/>
                <w:color w:val="000000"/>
                <w:sz w:val="24"/>
                <w:szCs w:val="24"/>
                <w:vertAlign w:val="superscript"/>
              </w:rPr>
              <w:t>st</w:t>
            </w:r>
            <w:r w:rsidRPr="007D13F7">
              <w:rPr>
                <w:rFonts w:eastAsia="Times New Roman"/>
                <w:color w:val="000000"/>
                <w:sz w:val="24"/>
                <w:szCs w:val="24"/>
              </w:rPr>
              <w:t xml:space="preserve"> Mar 2022</w:t>
            </w:r>
          </w:p>
        </w:tc>
      </w:tr>
      <w:tr w:rsidR="00121B4D" w:rsidRPr="00121B4D" w14:paraId="587FB156" w14:textId="77777777" w:rsidTr="00121B4D">
        <w:trPr>
          <w:trHeight w:val="5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3BB76EF" w14:textId="17CCA417" w:rsidR="00121B4D" w:rsidRPr="00121B4D" w:rsidRDefault="00121B4D" w:rsidP="00121B4D">
            <w:pPr>
              <w:tabs>
                <w:tab w:val="clear" w:pos="960"/>
                <w:tab w:val="clear" w:pos="1000"/>
              </w:tabs>
              <w:ind w:left="0" w:firstLine="0"/>
              <w:jc w:val="both"/>
              <w:rPr>
                <w:rFonts w:eastAsia="Times New Roman"/>
                <w:sz w:val="24"/>
                <w:szCs w:val="24"/>
              </w:rPr>
            </w:pPr>
            <w:r>
              <w:rPr>
                <w:rFonts w:eastAsia="Times New Roman"/>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9CEA42A"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Timebox 6 to 7 and Production Release 4</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77CA3F7"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1</w:t>
            </w:r>
            <w:r w:rsidRPr="00FC6F22">
              <w:rPr>
                <w:rFonts w:eastAsia="Times New Roman"/>
                <w:color w:val="000000"/>
                <w:sz w:val="24"/>
                <w:szCs w:val="24"/>
                <w:vertAlign w:val="superscript"/>
              </w:rPr>
              <w:t>st</w:t>
            </w:r>
            <w:r w:rsidRPr="007D13F7">
              <w:rPr>
                <w:rFonts w:eastAsia="Times New Roman"/>
                <w:color w:val="000000"/>
                <w:sz w:val="24"/>
                <w:szCs w:val="24"/>
              </w:rPr>
              <w:t xml:space="preserve"> Apr 2022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3AB2A3A"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30</w:t>
            </w:r>
            <w:r w:rsidRPr="00FC6F22">
              <w:rPr>
                <w:rFonts w:eastAsia="Times New Roman"/>
                <w:color w:val="000000"/>
                <w:sz w:val="24"/>
                <w:szCs w:val="24"/>
                <w:vertAlign w:val="superscript"/>
              </w:rPr>
              <w:t>th</w:t>
            </w:r>
            <w:r w:rsidRPr="007D13F7">
              <w:rPr>
                <w:rFonts w:eastAsia="Times New Roman"/>
                <w:color w:val="000000"/>
                <w:sz w:val="24"/>
                <w:szCs w:val="24"/>
              </w:rPr>
              <w:t xml:space="preserve"> Jun 2022</w:t>
            </w:r>
          </w:p>
        </w:tc>
      </w:tr>
      <w:tr w:rsidR="00121B4D" w:rsidRPr="00121B4D" w14:paraId="02859738" w14:textId="77777777" w:rsidTr="00121B4D">
        <w:trPr>
          <w:trHeight w:val="5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5C307E9" w14:textId="787C58B3" w:rsidR="00121B4D" w:rsidRPr="00121B4D" w:rsidRDefault="00121B4D" w:rsidP="00121B4D">
            <w:pPr>
              <w:tabs>
                <w:tab w:val="clear" w:pos="960"/>
                <w:tab w:val="clear" w:pos="1000"/>
              </w:tabs>
              <w:ind w:left="0" w:firstLine="0"/>
              <w:jc w:val="both"/>
              <w:rPr>
                <w:rFonts w:eastAsia="Times New Roman"/>
                <w:sz w:val="24"/>
                <w:szCs w:val="24"/>
              </w:rPr>
            </w:pPr>
            <w:r>
              <w:rPr>
                <w:rFonts w:eastAsia="Times New Roman"/>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6133D0E" w14:textId="77777777" w:rsidR="00121B4D" w:rsidRPr="00121B4D" w:rsidRDefault="00121B4D" w:rsidP="00121B4D">
            <w:pPr>
              <w:tabs>
                <w:tab w:val="clear" w:pos="960"/>
                <w:tab w:val="clear" w:pos="1000"/>
              </w:tabs>
              <w:ind w:left="0" w:firstLine="0"/>
              <w:jc w:val="both"/>
              <w:rPr>
                <w:rFonts w:eastAsia="Times New Roman"/>
                <w:sz w:val="24"/>
                <w:szCs w:val="24"/>
              </w:rPr>
            </w:pPr>
            <w:r w:rsidRPr="00121B4D">
              <w:rPr>
                <w:rFonts w:eastAsia="Times New Roman"/>
                <w:color w:val="000000"/>
                <w:sz w:val="24"/>
                <w:szCs w:val="24"/>
              </w:rPr>
              <w:t>System Nursing &amp; Project Completion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B19F988"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1</w:t>
            </w:r>
            <w:r w:rsidRPr="00FC6F22">
              <w:rPr>
                <w:rFonts w:eastAsia="Times New Roman"/>
                <w:color w:val="000000"/>
                <w:sz w:val="24"/>
                <w:szCs w:val="24"/>
                <w:vertAlign w:val="superscript"/>
              </w:rPr>
              <w:t>st</w:t>
            </w:r>
            <w:r w:rsidRPr="007D13F7">
              <w:rPr>
                <w:rFonts w:eastAsia="Times New Roman"/>
                <w:color w:val="000000"/>
                <w:sz w:val="24"/>
                <w:szCs w:val="24"/>
              </w:rPr>
              <w:t xml:space="preserve"> Jul 2022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E86C022" w14:textId="77777777" w:rsidR="00121B4D" w:rsidRPr="007D13F7" w:rsidRDefault="00121B4D" w:rsidP="00121B4D">
            <w:pPr>
              <w:tabs>
                <w:tab w:val="clear" w:pos="960"/>
                <w:tab w:val="clear" w:pos="1000"/>
              </w:tabs>
              <w:ind w:left="0" w:firstLine="0"/>
              <w:jc w:val="center"/>
              <w:rPr>
                <w:rFonts w:eastAsia="Times New Roman"/>
                <w:sz w:val="24"/>
                <w:szCs w:val="24"/>
              </w:rPr>
            </w:pPr>
            <w:r w:rsidRPr="007D13F7">
              <w:rPr>
                <w:rFonts w:eastAsia="Times New Roman"/>
                <w:color w:val="000000"/>
                <w:sz w:val="24"/>
                <w:szCs w:val="24"/>
              </w:rPr>
              <w:t>30</w:t>
            </w:r>
            <w:r w:rsidRPr="00FC6F22">
              <w:rPr>
                <w:rFonts w:eastAsia="Times New Roman"/>
                <w:color w:val="000000"/>
                <w:sz w:val="24"/>
                <w:szCs w:val="24"/>
                <w:vertAlign w:val="superscript"/>
              </w:rPr>
              <w:t>th</w:t>
            </w:r>
            <w:r w:rsidRPr="007D13F7">
              <w:rPr>
                <w:rFonts w:eastAsia="Times New Roman"/>
                <w:color w:val="000000"/>
                <w:sz w:val="24"/>
                <w:szCs w:val="24"/>
              </w:rPr>
              <w:t xml:space="preserve"> Sep 2022</w:t>
            </w:r>
          </w:p>
        </w:tc>
      </w:tr>
    </w:tbl>
    <w:p w14:paraId="21C15644" w14:textId="77777777" w:rsidR="006A5048" w:rsidRPr="007A7D33" w:rsidRDefault="006A5048" w:rsidP="006A5048">
      <w:pPr>
        <w:pStyle w:val="BodyText2"/>
        <w:rPr>
          <w:sz w:val="24"/>
          <w:szCs w:val="24"/>
          <w:highlight w:val="yellow"/>
        </w:rPr>
      </w:pPr>
    </w:p>
    <w:p w14:paraId="11172A59" w14:textId="1DDCBD39" w:rsidR="006A5048" w:rsidRPr="00D44301" w:rsidRDefault="006A5048" w:rsidP="00D44301">
      <w:pPr>
        <w:pStyle w:val="BodyText2"/>
        <w:ind w:left="0" w:firstLine="0"/>
        <w:rPr>
          <w:sz w:val="24"/>
          <w:szCs w:val="24"/>
          <w:lang w:eastAsia="zh-HK"/>
        </w:rPr>
      </w:pPr>
      <w:r w:rsidRPr="00D44301">
        <w:rPr>
          <w:sz w:val="24"/>
          <w:szCs w:val="24"/>
          <w:lang w:eastAsia="zh-HK"/>
        </w:rPr>
        <w:t xml:space="preserve">The activities of system implementation will generally include programming, system integration test, user acceptance test, user training, data conversion, system deployment and production launch. The period of the activities in each </w:t>
      </w:r>
      <w:r w:rsidR="00D44301" w:rsidRPr="00D44301">
        <w:rPr>
          <w:sz w:val="24"/>
          <w:szCs w:val="24"/>
          <w:lang w:eastAsia="zh-HK"/>
        </w:rPr>
        <w:t>phase</w:t>
      </w:r>
      <w:r w:rsidRPr="00D44301">
        <w:rPr>
          <w:sz w:val="24"/>
          <w:szCs w:val="24"/>
          <w:lang w:eastAsia="zh-HK"/>
        </w:rPr>
        <w:t xml:space="preserve"> will be vary according to the scope of works of that phase. Procurement will be conducted in Phase I and III for server </w:t>
      </w:r>
      <w:r w:rsidR="00D44301" w:rsidRPr="00D44301">
        <w:rPr>
          <w:sz w:val="24"/>
          <w:szCs w:val="24"/>
          <w:lang w:eastAsia="zh-HK"/>
        </w:rPr>
        <w:t>equipment</w:t>
      </w:r>
      <w:r w:rsidRPr="00D44301">
        <w:rPr>
          <w:sz w:val="24"/>
          <w:szCs w:val="24"/>
          <w:lang w:eastAsia="zh-HK"/>
        </w:rPr>
        <w:t xml:space="preserve"> and mobile computing devices respectively.</w:t>
      </w:r>
    </w:p>
    <w:p w14:paraId="40C06249" w14:textId="3A24632D" w:rsidR="006A5048" w:rsidRPr="00D44301" w:rsidRDefault="006A5048" w:rsidP="00D44301">
      <w:pPr>
        <w:pStyle w:val="BodyText2"/>
        <w:ind w:left="0" w:firstLine="0"/>
        <w:rPr>
          <w:sz w:val="24"/>
          <w:szCs w:val="24"/>
          <w:lang w:eastAsia="zh-HK"/>
        </w:rPr>
      </w:pPr>
      <w:r w:rsidRPr="00D44301">
        <w:rPr>
          <w:sz w:val="24"/>
          <w:szCs w:val="24"/>
          <w:lang w:eastAsia="zh-HK"/>
        </w:rPr>
        <w:t>The table in the following section indicates the major activities of the project plan. The plan is worked out with the assumption that the completion da</w:t>
      </w:r>
      <w:r w:rsidR="00121B4D">
        <w:rPr>
          <w:sz w:val="24"/>
          <w:szCs w:val="24"/>
          <w:lang w:eastAsia="zh-HK"/>
        </w:rPr>
        <w:t>te of Stage 1 – SA&amp;D is 22.10.2021</w:t>
      </w:r>
      <w:r w:rsidRPr="00D44301">
        <w:rPr>
          <w:sz w:val="24"/>
          <w:szCs w:val="24"/>
          <w:lang w:eastAsia="zh-HK"/>
        </w:rPr>
        <w:t>.</w:t>
      </w:r>
    </w:p>
    <w:p w14:paraId="2F876F13" w14:textId="77777777" w:rsidR="006A5048" w:rsidRDefault="006A5048" w:rsidP="006A5048">
      <w:pPr>
        <w:pStyle w:val="BodyText2"/>
        <w:rPr>
          <w:sz w:val="24"/>
          <w:szCs w:val="24"/>
          <w:highlight w:val="yellow"/>
        </w:rPr>
      </w:pPr>
    </w:p>
    <w:p w14:paraId="4B518E23" w14:textId="77777777" w:rsidR="00E14C03" w:rsidRDefault="00E14C03" w:rsidP="006A5048">
      <w:pPr>
        <w:pStyle w:val="BodyText2"/>
        <w:rPr>
          <w:sz w:val="24"/>
          <w:szCs w:val="24"/>
          <w:highlight w:val="yellow"/>
        </w:rPr>
      </w:pPr>
    </w:p>
    <w:p w14:paraId="12C6A6C4" w14:textId="77777777" w:rsidR="00E14C03" w:rsidRPr="007A7D33" w:rsidRDefault="00E14C03" w:rsidP="006A5048">
      <w:pPr>
        <w:pStyle w:val="BodyText2"/>
        <w:rPr>
          <w:sz w:val="24"/>
          <w:szCs w:val="24"/>
          <w:highlight w:val="yellow"/>
        </w:rPr>
      </w:pPr>
    </w:p>
    <w:p w14:paraId="79BCFC99" w14:textId="77777777" w:rsidR="006A5048" w:rsidRPr="00D44301" w:rsidRDefault="006A5048" w:rsidP="00D44301">
      <w:pPr>
        <w:pStyle w:val="Heading3"/>
        <w:spacing w:line="360" w:lineRule="auto"/>
        <w:ind w:left="0" w:firstLine="0"/>
        <w:jc w:val="both"/>
        <w:rPr>
          <w:b/>
          <w:sz w:val="24"/>
          <w:szCs w:val="24"/>
          <w:lang w:eastAsia="zh-CN"/>
        </w:rPr>
      </w:pPr>
      <w:bookmarkStart w:id="288" w:name="_Ref84621175"/>
      <w:bookmarkStart w:id="289" w:name="_Ref84621180"/>
      <w:bookmarkStart w:id="290" w:name="_Toc84652774"/>
      <w:bookmarkStart w:id="291" w:name="_Toc98238170"/>
      <w:bookmarkStart w:id="292" w:name="_Toc251763629"/>
      <w:bookmarkStart w:id="293" w:name="_Toc251930752"/>
      <w:bookmarkStart w:id="294" w:name="_Toc92701809"/>
      <w:r w:rsidRPr="00D44301">
        <w:rPr>
          <w:b/>
          <w:sz w:val="24"/>
          <w:szCs w:val="24"/>
          <w:lang w:eastAsia="zh-CN"/>
        </w:rPr>
        <w:lastRenderedPageBreak/>
        <w:t>Implementation Schedule</w:t>
      </w:r>
      <w:bookmarkEnd w:id="288"/>
      <w:bookmarkEnd w:id="289"/>
      <w:bookmarkEnd w:id="290"/>
      <w:bookmarkEnd w:id="291"/>
      <w:bookmarkEnd w:id="292"/>
      <w:bookmarkEnd w:id="293"/>
      <w:bookmarkEnd w:id="294"/>
    </w:p>
    <w:p w14:paraId="62336B79" w14:textId="77777777" w:rsidR="006A5048" w:rsidRPr="007A7D33" w:rsidRDefault="006A5048" w:rsidP="006A5048">
      <w:pPr>
        <w:rPr>
          <w:sz w:val="24"/>
          <w:szCs w:val="24"/>
          <w:highlight w:val="yellow"/>
        </w:rPr>
      </w:pPr>
    </w:p>
    <w:p w14:paraId="69AEDE64" w14:textId="47252336" w:rsidR="006A5048" w:rsidRDefault="006A5048" w:rsidP="003D033B">
      <w:pPr>
        <w:pStyle w:val="BodyText2"/>
        <w:ind w:left="0" w:firstLine="0"/>
        <w:rPr>
          <w:sz w:val="24"/>
          <w:szCs w:val="24"/>
          <w:lang w:eastAsia="zh-HK"/>
        </w:rPr>
      </w:pPr>
      <w:r w:rsidRPr="003D033B">
        <w:rPr>
          <w:sz w:val="24"/>
          <w:szCs w:val="24"/>
          <w:lang w:eastAsia="zh-HK"/>
        </w:rPr>
        <w:t>After the completion of Project Initiation Stage and SA&amp;D Stage, the implementation stage will be started. The major tasks are summarized below:</w:t>
      </w:r>
    </w:p>
    <w:p w14:paraId="76C4A262" w14:textId="29AE375F" w:rsidR="007D13F7" w:rsidRPr="003D033B" w:rsidRDefault="007D13F7" w:rsidP="003D033B">
      <w:pPr>
        <w:pStyle w:val="BodyText2"/>
        <w:ind w:left="0" w:firstLine="0"/>
        <w:rPr>
          <w:sz w:val="24"/>
          <w:szCs w:val="24"/>
          <w:lang w:eastAsia="zh-HK"/>
        </w:rPr>
      </w:pPr>
      <w:r>
        <w:rPr>
          <w:noProof/>
        </w:rPr>
        <w:drawing>
          <wp:inline distT="0" distB="0" distL="0" distR="0" wp14:anchorId="1B8EFBB3" wp14:editId="79E4DCA9">
            <wp:extent cx="5916295" cy="406212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295" cy="4062122"/>
                    </a:xfrm>
                    <a:prstGeom prst="rect">
                      <a:avLst/>
                    </a:prstGeom>
                  </pic:spPr>
                </pic:pic>
              </a:graphicData>
            </a:graphic>
          </wp:inline>
        </w:drawing>
      </w:r>
    </w:p>
    <w:p w14:paraId="6B449A25" w14:textId="0EB2FC89" w:rsidR="006A5048" w:rsidRPr="007A7D33" w:rsidRDefault="00E14C03" w:rsidP="00E14C03">
      <w:pPr>
        <w:ind w:left="0" w:firstLine="0"/>
        <w:rPr>
          <w:sz w:val="24"/>
          <w:szCs w:val="24"/>
          <w:highlight w:val="yellow"/>
        </w:rPr>
      </w:pPr>
      <w:r>
        <w:rPr>
          <w:noProof/>
          <w:color w:val="000000"/>
          <w:bdr w:val="none" w:sz="0" w:space="0" w:color="auto" w:frame="1"/>
        </w:rPr>
        <w:lastRenderedPageBreak/>
        <w:drawing>
          <wp:inline distT="0" distB="0" distL="0" distR="0" wp14:anchorId="29D4789B" wp14:editId="6CF11FDE">
            <wp:extent cx="5916295" cy="4048625"/>
            <wp:effectExtent l="0" t="0" r="8255" b="9525"/>
            <wp:docPr id="4" name="Picture 4" descr="https://lh5.googleusercontent.com/y4ztfMID2WlKFE1c9LaPw27np4nfcyDcaAp6BUWUJa7QRtOb_72TvWQ1gSHgklmdsujUAOReBd8qJTLF6rzO0s0pi0awuR-8u-VFmYFdtgkKorABPGnsynkMQzjaBk-e2BA-co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https://lh5.googleusercontent.com/y4ztfMID2WlKFE1c9LaPw27np4nfcyDcaAp6BUWUJa7QRtOb_72TvWQ1gSHgklmdsujUAOReBd8qJTLF6rzO0s0pi0awuR-8u-VFmYFdtgkKorABPGnsynkMQzjaBk-e2BA-co0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6295" cy="4048625"/>
                    </a:xfrm>
                    <a:prstGeom prst="rect">
                      <a:avLst/>
                    </a:prstGeom>
                    <a:noFill/>
                    <a:ln>
                      <a:noFill/>
                    </a:ln>
                  </pic:spPr>
                </pic:pic>
              </a:graphicData>
            </a:graphic>
          </wp:inline>
        </w:drawing>
      </w:r>
      <w:r>
        <w:rPr>
          <w:sz w:val="24"/>
          <w:szCs w:val="24"/>
          <w:highlight w:val="yellow"/>
        </w:rPr>
        <w:br/>
      </w:r>
      <w:r>
        <w:rPr>
          <w:noProof/>
          <w:color w:val="000000"/>
          <w:bdr w:val="none" w:sz="0" w:space="0" w:color="auto" w:frame="1"/>
        </w:rPr>
        <w:drawing>
          <wp:inline distT="0" distB="0" distL="0" distR="0" wp14:anchorId="0094ABBA" wp14:editId="207CED2D">
            <wp:extent cx="5916295" cy="4100159"/>
            <wp:effectExtent l="0" t="0" r="8255" b="0"/>
            <wp:docPr id="5" name="Picture 5" descr="https://lh3.googleusercontent.com/fGOAaX6oQOkEyNb8h9XKT_0_dosalKr7odcVyWWFKJnR4h5ZUcLq508rd91Iu3FOxsZFPuRuMXPzKOt0eqmGCb81-7tVR_9XSytscMVAtCfpwm1iERJNuur5RalSi8PI8sm8Gt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https://lh3.googleusercontent.com/fGOAaX6oQOkEyNb8h9XKT_0_dosalKr7odcVyWWFKJnR4h5ZUcLq508rd91Iu3FOxsZFPuRuMXPzKOt0eqmGCb81-7tVR_9XSytscMVAtCfpwm1iERJNuur5RalSi8PI8sm8GtQ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6295" cy="4100159"/>
                    </a:xfrm>
                    <a:prstGeom prst="rect">
                      <a:avLst/>
                    </a:prstGeom>
                    <a:noFill/>
                    <a:ln>
                      <a:noFill/>
                    </a:ln>
                  </pic:spPr>
                </pic:pic>
              </a:graphicData>
            </a:graphic>
          </wp:inline>
        </w:drawing>
      </w:r>
    </w:p>
    <w:p w14:paraId="41DA78A0" w14:textId="77777777" w:rsidR="006A5048" w:rsidRPr="007A7D33" w:rsidRDefault="006A5048" w:rsidP="006A5048">
      <w:pPr>
        <w:pStyle w:val="BodyText2"/>
        <w:rPr>
          <w:sz w:val="24"/>
          <w:szCs w:val="24"/>
          <w:highlight w:val="yellow"/>
          <w:lang w:eastAsia="zh-HK"/>
        </w:rPr>
      </w:pPr>
    </w:p>
    <w:p w14:paraId="75525D46" w14:textId="77777777" w:rsidR="006A5048" w:rsidRPr="007A7D33" w:rsidRDefault="006A5048" w:rsidP="00C502EB">
      <w:pPr>
        <w:pStyle w:val="Heading2"/>
        <w:widowControl w:val="0"/>
        <w:numPr>
          <w:ilvl w:val="1"/>
          <w:numId w:val="14"/>
        </w:numPr>
        <w:spacing w:before="60" w:after="60"/>
        <w:rPr>
          <w:sz w:val="24"/>
          <w:szCs w:val="24"/>
          <w:highlight w:val="yellow"/>
        </w:rPr>
        <w:sectPr w:rsidR="006A5048" w:rsidRPr="007A7D33" w:rsidSect="00CF44D8">
          <w:pgSz w:w="11909" w:h="16834" w:code="9"/>
          <w:pgMar w:top="1440" w:right="1440" w:bottom="1440" w:left="1152" w:header="720" w:footer="720" w:gutter="0"/>
          <w:cols w:space="720"/>
        </w:sectPr>
      </w:pPr>
    </w:p>
    <w:p w14:paraId="73D14DBF" w14:textId="77777777" w:rsidR="006A5048" w:rsidRPr="00D44301" w:rsidRDefault="006A5048" w:rsidP="00D44301">
      <w:pPr>
        <w:pStyle w:val="Heading2"/>
        <w:spacing w:line="360" w:lineRule="auto"/>
        <w:rPr>
          <w:b/>
          <w:caps w:val="0"/>
          <w:lang w:eastAsia="zh-CN"/>
        </w:rPr>
      </w:pPr>
      <w:bookmarkStart w:id="295" w:name="_Toc98238172"/>
      <w:bookmarkStart w:id="296" w:name="_Toc98263755"/>
      <w:bookmarkStart w:id="297" w:name="_Toc251763631"/>
      <w:bookmarkStart w:id="298" w:name="_Toc251930753"/>
      <w:bookmarkStart w:id="299" w:name="_Toc314590111"/>
      <w:bookmarkStart w:id="300" w:name="_Toc92701810"/>
      <w:r w:rsidRPr="00D44301">
        <w:rPr>
          <w:b/>
          <w:caps w:val="0"/>
          <w:lang w:eastAsia="zh-CN"/>
        </w:rPr>
        <w:lastRenderedPageBreak/>
        <w:t>Conversion Plan</w:t>
      </w:r>
      <w:bookmarkEnd w:id="295"/>
      <w:bookmarkEnd w:id="296"/>
      <w:bookmarkEnd w:id="297"/>
      <w:bookmarkEnd w:id="298"/>
      <w:bookmarkEnd w:id="299"/>
      <w:bookmarkEnd w:id="300"/>
      <w:r w:rsidRPr="00D44301">
        <w:rPr>
          <w:b/>
          <w:caps w:val="0"/>
          <w:lang w:eastAsia="zh-CN"/>
        </w:rPr>
        <w:t xml:space="preserve"> </w:t>
      </w:r>
    </w:p>
    <w:p w14:paraId="3FA09A63" w14:textId="77777777" w:rsidR="006A5048" w:rsidRPr="007A7D33" w:rsidRDefault="006A5048" w:rsidP="006A5048">
      <w:pPr>
        <w:pStyle w:val="BodyText2"/>
        <w:rPr>
          <w:sz w:val="24"/>
          <w:szCs w:val="24"/>
        </w:rPr>
      </w:pPr>
    </w:p>
    <w:p w14:paraId="0F4FA780" w14:textId="77777777" w:rsidR="006A5048" w:rsidRPr="00036AAF" w:rsidRDefault="006A5048" w:rsidP="00036AAF">
      <w:pPr>
        <w:pStyle w:val="Heading3"/>
        <w:spacing w:line="360" w:lineRule="auto"/>
        <w:ind w:left="0" w:firstLine="0"/>
        <w:jc w:val="both"/>
        <w:rPr>
          <w:b/>
          <w:sz w:val="24"/>
          <w:szCs w:val="24"/>
          <w:lang w:eastAsia="zh-CN"/>
        </w:rPr>
      </w:pPr>
      <w:bookmarkStart w:id="301" w:name="_Toc251930754"/>
      <w:bookmarkStart w:id="302" w:name="_Toc92701811"/>
      <w:bookmarkStart w:id="303" w:name="_Toc84652777"/>
      <w:bookmarkStart w:id="304" w:name="_Toc98238173"/>
      <w:bookmarkStart w:id="305" w:name="_Toc251763632"/>
      <w:r w:rsidRPr="00036AAF">
        <w:rPr>
          <w:b/>
          <w:sz w:val="24"/>
          <w:szCs w:val="24"/>
          <w:lang w:eastAsia="zh-CN"/>
        </w:rPr>
        <w:t xml:space="preserve">Data to be </w:t>
      </w:r>
      <w:bookmarkEnd w:id="301"/>
      <w:r w:rsidRPr="00036AAF">
        <w:rPr>
          <w:b/>
          <w:sz w:val="24"/>
          <w:szCs w:val="24"/>
          <w:lang w:eastAsia="zh-CN"/>
        </w:rPr>
        <w:t>converted</w:t>
      </w:r>
      <w:bookmarkEnd w:id="302"/>
      <w:r w:rsidRPr="00036AAF">
        <w:rPr>
          <w:b/>
          <w:sz w:val="24"/>
          <w:szCs w:val="24"/>
          <w:lang w:eastAsia="zh-CN"/>
        </w:rPr>
        <w:t xml:space="preserve"> </w:t>
      </w:r>
      <w:bookmarkEnd w:id="303"/>
      <w:bookmarkEnd w:id="304"/>
      <w:bookmarkEnd w:id="305"/>
    </w:p>
    <w:p w14:paraId="7DD9A3AD" w14:textId="77777777" w:rsidR="006A5048" w:rsidRPr="007A7D33" w:rsidRDefault="006A5048" w:rsidP="006A5048">
      <w:pPr>
        <w:pStyle w:val="BodyText2"/>
        <w:rPr>
          <w:sz w:val="24"/>
          <w:szCs w:val="24"/>
        </w:rPr>
      </w:pPr>
    </w:p>
    <w:p w14:paraId="21691D4F" w14:textId="77777777" w:rsidR="006A5048" w:rsidRPr="007A7D33" w:rsidRDefault="006A5048" w:rsidP="006A5048">
      <w:pPr>
        <w:pStyle w:val="BodyText2"/>
        <w:rPr>
          <w:sz w:val="24"/>
          <w:szCs w:val="24"/>
        </w:rPr>
      </w:pPr>
      <w:r w:rsidRPr="007A7D33">
        <w:rPr>
          <w:sz w:val="24"/>
          <w:szCs w:val="24"/>
        </w:rPr>
        <w:t>The following table summarizes the major data on the existing databases:</w:t>
      </w:r>
    </w:p>
    <w:p w14:paraId="5896241C" w14:textId="77777777" w:rsidR="006A5048" w:rsidRPr="007A7D33" w:rsidRDefault="006A5048" w:rsidP="006A5048">
      <w:pPr>
        <w:pStyle w:val="BodyText2"/>
        <w:rPr>
          <w:sz w:val="24"/>
          <w:szCs w:val="24"/>
        </w:rPr>
      </w:pPr>
    </w:p>
    <w:tbl>
      <w:tblPr>
        <w:tblW w:w="99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1"/>
        <w:gridCol w:w="1149"/>
        <w:gridCol w:w="1389"/>
        <w:gridCol w:w="5691"/>
      </w:tblGrid>
      <w:tr w:rsidR="006A5048" w:rsidRPr="007A7D33" w14:paraId="763DD284" w14:textId="77777777" w:rsidTr="00CF44D8">
        <w:trPr>
          <w:cantSplit/>
          <w:tblHeader/>
        </w:trPr>
        <w:tc>
          <w:tcPr>
            <w:tcW w:w="1731" w:type="dxa"/>
            <w:shd w:val="clear" w:color="auto" w:fill="F3F3F3"/>
            <w:vAlign w:val="center"/>
          </w:tcPr>
          <w:p w14:paraId="12F419CC" w14:textId="77777777" w:rsidR="006A5048" w:rsidRPr="00B30C4E" w:rsidRDefault="006A5048" w:rsidP="00036AAF">
            <w:pPr>
              <w:spacing w:line="360" w:lineRule="auto"/>
              <w:ind w:left="0" w:firstLine="0"/>
              <w:jc w:val="center"/>
              <w:rPr>
                <w:b/>
                <w:sz w:val="24"/>
                <w:szCs w:val="24"/>
              </w:rPr>
            </w:pPr>
            <w:r w:rsidRPr="00B30C4E">
              <w:rPr>
                <w:b/>
                <w:sz w:val="24"/>
                <w:szCs w:val="24"/>
              </w:rPr>
              <w:t>Data</w:t>
            </w:r>
          </w:p>
        </w:tc>
        <w:tc>
          <w:tcPr>
            <w:tcW w:w="1149" w:type="dxa"/>
            <w:shd w:val="clear" w:color="auto" w:fill="F3F3F3"/>
            <w:vAlign w:val="center"/>
          </w:tcPr>
          <w:p w14:paraId="398E4F7F" w14:textId="77777777" w:rsidR="006A5048" w:rsidRPr="00B30C4E" w:rsidRDefault="006A5048" w:rsidP="00036AAF">
            <w:pPr>
              <w:spacing w:line="360" w:lineRule="auto"/>
              <w:ind w:left="0" w:firstLine="0"/>
              <w:jc w:val="center"/>
              <w:rPr>
                <w:b/>
                <w:sz w:val="24"/>
                <w:szCs w:val="24"/>
              </w:rPr>
            </w:pPr>
            <w:r w:rsidRPr="00B30C4E">
              <w:rPr>
                <w:b/>
                <w:sz w:val="24"/>
                <w:szCs w:val="24"/>
              </w:rPr>
              <w:t>Data Format</w:t>
            </w:r>
          </w:p>
        </w:tc>
        <w:tc>
          <w:tcPr>
            <w:tcW w:w="1389" w:type="dxa"/>
            <w:shd w:val="clear" w:color="auto" w:fill="F3F3F3"/>
          </w:tcPr>
          <w:p w14:paraId="238C914E" w14:textId="77777777" w:rsidR="006A5048" w:rsidRPr="00B30C4E" w:rsidRDefault="006A5048" w:rsidP="00036AAF">
            <w:pPr>
              <w:spacing w:line="360" w:lineRule="auto"/>
              <w:ind w:left="0" w:firstLine="0"/>
              <w:jc w:val="center"/>
              <w:rPr>
                <w:b/>
                <w:sz w:val="24"/>
                <w:szCs w:val="24"/>
              </w:rPr>
            </w:pPr>
            <w:r w:rsidRPr="00B30C4E">
              <w:rPr>
                <w:b/>
                <w:sz w:val="24"/>
                <w:szCs w:val="24"/>
              </w:rPr>
              <w:t>Estimated Size in MB</w:t>
            </w:r>
          </w:p>
        </w:tc>
        <w:tc>
          <w:tcPr>
            <w:tcW w:w="5691" w:type="dxa"/>
            <w:shd w:val="clear" w:color="auto" w:fill="F3F3F3"/>
            <w:vAlign w:val="center"/>
          </w:tcPr>
          <w:p w14:paraId="62AF32D4" w14:textId="77777777" w:rsidR="006A5048" w:rsidRPr="00B30C4E" w:rsidRDefault="006A5048" w:rsidP="00036AAF">
            <w:pPr>
              <w:spacing w:line="360" w:lineRule="auto"/>
              <w:ind w:left="0" w:firstLine="0"/>
              <w:jc w:val="center"/>
              <w:rPr>
                <w:b/>
                <w:sz w:val="24"/>
                <w:szCs w:val="24"/>
              </w:rPr>
            </w:pPr>
            <w:r w:rsidRPr="00B30C4E">
              <w:rPr>
                <w:b/>
                <w:sz w:val="24"/>
                <w:szCs w:val="24"/>
              </w:rPr>
              <w:t>Description</w:t>
            </w:r>
          </w:p>
        </w:tc>
      </w:tr>
      <w:tr w:rsidR="006A5048" w:rsidRPr="007A7D33" w14:paraId="52C382A0" w14:textId="77777777" w:rsidTr="00CF44D8">
        <w:tc>
          <w:tcPr>
            <w:tcW w:w="1731" w:type="dxa"/>
          </w:tcPr>
          <w:p w14:paraId="3CC21A8C" w14:textId="77777777" w:rsidR="006A5048" w:rsidRPr="007A7D33" w:rsidRDefault="006A5048" w:rsidP="00CF44D8">
            <w:pPr>
              <w:pStyle w:val="BodyText2"/>
              <w:rPr>
                <w:sz w:val="24"/>
                <w:szCs w:val="24"/>
              </w:rPr>
            </w:pPr>
            <w:r w:rsidRPr="007A7D33">
              <w:rPr>
                <w:sz w:val="24"/>
                <w:szCs w:val="24"/>
              </w:rPr>
              <w:t>REA</w:t>
            </w:r>
          </w:p>
        </w:tc>
        <w:tc>
          <w:tcPr>
            <w:tcW w:w="1149" w:type="dxa"/>
          </w:tcPr>
          <w:p w14:paraId="7D814BCA" w14:textId="77777777" w:rsidR="006A5048" w:rsidRPr="007A7D33" w:rsidRDefault="006A5048" w:rsidP="00CF44D8">
            <w:pPr>
              <w:pStyle w:val="BodyText2"/>
              <w:rPr>
                <w:sz w:val="24"/>
                <w:szCs w:val="24"/>
              </w:rPr>
            </w:pPr>
            <w:r w:rsidRPr="007A7D33">
              <w:rPr>
                <w:sz w:val="24"/>
                <w:szCs w:val="24"/>
              </w:rPr>
              <w:t>Excel</w:t>
            </w:r>
          </w:p>
        </w:tc>
        <w:tc>
          <w:tcPr>
            <w:tcW w:w="1389" w:type="dxa"/>
          </w:tcPr>
          <w:p w14:paraId="644589E7" w14:textId="77777777" w:rsidR="006A5048" w:rsidRPr="007A7D33" w:rsidRDefault="006A5048" w:rsidP="00CF44D8">
            <w:pPr>
              <w:pStyle w:val="BodyText2"/>
              <w:rPr>
                <w:sz w:val="24"/>
                <w:szCs w:val="24"/>
              </w:rPr>
            </w:pPr>
            <w:r w:rsidRPr="007A7D33">
              <w:rPr>
                <w:sz w:val="24"/>
                <w:szCs w:val="24"/>
              </w:rPr>
              <w:t>100</w:t>
            </w:r>
          </w:p>
        </w:tc>
        <w:tc>
          <w:tcPr>
            <w:tcW w:w="5691" w:type="dxa"/>
          </w:tcPr>
          <w:p w14:paraId="5AC85721" w14:textId="77777777" w:rsidR="006A5048" w:rsidRPr="007A7D33" w:rsidRDefault="006A5048" w:rsidP="00917A8F">
            <w:pPr>
              <w:pStyle w:val="BodyText2"/>
              <w:ind w:left="0" w:firstLine="0"/>
              <w:rPr>
                <w:sz w:val="24"/>
                <w:szCs w:val="24"/>
                <w:lang w:eastAsia="zh-HK"/>
              </w:rPr>
            </w:pPr>
            <w:r w:rsidRPr="007A7D33">
              <w:rPr>
                <w:sz w:val="24"/>
                <w:szCs w:val="24"/>
                <w:lang w:eastAsia="zh-HK"/>
              </w:rPr>
              <w:t>Temporary storage of REA application data and register</w:t>
            </w:r>
          </w:p>
        </w:tc>
      </w:tr>
      <w:tr w:rsidR="006A5048" w:rsidRPr="007A7D33" w14:paraId="2010CD90" w14:textId="77777777" w:rsidTr="00CF44D8">
        <w:tc>
          <w:tcPr>
            <w:tcW w:w="1731" w:type="dxa"/>
          </w:tcPr>
          <w:p w14:paraId="317714B5" w14:textId="77777777" w:rsidR="006A5048" w:rsidRPr="007A7D33" w:rsidRDefault="006A5048" w:rsidP="00CF44D8">
            <w:pPr>
              <w:pStyle w:val="BodyText2"/>
              <w:rPr>
                <w:sz w:val="24"/>
                <w:szCs w:val="24"/>
              </w:rPr>
            </w:pPr>
            <w:r w:rsidRPr="007A7D33">
              <w:rPr>
                <w:sz w:val="24"/>
                <w:szCs w:val="24"/>
              </w:rPr>
              <w:t>COCR</w:t>
            </w:r>
          </w:p>
        </w:tc>
        <w:tc>
          <w:tcPr>
            <w:tcW w:w="1149" w:type="dxa"/>
          </w:tcPr>
          <w:p w14:paraId="406242C3" w14:textId="77777777" w:rsidR="006A5048" w:rsidRPr="007A7D33" w:rsidRDefault="006A5048" w:rsidP="00CF44D8">
            <w:pPr>
              <w:pStyle w:val="BodyText2"/>
              <w:rPr>
                <w:sz w:val="24"/>
                <w:szCs w:val="24"/>
              </w:rPr>
            </w:pPr>
            <w:r w:rsidRPr="007A7D33">
              <w:rPr>
                <w:sz w:val="24"/>
                <w:szCs w:val="24"/>
              </w:rPr>
              <w:t>Excel</w:t>
            </w:r>
          </w:p>
        </w:tc>
        <w:tc>
          <w:tcPr>
            <w:tcW w:w="1389" w:type="dxa"/>
          </w:tcPr>
          <w:p w14:paraId="14A818F8" w14:textId="77777777" w:rsidR="006A5048" w:rsidRPr="007A7D33" w:rsidRDefault="006A5048" w:rsidP="00CF44D8">
            <w:pPr>
              <w:pStyle w:val="BodyText2"/>
              <w:rPr>
                <w:sz w:val="24"/>
                <w:szCs w:val="24"/>
              </w:rPr>
            </w:pPr>
            <w:r w:rsidRPr="007A7D33">
              <w:rPr>
                <w:sz w:val="24"/>
                <w:szCs w:val="24"/>
              </w:rPr>
              <w:t>100</w:t>
            </w:r>
          </w:p>
        </w:tc>
        <w:tc>
          <w:tcPr>
            <w:tcW w:w="5691" w:type="dxa"/>
          </w:tcPr>
          <w:p w14:paraId="0FD2ABAD" w14:textId="77777777" w:rsidR="006A5048" w:rsidRPr="007A7D33" w:rsidRDefault="006A5048" w:rsidP="00917A8F">
            <w:pPr>
              <w:pStyle w:val="BodyText2"/>
              <w:ind w:left="0" w:firstLine="0"/>
              <w:rPr>
                <w:sz w:val="24"/>
                <w:szCs w:val="24"/>
                <w:lang w:eastAsia="zh-HK"/>
              </w:rPr>
            </w:pPr>
            <w:r w:rsidRPr="007A7D33">
              <w:rPr>
                <w:sz w:val="24"/>
                <w:szCs w:val="24"/>
                <w:lang w:eastAsia="zh-HK"/>
              </w:rPr>
              <w:t>Temporary storage of COCR submitted data and register</w:t>
            </w:r>
          </w:p>
        </w:tc>
      </w:tr>
      <w:tr w:rsidR="006A5048" w:rsidRPr="007A7D33" w14:paraId="32ADB112" w14:textId="77777777" w:rsidTr="00CF44D8">
        <w:tc>
          <w:tcPr>
            <w:tcW w:w="1731" w:type="dxa"/>
          </w:tcPr>
          <w:p w14:paraId="3FAACC41" w14:textId="77777777" w:rsidR="006A5048" w:rsidRPr="007A7D33" w:rsidRDefault="006A5048" w:rsidP="00CF44D8">
            <w:pPr>
              <w:pStyle w:val="BodyText2"/>
              <w:rPr>
                <w:sz w:val="24"/>
                <w:szCs w:val="24"/>
              </w:rPr>
            </w:pPr>
            <w:r w:rsidRPr="007A7D33">
              <w:rPr>
                <w:sz w:val="24"/>
                <w:szCs w:val="24"/>
              </w:rPr>
              <w:t>FOC</w:t>
            </w:r>
          </w:p>
        </w:tc>
        <w:tc>
          <w:tcPr>
            <w:tcW w:w="1149" w:type="dxa"/>
          </w:tcPr>
          <w:p w14:paraId="166AA345" w14:textId="77777777" w:rsidR="006A5048" w:rsidRPr="007A7D33" w:rsidRDefault="006A5048" w:rsidP="00CF44D8">
            <w:pPr>
              <w:pStyle w:val="BodyText2"/>
              <w:rPr>
                <w:sz w:val="24"/>
                <w:szCs w:val="24"/>
              </w:rPr>
            </w:pPr>
            <w:r w:rsidRPr="007A7D33">
              <w:rPr>
                <w:sz w:val="24"/>
                <w:szCs w:val="24"/>
              </w:rPr>
              <w:t>Excel</w:t>
            </w:r>
          </w:p>
        </w:tc>
        <w:tc>
          <w:tcPr>
            <w:tcW w:w="1389" w:type="dxa"/>
          </w:tcPr>
          <w:p w14:paraId="140656C0" w14:textId="77777777" w:rsidR="006A5048" w:rsidRPr="007A7D33" w:rsidRDefault="006A5048" w:rsidP="00CF44D8">
            <w:pPr>
              <w:pStyle w:val="BodyText2"/>
              <w:rPr>
                <w:sz w:val="24"/>
                <w:szCs w:val="24"/>
              </w:rPr>
            </w:pPr>
            <w:r w:rsidRPr="007A7D33">
              <w:rPr>
                <w:sz w:val="24"/>
                <w:szCs w:val="24"/>
              </w:rPr>
              <w:t>100</w:t>
            </w:r>
          </w:p>
        </w:tc>
        <w:tc>
          <w:tcPr>
            <w:tcW w:w="5691" w:type="dxa"/>
          </w:tcPr>
          <w:p w14:paraId="523ABE91" w14:textId="77777777" w:rsidR="006A5048" w:rsidRPr="007A7D33" w:rsidRDefault="006A5048" w:rsidP="00917A8F">
            <w:pPr>
              <w:pStyle w:val="BodyText2"/>
              <w:ind w:left="0" w:firstLine="0"/>
              <w:rPr>
                <w:sz w:val="24"/>
                <w:szCs w:val="24"/>
                <w:lang w:eastAsia="zh-HK"/>
              </w:rPr>
            </w:pPr>
            <w:r w:rsidRPr="007A7D33">
              <w:rPr>
                <w:sz w:val="24"/>
                <w:szCs w:val="24"/>
                <w:lang w:eastAsia="zh-HK"/>
              </w:rPr>
              <w:t>Temporary storage of submitted FOC data records</w:t>
            </w:r>
          </w:p>
        </w:tc>
      </w:tr>
      <w:tr w:rsidR="006A5048" w:rsidRPr="007A7D33" w14:paraId="6F819C0B" w14:textId="77777777" w:rsidTr="00CF44D8">
        <w:tc>
          <w:tcPr>
            <w:tcW w:w="1731" w:type="dxa"/>
          </w:tcPr>
          <w:p w14:paraId="4C6EC4B3" w14:textId="77777777" w:rsidR="006A5048" w:rsidRPr="007A7D33" w:rsidRDefault="006A5048" w:rsidP="00CF44D8">
            <w:pPr>
              <w:pStyle w:val="BodyText2"/>
              <w:rPr>
                <w:sz w:val="24"/>
                <w:szCs w:val="24"/>
              </w:rPr>
            </w:pPr>
            <w:r w:rsidRPr="007A7D33">
              <w:rPr>
                <w:sz w:val="24"/>
                <w:szCs w:val="24"/>
              </w:rPr>
              <w:t>Energy Audit</w:t>
            </w:r>
          </w:p>
        </w:tc>
        <w:tc>
          <w:tcPr>
            <w:tcW w:w="1149" w:type="dxa"/>
          </w:tcPr>
          <w:p w14:paraId="507CD39A" w14:textId="77777777" w:rsidR="006A5048" w:rsidRPr="007A7D33" w:rsidRDefault="006A5048" w:rsidP="00CF44D8">
            <w:pPr>
              <w:pStyle w:val="BodyText2"/>
              <w:rPr>
                <w:sz w:val="24"/>
                <w:szCs w:val="24"/>
              </w:rPr>
            </w:pPr>
            <w:r w:rsidRPr="007A7D33">
              <w:rPr>
                <w:sz w:val="24"/>
                <w:szCs w:val="24"/>
              </w:rPr>
              <w:t>Excel</w:t>
            </w:r>
          </w:p>
        </w:tc>
        <w:tc>
          <w:tcPr>
            <w:tcW w:w="1389" w:type="dxa"/>
          </w:tcPr>
          <w:p w14:paraId="5FCEAD36" w14:textId="77777777" w:rsidR="006A5048" w:rsidRPr="007A7D33" w:rsidRDefault="006A5048" w:rsidP="00CF44D8">
            <w:pPr>
              <w:pStyle w:val="BodyText2"/>
              <w:rPr>
                <w:sz w:val="24"/>
                <w:szCs w:val="24"/>
              </w:rPr>
            </w:pPr>
            <w:r w:rsidRPr="007A7D33">
              <w:rPr>
                <w:sz w:val="24"/>
                <w:szCs w:val="24"/>
              </w:rPr>
              <w:t>100</w:t>
            </w:r>
          </w:p>
        </w:tc>
        <w:tc>
          <w:tcPr>
            <w:tcW w:w="5691" w:type="dxa"/>
          </w:tcPr>
          <w:p w14:paraId="16D7CA89" w14:textId="77777777" w:rsidR="006A5048" w:rsidRPr="007A7D33" w:rsidRDefault="006A5048" w:rsidP="00917A8F">
            <w:pPr>
              <w:pStyle w:val="BodyText2"/>
              <w:ind w:left="0" w:firstLine="0"/>
              <w:rPr>
                <w:sz w:val="24"/>
                <w:szCs w:val="24"/>
                <w:lang w:eastAsia="zh-HK"/>
              </w:rPr>
            </w:pPr>
            <w:r w:rsidRPr="007A7D33">
              <w:rPr>
                <w:sz w:val="24"/>
                <w:szCs w:val="24"/>
                <w:lang w:eastAsia="zh-HK"/>
              </w:rPr>
              <w:t>Temporary storage of submitted Energy Audit data records</w:t>
            </w:r>
          </w:p>
        </w:tc>
      </w:tr>
      <w:tr w:rsidR="006A5048" w:rsidRPr="007A7D33" w14:paraId="27DB3E3C" w14:textId="77777777" w:rsidTr="00CF44D8">
        <w:tc>
          <w:tcPr>
            <w:tcW w:w="1731" w:type="dxa"/>
          </w:tcPr>
          <w:p w14:paraId="5A4C4DA0" w14:textId="77777777" w:rsidR="006A5048" w:rsidRPr="007A7D33" w:rsidRDefault="006A5048" w:rsidP="00CF44D8">
            <w:pPr>
              <w:pStyle w:val="BodyText2"/>
              <w:rPr>
                <w:sz w:val="24"/>
                <w:szCs w:val="24"/>
              </w:rPr>
            </w:pPr>
            <w:r w:rsidRPr="007A7D33">
              <w:rPr>
                <w:sz w:val="24"/>
                <w:szCs w:val="24"/>
              </w:rPr>
              <w:t>Building</w:t>
            </w:r>
          </w:p>
        </w:tc>
        <w:tc>
          <w:tcPr>
            <w:tcW w:w="1149" w:type="dxa"/>
          </w:tcPr>
          <w:p w14:paraId="3C4AE83D" w14:textId="77777777" w:rsidR="006A5048" w:rsidRPr="007A7D33" w:rsidRDefault="006A5048" w:rsidP="00CF44D8">
            <w:pPr>
              <w:pStyle w:val="BodyText2"/>
              <w:rPr>
                <w:sz w:val="24"/>
                <w:szCs w:val="24"/>
              </w:rPr>
            </w:pPr>
            <w:r w:rsidRPr="007A7D33">
              <w:rPr>
                <w:sz w:val="24"/>
                <w:szCs w:val="24"/>
              </w:rPr>
              <w:t>Excel</w:t>
            </w:r>
          </w:p>
        </w:tc>
        <w:tc>
          <w:tcPr>
            <w:tcW w:w="1389" w:type="dxa"/>
          </w:tcPr>
          <w:p w14:paraId="20BC4254" w14:textId="77777777" w:rsidR="006A5048" w:rsidRPr="007A7D33" w:rsidRDefault="006A5048" w:rsidP="00CF44D8">
            <w:pPr>
              <w:pStyle w:val="BodyText2"/>
              <w:rPr>
                <w:sz w:val="24"/>
                <w:szCs w:val="24"/>
              </w:rPr>
            </w:pPr>
            <w:r w:rsidRPr="007A7D33">
              <w:rPr>
                <w:sz w:val="24"/>
                <w:szCs w:val="24"/>
              </w:rPr>
              <w:t>100</w:t>
            </w:r>
          </w:p>
        </w:tc>
        <w:tc>
          <w:tcPr>
            <w:tcW w:w="5691" w:type="dxa"/>
          </w:tcPr>
          <w:p w14:paraId="71496602" w14:textId="77777777" w:rsidR="006A5048" w:rsidRPr="007A7D33" w:rsidRDefault="006A5048" w:rsidP="00917A8F">
            <w:pPr>
              <w:pStyle w:val="BodyText2"/>
              <w:ind w:left="0" w:firstLine="0"/>
              <w:rPr>
                <w:sz w:val="24"/>
                <w:szCs w:val="24"/>
                <w:lang w:eastAsia="zh-HK"/>
              </w:rPr>
            </w:pPr>
            <w:r w:rsidRPr="007A7D33">
              <w:rPr>
                <w:sz w:val="24"/>
                <w:szCs w:val="24"/>
                <w:lang w:eastAsia="zh-HK"/>
              </w:rPr>
              <w:t>Temporary storage for building records with COCR, FOC and Energy Audit submissions</w:t>
            </w:r>
          </w:p>
        </w:tc>
      </w:tr>
      <w:tr w:rsidR="006A5048" w:rsidRPr="007A7D33" w14:paraId="44FBD22C" w14:textId="77777777" w:rsidTr="00CF44D8">
        <w:tc>
          <w:tcPr>
            <w:tcW w:w="1731" w:type="dxa"/>
          </w:tcPr>
          <w:p w14:paraId="20EF3FAB" w14:textId="77777777" w:rsidR="006A5048" w:rsidRPr="007A7D33" w:rsidRDefault="006A5048" w:rsidP="00CF44D8">
            <w:pPr>
              <w:pStyle w:val="BodyText2"/>
              <w:rPr>
                <w:sz w:val="24"/>
                <w:szCs w:val="24"/>
              </w:rPr>
            </w:pPr>
            <w:r w:rsidRPr="007A7D33">
              <w:rPr>
                <w:sz w:val="24"/>
                <w:szCs w:val="24"/>
              </w:rPr>
              <w:t>Building</w:t>
            </w:r>
          </w:p>
        </w:tc>
        <w:tc>
          <w:tcPr>
            <w:tcW w:w="1149" w:type="dxa"/>
          </w:tcPr>
          <w:p w14:paraId="156A3B9F" w14:textId="77777777" w:rsidR="006A5048" w:rsidRPr="007A7D33" w:rsidRDefault="006A5048" w:rsidP="00CF44D8">
            <w:pPr>
              <w:pStyle w:val="BodyText2"/>
              <w:rPr>
                <w:sz w:val="24"/>
                <w:szCs w:val="24"/>
              </w:rPr>
            </w:pPr>
            <w:r w:rsidRPr="007A7D33">
              <w:rPr>
                <w:sz w:val="24"/>
                <w:szCs w:val="24"/>
              </w:rPr>
              <w:t>MS SQL</w:t>
            </w:r>
          </w:p>
        </w:tc>
        <w:tc>
          <w:tcPr>
            <w:tcW w:w="1389" w:type="dxa"/>
          </w:tcPr>
          <w:p w14:paraId="277DF497" w14:textId="77777777" w:rsidR="006A5048" w:rsidRPr="007A7D33" w:rsidRDefault="006A5048" w:rsidP="00CF44D8">
            <w:pPr>
              <w:pStyle w:val="BodyText2"/>
              <w:rPr>
                <w:sz w:val="24"/>
                <w:szCs w:val="24"/>
              </w:rPr>
            </w:pPr>
            <w:r w:rsidRPr="007A7D33">
              <w:rPr>
                <w:sz w:val="24"/>
                <w:szCs w:val="24"/>
              </w:rPr>
              <w:t>200</w:t>
            </w:r>
          </w:p>
        </w:tc>
        <w:tc>
          <w:tcPr>
            <w:tcW w:w="5691" w:type="dxa"/>
          </w:tcPr>
          <w:p w14:paraId="261D16AE" w14:textId="77777777" w:rsidR="006A5048" w:rsidRPr="007A7D33" w:rsidRDefault="006A5048" w:rsidP="00917A8F">
            <w:pPr>
              <w:pStyle w:val="BodyText2"/>
              <w:ind w:left="0" w:firstLine="0"/>
              <w:rPr>
                <w:sz w:val="24"/>
                <w:szCs w:val="24"/>
                <w:lang w:eastAsia="zh-HK"/>
              </w:rPr>
            </w:pPr>
            <w:r w:rsidRPr="007A7D33">
              <w:rPr>
                <w:sz w:val="24"/>
                <w:szCs w:val="24"/>
                <w:lang w:eastAsia="zh-HK"/>
              </w:rPr>
              <w:t>Building information from EORS Database</w:t>
            </w:r>
          </w:p>
        </w:tc>
      </w:tr>
    </w:tbl>
    <w:p w14:paraId="0BBACE56" w14:textId="77777777" w:rsidR="006A5048" w:rsidRPr="007A7D33" w:rsidRDefault="006A5048" w:rsidP="006A5048">
      <w:pPr>
        <w:rPr>
          <w:sz w:val="24"/>
          <w:szCs w:val="24"/>
        </w:rPr>
      </w:pPr>
      <w:bookmarkStart w:id="306" w:name="_Toc84652778"/>
      <w:bookmarkStart w:id="307" w:name="_Toc98238174"/>
      <w:bookmarkStart w:id="308" w:name="_Toc251763633"/>
      <w:bookmarkStart w:id="309" w:name="_Toc251930755"/>
    </w:p>
    <w:p w14:paraId="188A5F62" w14:textId="77777777" w:rsidR="006A5048" w:rsidRPr="00036AAF" w:rsidRDefault="006A5048" w:rsidP="00B30C4E">
      <w:pPr>
        <w:pStyle w:val="Heading3"/>
        <w:pageBreakBefore/>
        <w:spacing w:line="360" w:lineRule="auto"/>
        <w:ind w:left="0" w:firstLine="0"/>
        <w:jc w:val="both"/>
        <w:rPr>
          <w:b/>
          <w:iCs/>
          <w:sz w:val="24"/>
          <w:szCs w:val="24"/>
        </w:rPr>
      </w:pPr>
      <w:bookmarkStart w:id="310" w:name="_Toc92701812"/>
      <w:r w:rsidRPr="00036AAF">
        <w:rPr>
          <w:b/>
          <w:iCs/>
          <w:sz w:val="24"/>
          <w:szCs w:val="24"/>
        </w:rPr>
        <w:lastRenderedPageBreak/>
        <w:t xml:space="preserve">Technical </w:t>
      </w:r>
      <w:r w:rsidRPr="00036AAF">
        <w:rPr>
          <w:b/>
          <w:sz w:val="24"/>
          <w:szCs w:val="24"/>
          <w:lang w:eastAsia="zh-CN"/>
        </w:rPr>
        <w:t>Approach</w:t>
      </w:r>
      <w:bookmarkEnd w:id="306"/>
      <w:bookmarkEnd w:id="307"/>
      <w:bookmarkEnd w:id="308"/>
      <w:bookmarkEnd w:id="309"/>
      <w:bookmarkEnd w:id="310"/>
    </w:p>
    <w:p w14:paraId="0F79F78A" w14:textId="77777777" w:rsidR="006A5048" w:rsidRPr="007A7D33" w:rsidRDefault="006A5048" w:rsidP="006A5048">
      <w:pPr>
        <w:pStyle w:val="BodyText2"/>
        <w:rPr>
          <w:sz w:val="24"/>
          <w:szCs w:val="24"/>
        </w:rPr>
      </w:pPr>
    </w:p>
    <w:p w14:paraId="551A20CE" w14:textId="77777777" w:rsidR="006A5048" w:rsidRPr="007A7D33" w:rsidRDefault="006A5048" w:rsidP="00B30C4E">
      <w:pPr>
        <w:pStyle w:val="BodyText2"/>
        <w:ind w:left="0" w:firstLine="0"/>
        <w:rPr>
          <w:sz w:val="24"/>
          <w:szCs w:val="24"/>
          <w:lang w:eastAsia="zh-HK"/>
        </w:rPr>
      </w:pPr>
      <w:r w:rsidRPr="007A7D33">
        <w:rPr>
          <w:sz w:val="24"/>
          <w:szCs w:val="24"/>
          <w:lang w:eastAsia="zh-HK"/>
        </w:rPr>
        <w:t>Conversion programs will be designed to automate the conversion process. Manual processes will be required to help converting the data that cannot be automatically converted by the system.</w:t>
      </w:r>
    </w:p>
    <w:p w14:paraId="66695719" w14:textId="77777777" w:rsidR="006A5048" w:rsidRPr="007A7D33" w:rsidRDefault="006A5048" w:rsidP="006A5048">
      <w:pPr>
        <w:pStyle w:val="BodyText2"/>
        <w:rPr>
          <w:sz w:val="24"/>
          <w:szCs w:val="24"/>
        </w:rPr>
      </w:pPr>
    </w:p>
    <w:p w14:paraId="723F593C" w14:textId="77777777" w:rsidR="006A5048" w:rsidRPr="00B30C4E" w:rsidRDefault="006A5048" w:rsidP="00B30C4E">
      <w:pPr>
        <w:pStyle w:val="Heading4"/>
        <w:spacing w:line="360" w:lineRule="auto"/>
        <w:ind w:left="403" w:hanging="403"/>
        <w:rPr>
          <w:b/>
          <w:sz w:val="24"/>
          <w:szCs w:val="24"/>
          <w:lang w:eastAsia="zh-CN"/>
        </w:rPr>
      </w:pPr>
      <w:bookmarkStart w:id="311" w:name="_Toc251763634"/>
      <w:bookmarkStart w:id="312" w:name="_Toc251930756"/>
      <w:bookmarkStart w:id="313" w:name="_Toc92701813"/>
      <w:r w:rsidRPr="00B30C4E">
        <w:rPr>
          <w:b/>
          <w:sz w:val="24"/>
          <w:szCs w:val="24"/>
          <w:lang w:eastAsia="zh-CN"/>
        </w:rPr>
        <w:t>General Data</w:t>
      </w:r>
      <w:bookmarkEnd w:id="311"/>
      <w:bookmarkEnd w:id="312"/>
      <w:bookmarkEnd w:id="313"/>
    </w:p>
    <w:p w14:paraId="034F3602" w14:textId="77777777" w:rsidR="006A5048" w:rsidRPr="007A7D33" w:rsidRDefault="006A5048" w:rsidP="006A5048">
      <w:pPr>
        <w:rPr>
          <w:sz w:val="24"/>
          <w:szCs w:val="24"/>
        </w:rPr>
      </w:pPr>
    </w:p>
    <w:p w14:paraId="10D78AB9" w14:textId="77777777" w:rsidR="006A5048" w:rsidRPr="00B30C4E" w:rsidRDefault="006A5048" w:rsidP="00917A8F">
      <w:pPr>
        <w:pStyle w:val="Heading5"/>
        <w:ind w:left="403" w:hanging="403"/>
        <w:rPr>
          <w:b/>
          <w:bCs/>
          <w:sz w:val="24"/>
          <w:szCs w:val="24"/>
        </w:rPr>
      </w:pPr>
      <w:bookmarkStart w:id="314" w:name="_Toc92701814"/>
      <w:r w:rsidRPr="00B30C4E">
        <w:rPr>
          <w:b/>
          <w:bCs/>
          <w:sz w:val="24"/>
          <w:szCs w:val="24"/>
        </w:rPr>
        <w:t>Conversion Approach</w:t>
      </w:r>
      <w:bookmarkEnd w:id="314"/>
    </w:p>
    <w:p w14:paraId="37F1A431" w14:textId="77777777" w:rsidR="006A5048" w:rsidRPr="007A7D33" w:rsidRDefault="006A5048" w:rsidP="006A5048">
      <w:pPr>
        <w:pStyle w:val="BodyText2"/>
        <w:rPr>
          <w:sz w:val="24"/>
          <w:szCs w:val="24"/>
        </w:rPr>
      </w:pPr>
    </w:p>
    <w:p w14:paraId="4C34B322" w14:textId="77777777" w:rsidR="006A5048" w:rsidRPr="007A7D33" w:rsidRDefault="006A5048" w:rsidP="00917A8F">
      <w:pPr>
        <w:pStyle w:val="BodyText2"/>
        <w:ind w:left="0" w:firstLine="0"/>
        <w:rPr>
          <w:sz w:val="24"/>
          <w:szCs w:val="24"/>
          <w:lang w:eastAsia="zh-HK"/>
        </w:rPr>
      </w:pPr>
      <w:r w:rsidRPr="007A7D33">
        <w:rPr>
          <w:sz w:val="24"/>
          <w:szCs w:val="24"/>
          <w:lang w:eastAsia="zh-HK"/>
        </w:rPr>
        <w:t>The main approach for the data conversion is using the ETL approach.  ETL stands for Extract, Transform and Loading. Firstly, selected data is retrieved and extracted from DIMS &amp; ESSC. Those extracted data will be transformed into a format for easy data manipulation. Finally, data loading involves business logic verification and data validation will take place before the actual upload to the DMS. There are some SQL scripts require to be developed to retrieve the data from the legacy system and transform before the data are loaded. After loading the data directly from the transformed format into DMS database, some data may require the transformation program to reorganize.  For the other information not migrated into DMS, report may be provided for user future reference only.  The daily backup of the existing database will be used for future reference (if required) for non-migrate data. Prior to the conversion start, there are two key points that needed to be considered. Existing database must be backed up if ETL rollback is necessary and, a cut off period will be declared to isolate the data for being modified by users.</w:t>
      </w:r>
    </w:p>
    <w:p w14:paraId="1CC8F632" w14:textId="77777777" w:rsidR="006A5048" w:rsidRPr="007A7D33" w:rsidRDefault="006A5048" w:rsidP="006A5048">
      <w:pPr>
        <w:pStyle w:val="BodyText2"/>
        <w:rPr>
          <w:sz w:val="24"/>
          <w:szCs w:val="24"/>
        </w:rPr>
      </w:pPr>
    </w:p>
    <w:p w14:paraId="6499A3A5" w14:textId="77777777" w:rsidR="006A5048" w:rsidRPr="007A7D33" w:rsidRDefault="006A5048" w:rsidP="00917A8F">
      <w:pPr>
        <w:pStyle w:val="BodyText2"/>
        <w:ind w:left="0" w:firstLine="0"/>
        <w:rPr>
          <w:sz w:val="24"/>
          <w:szCs w:val="24"/>
          <w:lang w:eastAsia="zh-HK"/>
        </w:rPr>
      </w:pPr>
      <w:r w:rsidRPr="007A7D33">
        <w:rPr>
          <w:sz w:val="24"/>
          <w:szCs w:val="24"/>
          <w:lang w:eastAsia="zh-HK"/>
        </w:rPr>
        <w:lastRenderedPageBreak/>
        <w:t xml:space="preserve">Reports will be provided to facilitate user verification, which will include verification reports and exception reports. Details of the reports will be described in the Data Conversion Specification in later stage. </w:t>
      </w:r>
    </w:p>
    <w:p w14:paraId="7527D5B8" w14:textId="77777777" w:rsidR="006A5048" w:rsidRPr="007A7D33" w:rsidRDefault="006A5048" w:rsidP="006A5048">
      <w:pPr>
        <w:pStyle w:val="BodyText2"/>
        <w:rPr>
          <w:sz w:val="24"/>
          <w:szCs w:val="24"/>
        </w:rPr>
      </w:pPr>
    </w:p>
    <w:p w14:paraId="143ED973" w14:textId="77777777" w:rsidR="006A5048" w:rsidRPr="00917A8F" w:rsidRDefault="006A5048" w:rsidP="00917A8F">
      <w:pPr>
        <w:pStyle w:val="Heading5"/>
        <w:ind w:left="403" w:hanging="403"/>
        <w:rPr>
          <w:b/>
          <w:bCs/>
          <w:sz w:val="24"/>
          <w:szCs w:val="24"/>
        </w:rPr>
      </w:pPr>
      <w:bookmarkStart w:id="315" w:name="_Toc92701815"/>
      <w:r w:rsidRPr="00917A8F">
        <w:rPr>
          <w:b/>
          <w:bCs/>
          <w:sz w:val="24"/>
          <w:szCs w:val="24"/>
        </w:rPr>
        <w:t>Verification Approach</w:t>
      </w:r>
      <w:bookmarkEnd w:id="315"/>
    </w:p>
    <w:p w14:paraId="4A28CFF1" w14:textId="77777777" w:rsidR="006A5048" w:rsidRPr="007A7D33" w:rsidRDefault="006A5048" w:rsidP="006A5048">
      <w:pPr>
        <w:pStyle w:val="BodyText2"/>
        <w:rPr>
          <w:sz w:val="24"/>
          <w:szCs w:val="24"/>
        </w:rPr>
      </w:pPr>
    </w:p>
    <w:p w14:paraId="1ABE2F1D" w14:textId="77777777" w:rsidR="006A5048" w:rsidRPr="007A7D33" w:rsidRDefault="006A5048" w:rsidP="006A5048">
      <w:pPr>
        <w:pStyle w:val="BodyText2"/>
        <w:rPr>
          <w:sz w:val="24"/>
          <w:szCs w:val="24"/>
        </w:rPr>
      </w:pPr>
      <w:r w:rsidRPr="007A7D33">
        <w:rPr>
          <w:sz w:val="24"/>
          <w:szCs w:val="24"/>
        </w:rPr>
        <w:t xml:space="preserve">All converted data must be validated from both a business and system point of view. </w:t>
      </w:r>
    </w:p>
    <w:p w14:paraId="0D2227DB" w14:textId="77777777" w:rsidR="006A5048" w:rsidRPr="007A7D33" w:rsidRDefault="006A5048" w:rsidP="006A5048">
      <w:pPr>
        <w:pStyle w:val="BodyText2"/>
        <w:rPr>
          <w:sz w:val="24"/>
          <w:szCs w:val="24"/>
        </w:rPr>
      </w:pPr>
    </w:p>
    <w:p w14:paraId="725FB880" w14:textId="77777777" w:rsidR="006A5048" w:rsidRPr="007A7D33" w:rsidRDefault="006A5048" w:rsidP="006A5048">
      <w:pPr>
        <w:pStyle w:val="BodyText2"/>
        <w:rPr>
          <w:sz w:val="24"/>
          <w:szCs w:val="24"/>
        </w:rPr>
      </w:pPr>
      <w:bookmarkStart w:id="316" w:name="_Toc368292169"/>
      <w:bookmarkStart w:id="317" w:name="_Toc27974163"/>
      <w:bookmarkStart w:id="318" w:name="_Toc33625851"/>
      <w:r w:rsidRPr="007A7D33">
        <w:rPr>
          <w:sz w:val="24"/>
          <w:szCs w:val="24"/>
          <w:u w:val="single"/>
        </w:rPr>
        <w:t>System Verification</w:t>
      </w:r>
      <w:bookmarkEnd w:id="316"/>
      <w:bookmarkEnd w:id="317"/>
      <w:bookmarkEnd w:id="318"/>
    </w:p>
    <w:p w14:paraId="5D35EC53" w14:textId="77777777" w:rsidR="006A5048" w:rsidRPr="007A7D33" w:rsidRDefault="006A5048" w:rsidP="00917A8F">
      <w:pPr>
        <w:pStyle w:val="BodyText2"/>
        <w:ind w:left="0" w:firstLine="0"/>
        <w:rPr>
          <w:sz w:val="24"/>
          <w:szCs w:val="24"/>
          <w:lang w:eastAsia="zh-HK"/>
        </w:rPr>
      </w:pPr>
      <w:r w:rsidRPr="007A7D33">
        <w:rPr>
          <w:sz w:val="24"/>
          <w:szCs w:val="24"/>
          <w:lang w:eastAsia="zh-HK"/>
        </w:rPr>
        <w:t>Check sum will be adopted to verify the number of records required to convert must be recorded and then after the conversion verifies the number of records is same as before.  There are several points that the number of records can be checked to ensure that if any problem occurs, the minimum effort and time to recover.</w:t>
      </w:r>
    </w:p>
    <w:p w14:paraId="78B826A8" w14:textId="77777777" w:rsidR="006A5048" w:rsidRPr="007A7D33" w:rsidRDefault="006A5048" w:rsidP="006A5048">
      <w:pPr>
        <w:pStyle w:val="BodyText2"/>
        <w:rPr>
          <w:sz w:val="24"/>
          <w:szCs w:val="24"/>
        </w:rPr>
      </w:pPr>
    </w:p>
    <w:p w14:paraId="4BAFFA8F" w14:textId="77777777" w:rsidR="006A5048" w:rsidRPr="007A7D33" w:rsidRDefault="006A5048" w:rsidP="006A5048">
      <w:pPr>
        <w:pStyle w:val="BodyText2"/>
        <w:rPr>
          <w:sz w:val="24"/>
          <w:szCs w:val="24"/>
        </w:rPr>
      </w:pPr>
      <w:bookmarkStart w:id="319" w:name="_Toc33625852"/>
      <w:r w:rsidRPr="007A7D33">
        <w:rPr>
          <w:sz w:val="24"/>
          <w:szCs w:val="24"/>
          <w:u w:val="single"/>
        </w:rPr>
        <w:t>Business Verification</w:t>
      </w:r>
      <w:bookmarkEnd w:id="319"/>
    </w:p>
    <w:p w14:paraId="392C1FC9" w14:textId="77777777" w:rsidR="006A5048" w:rsidRPr="007A7D33" w:rsidRDefault="006A5048" w:rsidP="00917A8F">
      <w:pPr>
        <w:pStyle w:val="BodyText2"/>
        <w:ind w:left="0" w:firstLine="0"/>
        <w:rPr>
          <w:sz w:val="24"/>
          <w:szCs w:val="24"/>
          <w:lang w:eastAsia="zh-HK"/>
        </w:rPr>
      </w:pPr>
      <w:r w:rsidRPr="007A7D33">
        <w:rPr>
          <w:sz w:val="24"/>
          <w:szCs w:val="24"/>
          <w:lang w:eastAsia="zh-HK"/>
        </w:rPr>
        <w:t xml:space="preserve">Inquiry functions and the reports generated from DMS can facilitate user to verify the data integrity. </w:t>
      </w:r>
    </w:p>
    <w:p w14:paraId="6CCC21B5" w14:textId="77777777" w:rsidR="006A5048" w:rsidRPr="007A7D33" w:rsidRDefault="006A5048" w:rsidP="006A5048">
      <w:pPr>
        <w:pStyle w:val="BodyText2"/>
        <w:rPr>
          <w:sz w:val="24"/>
          <w:szCs w:val="24"/>
        </w:rPr>
      </w:pPr>
    </w:p>
    <w:p w14:paraId="6E3605BA" w14:textId="4FC6099C" w:rsidR="006A5048" w:rsidRPr="00917A8F" w:rsidRDefault="006A5048" w:rsidP="00917A8F">
      <w:pPr>
        <w:pStyle w:val="Heading5"/>
        <w:pageBreakBefore/>
        <w:ind w:left="403" w:hanging="403"/>
        <w:rPr>
          <w:b/>
          <w:bCs/>
          <w:sz w:val="24"/>
          <w:szCs w:val="24"/>
        </w:rPr>
      </w:pPr>
      <w:bookmarkStart w:id="320" w:name="_Toc92701816"/>
      <w:r w:rsidRPr="00917A8F">
        <w:rPr>
          <w:b/>
          <w:bCs/>
          <w:sz w:val="24"/>
          <w:szCs w:val="24"/>
        </w:rPr>
        <w:lastRenderedPageBreak/>
        <w:t>Exception Handling</w:t>
      </w:r>
      <w:bookmarkEnd w:id="320"/>
      <w:r w:rsidRPr="00917A8F">
        <w:rPr>
          <w:b/>
          <w:bCs/>
          <w:sz w:val="24"/>
          <w:szCs w:val="24"/>
        </w:rPr>
        <w:t xml:space="preserve"> </w:t>
      </w:r>
      <w:r w:rsidR="00917A8F">
        <w:rPr>
          <w:b/>
          <w:bCs/>
          <w:sz w:val="24"/>
          <w:szCs w:val="24"/>
        </w:rPr>
        <w:br/>
      </w:r>
    </w:p>
    <w:p w14:paraId="29869CD8" w14:textId="77777777" w:rsidR="006A5048" w:rsidRPr="007A7D33" w:rsidRDefault="006A5048" w:rsidP="00917A8F">
      <w:pPr>
        <w:pStyle w:val="BodyText2"/>
        <w:ind w:left="0" w:firstLine="0"/>
        <w:rPr>
          <w:sz w:val="24"/>
          <w:szCs w:val="24"/>
          <w:lang w:eastAsia="zh-HK"/>
        </w:rPr>
      </w:pPr>
      <w:r w:rsidRPr="007A7D33">
        <w:rPr>
          <w:sz w:val="24"/>
          <w:szCs w:val="24"/>
          <w:lang w:eastAsia="zh-HK"/>
        </w:rPr>
        <w:t xml:space="preserve">Exceptions detected during the data conversion process will be extracted and record to an Excel file template, if possible. Users will perform data rectification on this Excel file. The rectified data will then be verified and uploaded to the new database to complete the data conversion process. </w:t>
      </w:r>
    </w:p>
    <w:p w14:paraId="2C3BD014" w14:textId="77777777" w:rsidR="006A5048" w:rsidRPr="007A7D33" w:rsidRDefault="006A5048" w:rsidP="00917A8F">
      <w:pPr>
        <w:pStyle w:val="BodyText2"/>
        <w:ind w:left="0" w:firstLine="0"/>
        <w:rPr>
          <w:sz w:val="24"/>
          <w:szCs w:val="24"/>
          <w:lang w:eastAsia="zh-HK"/>
        </w:rPr>
      </w:pPr>
    </w:p>
    <w:p w14:paraId="0DAA5F4B" w14:textId="26E964F1" w:rsidR="006A5048" w:rsidRPr="007A7D33" w:rsidRDefault="006A5048" w:rsidP="00917A8F">
      <w:pPr>
        <w:pStyle w:val="BodyText2"/>
        <w:ind w:left="0" w:firstLine="0"/>
        <w:rPr>
          <w:sz w:val="24"/>
          <w:szCs w:val="24"/>
          <w:lang w:eastAsia="zh-HK"/>
        </w:rPr>
      </w:pPr>
      <w:r w:rsidRPr="007A7D33">
        <w:rPr>
          <w:sz w:val="24"/>
          <w:szCs w:val="24"/>
          <w:lang w:eastAsia="zh-HK"/>
        </w:rPr>
        <w:t xml:space="preserve">For exceptions that cannot be recorded and rectified on Excel templates, error logs will be </w:t>
      </w:r>
      <w:r w:rsidR="00917A8F" w:rsidRPr="007A7D33">
        <w:rPr>
          <w:sz w:val="24"/>
          <w:szCs w:val="24"/>
          <w:lang w:eastAsia="zh-HK"/>
        </w:rPr>
        <w:t>recorded,</w:t>
      </w:r>
      <w:r w:rsidRPr="007A7D33">
        <w:rPr>
          <w:sz w:val="24"/>
          <w:szCs w:val="24"/>
          <w:lang w:eastAsia="zh-HK"/>
        </w:rPr>
        <w:t xml:space="preserve"> and project team will analysis the problem and give advices to users in fixing up the data. </w:t>
      </w:r>
    </w:p>
    <w:p w14:paraId="5C16736C" w14:textId="77777777" w:rsidR="006A5048" w:rsidRPr="007A7D33" w:rsidRDefault="006A5048" w:rsidP="006A5048">
      <w:pPr>
        <w:pStyle w:val="BodyText2"/>
        <w:rPr>
          <w:sz w:val="24"/>
          <w:szCs w:val="24"/>
        </w:rPr>
      </w:pPr>
    </w:p>
    <w:p w14:paraId="6456D265" w14:textId="77777777" w:rsidR="006A5048" w:rsidRPr="007A7D33" w:rsidRDefault="006A5048" w:rsidP="006A5048">
      <w:pPr>
        <w:pStyle w:val="BodyText2"/>
        <w:rPr>
          <w:sz w:val="24"/>
          <w:szCs w:val="24"/>
        </w:rPr>
      </w:pPr>
    </w:p>
    <w:p w14:paraId="71D25690" w14:textId="77777777" w:rsidR="006A5048" w:rsidRPr="00917A8F" w:rsidRDefault="006A5048" w:rsidP="00917A8F">
      <w:pPr>
        <w:pStyle w:val="Heading3"/>
        <w:pageBreakBefore/>
        <w:spacing w:line="360" w:lineRule="auto"/>
        <w:ind w:left="0" w:firstLine="0"/>
        <w:jc w:val="both"/>
        <w:rPr>
          <w:b/>
          <w:sz w:val="24"/>
          <w:szCs w:val="24"/>
          <w:lang w:eastAsia="zh-CN"/>
        </w:rPr>
      </w:pPr>
      <w:bookmarkStart w:id="321" w:name="_Toc84652779"/>
      <w:bookmarkStart w:id="322" w:name="_Toc98238175"/>
      <w:bookmarkStart w:id="323" w:name="_Toc251763636"/>
      <w:bookmarkStart w:id="324" w:name="_Toc251930757"/>
      <w:bookmarkStart w:id="325" w:name="_Toc92701817"/>
      <w:r w:rsidRPr="00917A8F">
        <w:rPr>
          <w:b/>
          <w:sz w:val="24"/>
          <w:szCs w:val="24"/>
          <w:lang w:eastAsia="zh-CN"/>
        </w:rPr>
        <w:lastRenderedPageBreak/>
        <w:t>Plan &amp; Schedule</w:t>
      </w:r>
      <w:bookmarkEnd w:id="321"/>
      <w:bookmarkEnd w:id="322"/>
      <w:bookmarkEnd w:id="323"/>
      <w:bookmarkEnd w:id="324"/>
      <w:bookmarkEnd w:id="325"/>
    </w:p>
    <w:p w14:paraId="2D4FC567" w14:textId="77777777" w:rsidR="006A5048" w:rsidRPr="007A7D33" w:rsidRDefault="006A5048" w:rsidP="006A5048">
      <w:pPr>
        <w:pStyle w:val="BodyText2"/>
        <w:rPr>
          <w:sz w:val="24"/>
          <w:szCs w:val="24"/>
        </w:rPr>
      </w:pPr>
    </w:p>
    <w:p w14:paraId="6854DA41" w14:textId="03A35D5D" w:rsidR="006A5048" w:rsidRPr="007A7D33" w:rsidRDefault="006A5048" w:rsidP="00917A8F">
      <w:pPr>
        <w:pStyle w:val="BodyText2"/>
        <w:ind w:left="0" w:firstLine="0"/>
        <w:rPr>
          <w:sz w:val="24"/>
          <w:szCs w:val="24"/>
          <w:lang w:eastAsia="zh-HK"/>
        </w:rPr>
      </w:pPr>
      <w:r w:rsidRPr="007A7D33">
        <w:rPr>
          <w:sz w:val="24"/>
          <w:szCs w:val="24"/>
          <w:lang w:eastAsia="zh-HK"/>
        </w:rPr>
        <w:t xml:space="preserve">Please refer to the project schedule or Section </w:t>
      </w:r>
      <w:r w:rsidRPr="007A7D33">
        <w:rPr>
          <w:sz w:val="24"/>
          <w:szCs w:val="24"/>
          <w:lang w:eastAsia="zh-HK"/>
        </w:rPr>
        <w:fldChar w:fldCharType="begin"/>
      </w:r>
      <w:r w:rsidRPr="007A7D33">
        <w:rPr>
          <w:sz w:val="24"/>
          <w:szCs w:val="24"/>
          <w:lang w:eastAsia="zh-HK"/>
        </w:rPr>
        <w:instrText xml:space="preserve"> REF _Ref84621175 \w \h  \* MERGEFORMAT </w:instrText>
      </w:r>
      <w:r w:rsidRPr="007A7D33">
        <w:rPr>
          <w:sz w:val="24"/>
          <w:szCs w:val="24"/>
          <w:lang w:eastAsia="zh-HK"/>
        </w:rPr>
      </w:r>
      <w:r w:rsidRPr="007A7D33">
        <w:rPr>
          <w:sz w:val="24"/>
          <w:szCs w:val="24"/>
          <w:lang w:eastAsia="zh-HK"/>
        </w:rPr>
        <w:fldChar w:fldCharType="separate"/>
      </w:r>
      <w:r w:rsidR="00EB5CEE">
        <w:rPr>
          <w:sz w:val="24"/>
          <w:szCs w:val="24"/>
          <w:lang w:eastAsia="zh-HK"/>
        </w:rPr>
        <w:t>2.5.1</w:t>
      </w:r>
      <w:r w:rsidRPr="007A7D33">
        <w:rPr>
          <w:sz w:val="24"/>
          <w:szCs w:val="24"/>
          <w:lang w:eastAsia="zh-HK"/>
        </w:rPr>
        <w:fldChar w:fldCharType="end"/>
      </w:r>
      <w:r w:rsidRPr="007A7D33">
        <w:rPr>
          <w:sz w:val="24"/>
          <w:szCs w:val="24"/>
          <w:lang w:eastAsia="zh-HK"/>
        </w:rPr>
        <w:t xml:space="preserve"> </w:t>
      </w:r>
      <w:r w:rsidRPr="007A7D33">
        <w:rPr>
          <w:sz w:val="24"/>
          <w:szCs w:val="24"/>
          <w:lang w:eastAsia="zh-HK"/>
        </w:rPr>
        <w:fldChar w:fldCharType="begin"/>
      </w:r>
      <w:r w:rsidRPr="007A7D33">
        <w:rPr>
          <w:sz w:val="24"/>
          <w:szCs w:val="24"/>
          <w:lang w:eastAsia="zh-HK"/>
        </w:rPr>
        <w:instrText xml:space="preserve"> REF _Ref84621180 \h  \* MERGEFORMAT </w:instrText>
      </w:r>
      <w:r w:rsidRPr="007A7D33">
        <w:rPr>
          <w:sz w:val="24"/>
          <w:szCs w:val="24"/>
          <w:lang w:eastAsia="zh-HK"/>
        </w:rPr>
      </w:r>
      <w:r w:rsidRPr="007A7D33">
        <w:rPr>
          <w:sz w:val="24"/>
          <w:szCs w:val="24"/>
          <w:lang w:eastAsia="zh-HK"/>
        </w:rPr>
        <w:fldChar w:fldCharType="separate"/>
      </w:r>
      <w:ins w:id="326" w:author="lewen lam" w:date="2025-03-19T10:21:00Z" w16du:dateUtc="2025-03-19T02:21:00Z">
        <w:r w:rsidR="00EB5CEE" w:rsidRPr="00EB5CEE">
          <w:rPr>
            <w:sz w:val="24"/>
            <w:szCs w:val="24"/>
            <w:lang w:eastAsia="zh-HK"/>
            <w:rPrChange w:id="327" w:author="lewen lam" w:date="2025-03-19T10:21:00Z" w16du:dateUtc="2025-03-19T02:21:00Z">
              <w:rPr>
                <w:b/>
                <w:sz w:val="24"/>
                <w:szCs w:val="24"/>
                <w:lang w:eastAsia="zh-CN"/>
              </w:rPr>
            </w:rPrChange>
          </w:rPr>
          <w:t>Implementation Schedule</w:t>
        </w:r>
      </w:ins>
      <w:del w:id="328" w:author="lewen lam" w:date="2025-03-19T10:21:00Z" w16du:dateUtc="2025-03-19T02:21:00Z">
        <w:r w:rsidRPr="007A7D33" w:rsidDel="00EB5CEE">
          <w:rPr>
            <w:sz w:val="24"/>
            <w:szCs w:val="24"/>
            <w:lang w:eastAsia="zh-HK"/>
          </w:rPr>
          <w:delText>Implementation Schedule</w:delText>
        </w:r>
      </w:del>
      <w:r w:rsidRPr="007A7D33">
        <w:rPr>
          <w:sz w:val="24"/>
          <w:szCs w:val="24"/>
          <w:lang w:eastAsia="zh-HK"/>
        </w:rPr>
        <w:fldChar w:fldCharType="end"/>
      </w:r>
      <w:r w:rsidRPr="007A7D33">
        <w:rPr>
          <w:sz w:val="24"/>
          <w:szCs w:val="24"/>
          <w:lang w:eastAsia="zh-HK"/>
        </w:rPr>
        <w:t xml:space="preserve"> for the conversion schedule. </w:t>
      </w:r>
    </w:p>
    <w:p w14:paraId="1A45E7A7" w14:textId="77777777" w:rsidR="006A5048" w:rsidRPr="007A7D33" w:rsidRDefault="006A5048" w:rsidP="006A5048">
      <w:pPr>
        <w:pStyle w:val="BodyText2"/>
        <w:rPr>
          <w:sz w:val="24"/>
          <w:szCs w:val="24"/>
        </w:rPr>
      </w:pPr>
    </w:p>
    <w:p w14:paraId="06D4A4B3" w14:textId="77777777" w:rsidR="006A5048" w:rsidRPr="007A7D33" w:rsidRDefault="006A5048" w:rsidP="006A5048">
      <w:pPr>
        <w:pStyle w:val="BodyText2"/>
        <w:rPr>
          <w:sz w:val="24"/>
          <w:szCs w:val="24"/>
        </w:rPr>
        <w:sectPr w:rsidR="006A5048" w:rsidRPr="007A7D33" w:rsidSect="00CF44D8">
          <w:pgSz w:w="11909" w:h="16834" w:code="9"/>
          <w:pgMar w:top="1440" w:right="1440" w:bottom="1440" w:left="1151" w:header="720" w:footer="720" w:gutter="0"/>
          <w:cols w:space="720"/>
        </w:sectPr>
      </w:pPr>
    </w:p>
    <w:p w14:paraId="26BF0EE4" w14:textId="77777777" w:rsidR="006A5048" w:rsidRPr="00917A8F" w:rsidRDefault="006A5048" w:rsidP="00917A8F">
      <w:pPr>
        <w:pStyle w:val="Heading2"/>
        <w:spacing w:line="360" w:lineRule="auto"/>
        <w:rPr>
          <w:b/>
          <w:caps w:val="0"/>
          <w:lang w:eastAsia="zh-CN"/>
        </w:rPr>
      </w:pPr>
      <w:bookmarkStart w:id="329" w:name="_Toc98238176"/>
      <w:bookmarkStart w:id="330" w:name="_Toc98263756"/>
      <w:bookmarkStart w:id="331" w:name="_Toc251763637"/>
      <w:bookmarkStart w:id="332" w:name="_Toc251930758"/>
      <w:bookmarkStart w:id="333" w:name="_Toc314590112"/>
      <w:bookmarkStart w:id="334" w:name="_Toc92701818"/>
      <w:r w:rsidRPr="00917A8F">
        <w:rPr>
          <w:b/>
          <w:caps w:val="0"/>
          <w:lang w:eastAsia="zh-CN"/>
        </w:rPr>
        <w:lastRenderedPageBreak/>
        <w:t>Costs and Benefits</w:t>
      </w:r>
      <w:bookmarkEnd w:id="329"/>
      <w:bookmarkEnd w:id="330"/>
      <w:bookmarkEnd w:id="331"/>
      <w:bookmarkEnd w:id="332"/>
      <w:bookmarkEnd w:id="333"/>
      <w:bookmarkEnd w:id="334"/>
      <w:r w:rsidRPr="00917A8F">
        <w:rPr>
          <w:b/>
          <w:caps w:val="0"/>
          <w:lang w:eastAsia="zh-CN"/>
        </w:rPr>
        <w:t xml:space="preserve"> </w:t>
      </w:r>
    </w:p>
    <w:p w14:paraId="0AAB0C96" w14:textId="77777777" w:rsidR="006A5048" w:rsidRPr="007A7D33" w:rsidRDefault="006A5048" w:rsidP="00917A8F">
      <w:pPr>
        <w:pStyle w:val="BodyText2"/>
        <w:ind w:left="0" w:firstLine="0"/>
        <w:rPr>
          <w:sz w:val="24"/>
          <w:szCs w:val="24"/>
          <w:lang w:eastAsia="zh-HK"/>
        </w:rPr>
      </w:pPr>
    </w:p>
    <w:p w14:paraId="5F0E7C1B" w14:textId="77777777" w:rsidR="006A5048" w:rsidRPr="007A7D33" w:rsidRDefault="006A5048" w:rsidP="00917A8F">
      <w:pPr>
        <w:pStyle w:val="BodyText2"/>
        <w:ind w:left="0" w:firstLine="0"/>
        <w:rPr>
          <w:sz w:val="24"/>
          <w:szCs w:val="24"/>
          <w:lang w:eastAsia="zh-HK"/>
        </w:rPr>
      </w:pPr>
      <w:r w:rsidRPr="007A7D33">
        <w:rPr>
          <w:sz w:val="24"/>
          <w:szCs w:val="24"/>
          <w:lang w:eastAsia="zh-HK"/>
        </w:rPr>
        <w:t>This section summarizes the estimated recurrent and non-recurrent costs for the implementation of the proposed system and the anticipated benefits of the system.</w:t>
      </w:r>
    </w:p>
    <w:p w14:paraId="49BBF8B1" w14:textId="77777777" w:rsidR="006A5048" w:rsidRPr="007A7D33" w:rsidRDefault="006A5048" w:rsidP="006A5048">
      <w:pPr>
        <w:pStyle w:val="BodyText2"/>
        <w:rPr>
          <w:sz w:val="24"/>
          <w:szCs w:val="24"/>
        </w:rPr>
      </w:pPr>
    </w:p>
    <w:p w14:paraId="4B4072D2" w14:textId="77777777" w:rsidR="006A5048" w:rsidRPr="0086229C" w:rsidRDefault="006A5048" w:rsidP="0086229C">
      <w:pPr>
        <w:pStyle w:val="Heading3"/>
        <w:spacing w:line="360" w:lineRule="auto"/>
        <w:ind w:left="0" w:firstLine="0"/>
        <w:jc w:val="both"/>
        <w:rPr>
          <w:b/>
          <w:sz w:val="24"/>
          <w:szCs w:val="24"/>
          <w:lang w:eastAsia="zh-CN"/>
        </w:rPr>
      </w:pPr>
      <w:bookmarkStart w:id="335" w:name="_Toc78781591"/>
      <w:bookmarkStart w:id="336" w:name="_Toc82504338"/>
      <w:bookmarkStart w:id="337" w:name="_Toc84652781"/>
      <w:bookmarkStart w:id="338" w:name="_Toc87704112"/>
      <w:bookmarkStart w:id="339" w:name="_Toc98238177"/>
      <w:bookmarkStart w:id="340" w:name="_Toc251763638"/>
      <w:bookmarkStart w:id="341" w:name="_Toc251930759"/>
      <w:bookmarkStart w:id="342" w:name="_Toc92701819"/>
      <w:r w:rsidRPr="0086229C">
        <w:rPr>
          <w:b/>
          <w:sz w:val="24"/>
          <w:szCs w:val="24"/>
          <w:lang w:eastAsia="zh-CN"/>
        </w:rPr>
        <w:t>Cost</w:t>
      </w:r>
      <w:bookmarkEnd w:id="335"/>
      <w:bookmarkEnd w:id="336"/>
      <w:bookmarkEnd w:id="337"/>
      <w:bookmarkEnd w:id="338"/>
      <w:r w:rsidRPr="0086229C">
        <w:rPr>
          <w:b/>
          <w:sz w:val="24"/>
          <w:szCs w:val="24"/>
          <w:lang w:eastAsia="zh-CN"/>
        </w:rPr>
        <w:t>s</w:t>
      </w:r>
      <w:bookmarkEnd w:id="339"/>
      <w:bookmarkEnd w:id="340"/>
      <w:bookmarkEnd w:id="341"/>
      <w:bookmarkEnd w:id="342"/>
    </w:p>
    <w:p w14:paraId="0281B7F0" w14:textId="77777777" w:rsidR="006A5048" w:rsidRPr="007A7D33" w:rsidRDefault="006A5048" w:rsidP="006A5048">
      <w:pPr>
        <w:rPr>
          <w:sz w:val="24"/>
          <w:szCs w:val="24"/>
        </w:rPr>
      </w:pPr>
    </w:p>
    <w:p w14:paraId="457A16E7" w14:textId="77777777" w:rsidR="006A5048" w:rsidRPr="00917A8F" w:rsidRDefault="006A5048" w:rsidP="00917A8F">
      <w:pPr>
        <w:pStyle w:val="BodyText2"/>
        <w:ind w:left="0" w:firstLine="0"/>
        <w:rPr>
          <w:sz w:val="24"/>
          <w:szCs w:val="24"/>
          <w:lang w:eastAsia="zh-HK"/>
        </w:rPr>
      </w:pPr>
      <w:r w:rsidRPr="00917A8F">
        <w:rPr>
          <w:sz w:val="24"/>
          <w:szCs w:val="24"/>
          <w:lang w:eastAsia="zh-HK"/>
        </w:rPr>
        <w:t xml:space="preserve">The annual inflation rate as </w:t>
      </w:r>
      <w:r w:rsidRPr="00B84677">
        <w:rPr>
          <w:sz w:val="24"/>
          <w:szCs w:val="24"/>
          <w:highlight w:val="yellow"/>
          <w:lang w:eastAsia="zh-HK"/>
        </w:rPr>
        <w:t>5.5%</w:t>
      </w:r>
      <w:r w:rsidRPr="00917A8F">
        <w:rPr>
          <w:sz w:val="24"/>
          <w:szCs w:val="24"/>
          <w:lang w:eastAsia="zh-HK"/>
        </w:rPr>
        <w:t xml:space="preserve"> is assumed in the estimation of recurrent costs (for DMS system maintenance only). A summary of estimated non-recurrent (i.e. costs at Y0) and recurrent costs (from Y1 to Y7) are shown below:</w:t>
      </w:r>
    </w:p>
    <w:p w14:paraId="77CD75E8" w14:textId="77777777" w:rsidR="006A5048" w:rsidRPr="007A7D33" w:rsidRDefault="006A5048" w:rsidP="006A5048">
      <w:pPr>
        <w:rPr>
          <w:sz w:val="24"/>
          <w:szCs w:val="24"/>
          <w:highlight w:val="yellow"/>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8"/>
        <w:gridCol w:w="3333"/>
        <w:gridCol w:w="972"/>
        <w:gridCol w:w="705"/>
        <w:gridCol w:w="705"/>
        <w:gridCol w:w="705"/>
        <w:gridCol w:w="705"/>
        <w:gridCol w:w="705"/>
        <w:gridCol w:w="705"/>
        <w:gridCol w:w="705"/>
      </w:tblGrid>
      <w:tr w:rsidR="006A5048" w:rsidRPr="00FF0FE0" w14:paraId="52BEC6F5" w14:textId="77777777" w:rsidTr="00917A8F">
        <w:tc>
          <w:tcPr>
            <w:tcW w:w="348" w:type="dxa"/>
            <w:shd w:val="clear" w:color="auto" w:fill="auto"/>
            <w:vAlign w:val="center"/>
          </w:tcPr>
          <w:p w14:paraId="20313BE5" w14:textId="77777777" w:rsidR="006A5048" w:rsidRPr="00FF0FE0" w:rsidRDefault="006A5048" w:rsidP="00CF44D8">
            <w:pPr>
              <w:jc w:val="center"/>
              <w:rPr>
                <w:sz w:val="24"/>
                <w:szCs w:val="24"/>
              </w:rPr>
            </w:pPr>
          </w:p>
        </w:tc>
        <w:tc>
          <w:tcPr>
            <w:tcW w:w="3333" w:type="dxa"/>
            <w:shd w:val="clear" w:color="auto" w:fill="auto"/>
            <w:vAlign w:val="center"/>
          </w:tcPr>
          <w:p w14:paraId="1BD3885A" w14:textId="77777777" w:rsidR="006A5048" w:rsidRPr="00FF0FE0" w:rsidRDefault="006A5048" w:rsidP="00CF44D8">
            <w:pPr>
              <w:rPr>
                <w:sz w:val="24"/>
                <w:szCs w:val="24"/>
              </w:rPr>
            </w:pPr>
          </w:p>
        </w:tc>
        <w:tc>
          <w:tcPr>
            <w:tcW w:w="5907" w:type="dxa"/>
            <w:gridSpan w:val="8"/>
            <w:shd w:val="clear" w:color="auto" w:fill="auto"/>
            <w:vAlign w:val="center"/>
          </w:tcPr>
          <w:p w14:paraId="1D22951A" w14:textId="77777777" w:rsidR="006A5048" w:rsidRPr="00FF0FE0" w:rsidRDefault="006A5048" w:rsidP="00CF44D8">
            <w:pPr>
              <w:jc w:val="center"/>
              <w:rPr>
                <w:b/>
                <w:sz w:val="24"/>
                <w:szCs w:val="24"/>
              </w:rPr>
            </w:pPr>
            <w:r w:rsidRPr="00FF0FE0">
              <w:rPr>
                <w:b/>
                <w:sz w:val="24"/>
                <w:szCs w:val="24"/>
              </w:rPr>
              <w:t>Estimated Cost (in thousands HKD)</w:t>
            </w:r>
          </w:p>
        </w:tc>
      </w:tr>
      <w:tr w:rsidR="006A5048" w:rsidRPr="00FF0FE0" w14:paraId="0205F585" w14:textId="77777777" w:rsidTr="00917A8F">
        <w:tc>
          <w:tcPr>
            <w:tcW w:w="348" w:type="dxa"/>
            <w:shd w:val="clear" w:color="auto" w:fill="auto"/>
            <w:vAlign w:val="center"/>
          </w:tcPr>
          <w:p w14:paraId="7BE38DE6" w14:textId="77777777" w:rsidR="006A5048" w:rsidRPr="00FF0FE0" w:rsidRDefault="006A5048" w:rsidP="00CF44D8">
            <w:pPr>
              <w:jc w:val="center"/>
              <w:rPr>
                <w:sz w:val="24"/>
                <w:szCs w:val="24"/>
              </w:rPr>
            </w:pPr>
          </w:p>
        </w:tc>
        <w:tc>
          <w:tcPr>
            <w:tcW w:w="3333" w:type="dxa"/>
            <w:shd w:val="clear" w:color="auto" w:fill="auto"/>
            <w:vAlign w:val="center"/>
          </w:tcPr>
          <w:p w14:paraId="63C7BC25" w14:textId="77777777" w:rsidR="006A5048" w:rsidRPr="00FF0FE0" w:rsidRDefault="006A5048" w:rsidP="00CF44D8">
            <w:pPr>
              <w:rPr>
                <w:sz w:val="24"/>
                <w:szCs w:val="24"/>
              </w:rPr>
            </w:pPr>
            <w:r w:rsidRPr="00FF0FE0">
              <w:rPr>
                <w:sz w:val="24"/>
                <w:szCs w:val="24"/>
              </w:rPr>
              <w:t>Description</w:t>
            </w:r>
          </w:p>
        </w:tc>
        <w:tc>
          <w:tcPr>
            <w:tcW w:w="972" w:type="dxa"/>
            <w:shd w:val="clear" w:color="auto" w:fill="auto"/>
            <w:vAlign w:val="center"/>
          </w:tcPr>
          <w:p w14:paraId="0089C092" w14:textId="77777777" w:rsidR="006A5048" w:rsidRPr="00FF0FE0" w:rsidRDefault="006A5048" w:rsidP="00CF44D8">
            <w:pPr>
              <w:jc w:val="center"/>
              <w:rPr>
                <w:sz w:val="24"/>
                <w:szCs w:val="24"/>
              </w:rPr>
            </w:pPr>
            <w:r w:rsidRPr="00FF0FE0">
              <w:rPr>
                <w:sz w:val="24"/>
                <w:szCs w:val="24"/>
              </w:rPr>
              <w:t>Y0</w:t>
            </w:r>
            <w:r w:rsidRPr="00FF0FE0">
              <w:rPr>
                <w:rStyle w:val="FootnoteReference"/>
                <w:sz w:val="24"/>
                <w:szCs w:val="24"/>
              </w:rPr>
              <w:footnoteReference w:id="1"/>
            </w:r>
          </w:p>
        </w:tc>
        <w:tc>
          <w:tcPr>
            <w:tcW w:w="705" w:type="dxa"/>
            <w:shd w:val="clear" w:color="auto" w:fill="auto"/>
          </w:tcPr>
          <w:p w14:paraId="3FAD4E72" w14:textId="77777777" w:rsidR="006A5048" w:rsidRPr="00FF0FE0" w:rsidRDefault="006A5048" w:rsidP="00CF44D8">
            <w:pPr>
              <w:jc w:val="center"/>
              <w:rPr>
                <w:sz w:val="24"/>
                <w:szCs w:val="24"/>
              </w:rPr>
            </w:pPr>
            <w:r w:rsidRPr="00FF0FE0">
              <w:rPr>
                <w:sz w:val="24"/>
                <w:szCs w:val="24"/>
              </w:rPr>
              <w:t>Y1</w:t>
            </w:r>
          </w:p>
        </w:tc>
        <w:tc>
          <w:tcPr>
            <w:tcW w:w="705" w:type="dxa"/>
            <w:shd w:val="clear" w:color="auto" w:fill="auto"/>
          </w:tcPr>
          <w:p w14:paraId="76A74819" w14:textId="77777777" w:rsidR="006A5048" w:rsidRPr="00FF0FE0" w:rsidRDefault="006A5048" w:rsidP="00CF44D8">
            <w:pPr>
              <w:jc w:val="center"/>
              <w:rPr>
                <w:sz w:val="24"/>
                <w:szCs w:val="24"/>
              </w:rPr>
            </w:pPr>
            <w:r w:rsidRPr="00FF0FE0">
              <w:rPr>
                <w:sz w:val="24"/>
                <w:szCs w:val="24"/>
              </w:rPr>
              <w:t>Y2</w:t>
            </w:r>
          </w:p>
        </w:tc>
        <w:tc>
          <w:tcPr>
            <w:tcW w:w="705" w:type="dxa"/>
            <w:shd w:val="clear" w:color="auto" w:fill="auto"/>
          </w:tcPr>
          <w:p w14:paraId="0A85E6D7" w14:textId="77777777" w:rsidR="006A5048" w:rsidRPr="00FF0FE0" w:rsidRDefault="006A5048" w:rsidP="00CF44D8">
            <w:pPr>
              <w:jc w:val="center"/>
              <w:rPr>
                <w:sz w:val="24"/>
                <w:szCs w:val="24"/>
              </w:rPr>
            </w:pPr>
            <w:r w:rsidRPr="00FF0FE0">
              <w:rPr>
                <w:sz w:val="24"/>
                <w:szCs w:val="24"/>
              </w:rPr>
              <w:t>Y3</w:t>
            </w:r>
          </w:p>
        </w:tc>
        <w:tc>
          <w:tcPr>
            <w:tcW w:w="705" w:type="dxa"/>
            <w:shd w:val="clear" w:color="auto" w:fill="auto"/>
          </w:tcPr>
          <w:p w14:paraId="4DF56E0B" w14:textId="77777777" w:rsidR="006A5048" w:rsidRPr="00FF0FE0" w:rsidRDefault="006A5048" w:rsidP="00CF44D8">
            <w:pPr>
              <w:jc w:val="center"/>
              <w:rPr>
                <w:sz w:val="24"/>
                <w:szCs w:val="24"/>
              </w:rPr>
            </w:pPr>
            <w:r w:rsidRPr="00FF0FE0">
              <w:rPr>
                <w:sz w:val="24"/>
                <w:szCs w:val="24"/>
              </w:rPr>
              <w:t>Y4</w:t>
            </w:r>
          </w:p>
        </w:tc>
        <w:tc>
          <w:tcPr>
            <w:tcW w:w="705" w:type="dxa"/>
            <w:shd w:val="clear" w:color="auto" w:fill="auto"/>
          </w:tcPr>
          <w:p w14:paraId="5B8B6EB7" w14:textId="77777777" w:rsidR="006A5048" w:rsidRPr="00FF0FE0" w:rsidRDefault="006A5048" w:rsidP="00CF44D8">
            <w:pPr>
              <w:jc w:val="center"/>
              <w:rPr>
                <w:sz w:val="24"/>
                <w:szCs w:val="24"/>
              </w:rPr>
            </w:pPr>
            <w:r w:rsidRPr="00FF0FE0">
              <w:rPr>
                <w:sz w:val="24"/>
                <w:szCs w:val="24"/>
              </w:rPr>
              <w:t>Y5</w:t>
            </w:r>
          </w:p>
        </w:tc>
        <w:tc>
          <w:tcPr>
            <w:tcW w:w="705" w:type="dxa"/>
            <w:shd w:val="clear" w:color="auto" w:fill="auto"/>
          </w:tcPr>
          <w:p w14:paraId="0F2350B4" w14:textId="77777777" w:rsidR="006A5048" w:rsidRPr="00FF0FE0" w:rsidRDefault="006A5048" w:rsidP="00CF44D8">
            <w:pPr>
              <w:jc w:val="center"/>
              <w:rPr>
                <w:sz w:val="24"/>
                <w:szCs w:val="24"/>
              </w:rPr>
            </w:pPr>
            <w:r w:rsidRPr="00FF0FE0">
              <w:rPr>
                <w:sz w:val="24"/>
                <w:szCs w:val="24"/>
              </w:rPr>
              <w:t>Y6</w:t>
            </w:r>
          </w:p>
        </w:tc>
        <w:tc>
          <w:tcPr>
            <w:tcW w:w="705" w:type="dxa"/>
            <w:shd w:val="clear" w:color="auto" w:fill="auto"/>
          </w:tcPr>
          <w:p w14:paraId="58DBC448" w14:textId="77777777" w:rsidR="006A5048" w:rsidRPr="00FF0FE0" w:rsidRDefault="006A5048" w:rsidP="00CF44D8">
            <w:pPr>
              <w:jc w:val="center"/>
              <w:rPr>
                <w:sz w:val="24"/>
                <w:szCs w:val="24"/>
              </w:rPr>
            </w:pPr>
            <w:r w:rsidRPr="00FF0FE0">
              <w:rPr>
                <w:sz w:val="24"/>
                <w:szCs w:val="24"/>
              </w:rPr>
              <w:t>Y7</w:t>
            </w:r>
          </w:p>
        </w:tc>
      </w:tr>
      <w:tr w:rsidR="006A5048" w:rsidRPr="00FF0FE0" w14:paraId="0896DA10" w14:textId="77777777" w:rsidTr="00917A8F">
        <w:tc>
          <w:tcPr>
            <w:tcW w:w="348" w:type="dxa"/>
            <w:shd w:val="clear" w:color="auto" w:fill="auto"/>
            <w:vAlign w:val="center"/>
          </w:tcPr>
          <w:p w14:paraId="11CA674F" w14:textId="77777777" w:rsidR="006A5048" w:rsidRPr="00FF0FE0" w:rsidRDefault="006A5048" w:rsidP="00C502EB">
            <w:pPr>
              <w:numPr>
                <w:ilvl w:val="0"/>
                <w:numId w:val="46"/>
              </w:numPr>
              <w:tabs>
                <w:tab w:val="clear" w:pos="1000"/>
              </w:tabs>
              <w:jc w:val="center"/>
              <w:rPr>
                <w:sz w:val="24"/>
                <w:szCs w:val="24"/>
              </w:rPr>
            </w:pPr>
          </w:p>
        </w:tc>
        <w:tc>
          <w:tcPr>
            <w:tcW w:w="3333" w:type="dxa"/>
            <w:shd w:val="clear" w:color="auto" w:fill="auto"/>
            <w:vAlign w:val="center"/>
          </w:tcPr>
          <w:p w14:paraId="1CEA09B5" w14:textId="77777777" w:rsidR="006A5048" w:rsidRPr="00FF0FE0" w:rsidRDefault="006A5048" w:rsidP="00917A8F">
            <w:pPr>
              <w:pStyle w:val="BodyText2"/>
              <w:ind w:left="0" w:firstLine="0"/>
              <w:rPr>
                <w:sz w:val="24"/>
                <w:szCs w:val="24"/>
                <w:lang w:eastAsia="zh-HK"/>
              </w:rPr>
            </w:pPr>
            <w:r w:rsidRPr="00FF0FE0">
              <w:rPr>
                <w:sz w:val="24"/>
                <w:szCs w:val="24"/>
                <w:lang w:eastAsia="zh-HK"/>
              </w:rPr>
              <w:t>Annual DMS system maintenance and operational support</w:t>
            </w:r>
          </w:p>
        </w:tc>
        <w:tc>
          <w:tcPr>
            <w:tcW w:w="972" w:type="dxa"/>
            <w:shd w:val="clear" w:color="auto" w:fill="auto"/>
            <w:vAlign w:val="center"/>
          </w:tcPr>
          <w:p w14:paraId="59832D95" w14:textId="74CEBCE8" w:rsidR="006A5048" w:rsidRPr="00FC6F22" w:rsidRDefault="005D1176" w:rsidP="00917A8F">
            <w:pPr>
              <w:pStyle w:val="BodyText2"/>
              <w:ind w:left="0" w:firstLine="0"/>
              <w:rPr>
                <w:sz w:val="24"/>
                <w:szCs w:val="24"/>
                <w:highlight w:val="yellow"/>
                <w:lang w:eastAsia="zh-HK"/>
              </w:rPr>
            </w:pPr>
            <w:r w:rsidRPr="00FC6F22">
              <w:rPr>
                <w:sz w:val="24"/>
                <w:szCs w:val="24"/>
                <w:highlight w:val="yellow"/>
                <w:lang w:eastAsia="zh-HK"/>
              </w:rPr>
              <w:t>TBC</w:t>
            </w:r>
          </w:p>
        </w:tc>
        <w:tc>
          <w:tcPr>
            <w:tcW w:w="705" w:type="dxa"/>
            <w:shd w:val="clear" w:color="auto" w:fill="auto"/>
            <w:vAlign w:val="center"/>
          </w:tcPr>
          <w:p w14:paraId="18789C40" w14:textId="3E2E24ED"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660F0509" w14:textId="634D4396"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6941168A" w14:textId="22BAD96A"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10A9809" w14:textId="53B698D4"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E7733F7" w14:textId="12493021"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E114208" w14:textId="2140A8BE"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471EEDD5" w14:textId="6B82B885"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r>
      <w:tr w:rsidR="006A5048" w:rsidRPr="00FF0FE0" w14:paraId="14E7CF55" w14:textId="77777777" w:rsidTr="00917A8F">
        <w:tc>
          <w:tcPr>
            <w:tcW w:w="348" w:type="dxa"/>
            <w:shd w:val="clear" w:color="auto" w:fill="auto"/>
            <w:vAlign w:val="center"/>
          </w:tcPr>
          <w:p w14:paraId="285A551E" w14:textId="77777777" w:rsidR="006A5048" w:rsidRPr="00FF0FE0" w:rsidRDefault="006A5048" w:rsidP="00C502EB">
            <w:pPr>
              <w:numPr>
                <w:ilvl w:val="0"/>
                <w:numId w:val="46"/>
              </w:numPr>
              <w:tabs>
                <w:tab w:val="clear" w:pos="1000"/>
              </w:tabs>
              <w:jc w:val="center"/>
              <w:rPr>
                <w:sz w:val="24"/>
                <w:szCs w:val="24"/>
              </w:rPr>
            </w:pPr>
          </w:p>
        </w:tc>
        <w:tc>
          <w:tcPr>
            <w:tcW w:w="3333" w:type="dxa"/>
            <w:shd w:val="clear" w:color="auto" w:fill="auto"/>
            <w:vAlign w:val="center"/>
          </w:tcPr>
          <w:p w14:paraId="2C803AF0" w14:textId="048C525C" w:rsidR="006A5048" w:rsidRPr="00FF0FE0" w:rsidRDefault="006A5048" w:rsidP="00917A8F">
            <w:pPr>
              <w:pStyle w:val="BodyText2"/>
              <w:ind w:left="0" w:firstLine="0"/>
              <w:rPr>
                <w:sz w:val="24"/>
                <w:szCs w:val="24"/>
                <w:lang w:eastAsia="zh-HK"/>
              </w:rPr>
            </w:pPr>
            <w:r w:rsidRPr="00FF0FE0">
              <w:rPr>
                <w:sz w:val="24"/>
                <w:szCs w:val="24"/>
                <w:lang w:eastAsia="zh-HK"/>
              </w:rPr>
              <w:t xml:space="preserve">Annual hardware maintenance </w:t>
            </w:r>
          </w:p>
        </w:tc>
        <w:tc>
          <w:tcPr>
            <w:tcW w:w="972" w:type="dxa"/>
            <w:shd w:val="clear" w:color="auto" w:fill="auto"/>
            <w:vAlign w:val="center"/>
          </w:tcPr>
          <w:p w14:paraId="4E61D743" w14:textId="0A1CA4F3" w:rsidR="006A5048" w:rsidRPr="00FC6F22" w:rsidRDefault="005D1176" w:rsidP="00917A8F">
            <w:pPr>
              <w:pStyle w:val="BodyText2"/>
              <w:ind w:left="0" w:firstLine="0"/>
              <w:rPr>
                <w:sz w:val="24"/>
                <w:szCs w:val="24"/>
                <w:highlight w:val="yellow"/>
                <w:lang w:eastAsia="zh-HK"/>
              </w:rPr>
            </w:pPr>
            <w:r w:rsidRPr="00FC6F22">
              <w:rPr>
                <w:sz w:val="24"/>
                <w:szCs w:val="24"/>
                <w:highlight w:val="yellow"/>
                <w:lang w:eastAsia="zh-HK"/>
              </w:rPr>
              <w:t>TBC</w:t>
            </w:r>
          </w:p>
        </w:tc>
        <w:tc>
          <w:tcPr>
            <w:tcW w:w="705" w:type="dxa"/>
            <w:shd w:val="clear" w:color="auto" w:fill="auto"/>
            <w:vAlign w:val="center"/>
          </w:tcPr>
          <w:p w14:paraId="1A8C0986" w14:textId="138E0ECC"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956078A" w14:textId="13862BB0"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446BF2E7" w14:textId="67FB7E8F"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7C52637A" w14:textId="65A1A54C"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7FBF3E2C" w14:textId="0592A5E7"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66C10BC1" w14:textId="234CA7AF"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16ECC900" w14:textId="048512C2"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r>
      <w:tr w:rsidR="006A5048" w:rsidRPr="00FF0FE0" w14:paraId="35743B00" w14:textId="77777777" w:rsidTr="00917A8F">
        <w:tc>
          <w:tcPr>
            <w:tcW w:w="348" w:type="dxa"/>
            <w:shd w:val="clear" w:color="auto" w:fill="auto"/>
            <w:vAlign w:val="center"/>
          </w:tcPr>
          <w:p w14:paraId="1C09AA8D" w14:textId="77777777" w:rsidR="006A5048" w:rsidRPr="00FF0FE0" w:rsidRDefault="006A5048" w:rsidP="00C502EB">
            <w:pPr>
              <w:numPr>
                <w:ilvl w:val="0"/>
                <w:numId w:val="46"/>
              </w:numPr>
              <w:tabs>
                <w:tab w:val="clear" w:pos="1000"/>
              </w:tabs>
              <w:jc w:val="center"/>
              <w:rPr>
                <w:sz w:val="24"/>
                <w:szCs w:val="24"/>
              </w:rPr>
            </w:pPr>
          </w:p>
        </w:tc>
        <w:tc>
          <w:tcPr>
            <w:tcW w:w="3333" w:type="dxa"/>
            <w:shd w:val="clear" w:color="auto" w:fill="auto"/>
            <w:vAlign w:val="center"/>
          </w:tcPr>
          <w:p w14:paraId="39E09F51" w14:textId="77777777" w:rsidR="006A5048" w:rsidRPr="00FF0FE0" w:rsidRDefault="006A5048" w:rsidP="00917A8F">
            <w:pPr>
              <w:pStyle w:val="BodyText2"/>
              <w:ind w:left="0" w:firstLine="0"/>
              <w:rPr>
                <w:sz w:val="24"/>
                <w:szCs w:val="24"/>
                <w:lang w:eastAsia="zh-HK"/>
              </w:rPr>
            </w:pPr>
            <w:r w:rsidRPr="00FF0FE0">
              <w:rPr>
                <w:sz w:val="24"/>
                <w:szCs w:val="24"/>
                <w:lang w:eastAsia="zh-HK"/>
              </w:rPr>
              <w:t>Annual software support &amp; subscription costs</w:t>
            </w:r>
          </w:p>
        </w:tc>
        <w:tc>
          <w:tcPr>
            <w:tcW w:w="972" w:type="dxa"/>
            <w:shd w:val="clear" w:color="auto" w:fill="auto"/>
            <w:vAlign w:val="center"/>
          </w:tcPr>
          <w:p w14:paraId="794CB3D3" w14:textId="2C4C2C54" w:rsidR="006A5048" w:rsidRPr="00FC6F22" w:rsidRDefault="005D1176" w:rsidP="00917A8F">
            <w:pPr>
              <w:pStyle w:val="BodyText2"/>
              <w:ind w:left="0" w:firstLine="0"/>
              <w:rPr>
                <w:sz w:val="24"/>
                <w:szCs w:val="24"/>
                <w:highlight w:val="yellow"/>
                <w:lang w:eastAsia="zh-HK"/>
              </w:rPr>
            </w:pPr>
            <w:r w:rsidRPr="00FC6F22">
              <w:rPr>
                <w:sz w:val="24"/>
                <w:szCs w:val="24"/>
                <w:highlight w:val="yellow"/>
                <w:lang w:eastAsia="zh-HK"/>
              </w:rPr>
              <w:t>TBC</w:t>
            </w:r>
          </w:p>
        </w:tc>
        <w:tc>
          <w:tcPr>
            <w:tcW w:w="705" w:type="dxa"/>
            <w:shd w:val="clear" w:color="auto" w:fill="auto"/>
            <w:vAlign w:val="center"/>
          </w:tcPr>
          <w:p w14:paraId="0E9B97D9" w14:textId="66260B8A"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21D0C6B" w14:textId="32B31569"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2F721B45" w14:textId="305FA726"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478CFAF6" w14:textId="4433ACD5"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684987F" w14:textId="4F7E46E9"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27DAED8C" w14:textId="31860E0C"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14D7CA2F" w14:textId="18CB44E3"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r>
      <w:tr w:rsidR="006A5048" w:rsidRPr="00FF0FE0" w14:paraId="73348FB9" w14:textId="77777777" w:rsidTr="00917A8F">
        <w:tc>
          <w:tcPr>
            <w:tcW w:w="348" w:type="dxa"/>
            <w:shd w:val="clear" w:color="auto" w:fill="auto"/>
            <w:vAlign w:val="center"/>
          </w:tcPr>
          <w:p w14:paraId="4708453E" w14:textId="77777777" w:rsidR="006A5048" w:rsidRPr="00FF0FE0" w:rsidRDefault="006A5048" w:rsidP="00CF44D8">
            <w:pPr>
              <w:jc w:val="center"/>
              <w:rPr>
                <w:sz w:val="24"/>
                <w:szCs w:val="24"/>
              </w:rPr>
            </w:pPr>
          </w:p>
        </w:tc>
        <w:tc>
          <w:tcPr>
            <w:tcW w:w="3333" w:type="dxa"/>
            <w:shd w:val="clear" w:color="auto" w:fill="auto"/>
            <w:vAlign w:val="center"/>
          </w:tcPr>
          <w:p w14:paraId="235537FD" w14:textId="77777777" w:rsidR="006A5048" w:rsidRPr="00FF0FE0" w:rsidRDefault="006A5048" w:rsidP="00917A8F">
            <w:pPr>
              <w:pStyle w:val="BodyText2"/>
              <w:ind w:left="0" w:firstLine="0"/>
              <w:rPr>
                <w:sz w:val="24"/>
                <w:szCs w:val="24"/>
                <w:lang w:eastAsia="zh-HK"/>
              </w:rPr>
            </w:pPr>
            <w:r w:rsidRPr="00FF0FE0">
              <w:rPr>
                <w:sz w:val="24"/>
                <w:szCs w:val="24"/>
                <w:lang w:eastAsia="zh-HK"/>
              </w:rPr>
              <w:t>Total</w:t>
            </w:r>
          </w:p>
        </w:tc>
        <w:tc>
          <w:tcPr>
            <w:tcW w:w="972" w:type="dxa"/>
            <w:shd w:val="clear" w:color="auto" w:fill="auto"/>
            <w:vAlign w:val="center"/>
          </w:tcPr>
          <w:p w14:paraId="17519DEF" w14:textId="5D474037"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31249611" w14:textId="16C52FD5"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639DE583" w14:textId="1F852CED"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3B7ABC8A" w14:textId="70E5AF35"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6E9FCDD3" w14:textId="0D73B1E6"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03A813BD" w14:textId="475C9B15"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6209E557" w14:textId="3D0889D0"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c>
          <w:tcPr>
            <w:tcW w:w="705" w:type="dxa"/>
            <w:shd w:val="clear" w:color="auto" w:fill="auto"/>
            <w:vAlign w:val="center"/>
          </w:tcPr>
          <w:p w14:paraId="30B036D6" w14:textId="05B3B401" w:rsidR="006A5048" w:rsidRPr="00B84677" w:rsidRDefault="00B84677" w:rsidP="00917A8F">
            <w:pPr>
              <w:pStyle w:val="BodyText2"/>
              <w:ind w:left="0" w:firstLine="0"/>
              <w:rPr>
                <w:sz w:val="24"/>
                <w:szCs w:val="24"/>
                <w:highlight w:val="yellow"/>
                <w:lang w:eastAsia="zh-HK"/>
              </w:rPr>
            </w:pPr>
            <w:r w:rsidRPr="00B84677">
              <w:rPr>
                <w:sz w:val="24"/>
                <w:szCs w:val="24"/>
                <w:highlight w:val="yellow"/>
                <w:lang w:eastAsia="zh-HK"/>
              </w:rPr>
              <w:t>TBC</w:t>
            </w:r>
          </w:p>
        </w:tc>
      </w:tr>
    </w:tbl>
    <w:p w14:paraId="427AA032" w14:textId="77777777" w:rsidR="006A5048" w:rsidRPr="00FF0FE0" w:rsidRDefault="006A5048" w:rsidP="006A5048">
      <w:pPr>
        <w:rPr>
          <w:sz w:val="24"/>
          <w:szCs w:val="24"/>
        </w:rPr>
      </w:pPr>
    </w:p>
    <w:p w14:paraId="75607EE5" w14:textId="77777777" w:rsidR="006A5048" w:rsidRPr="00FF0FE0" w:rsidRDefault="006A5048" w:rsidP="006A5048">
      <w:pPr>
        <w:pStyle w:val="BodyText2"/>
        <w:rPr>
          <w:sz w:val="24"/>
          <w:szCs w:val="24"/>
        </w:rPr>
      </w:pPr>
      <w:r w:rsidRPr="00FF0FE0">
        <w:rPr>
          <w:sz w:val="24"/>
          <w:szCs w:val="24"/>
        </w:rPr>
        <w:t>The cost breakdown for hardware and software procurement is as follows:</w:t>
      </w:r>
    </w:p>
    <w:p w14:paraId="11F10424" w14:textId="77777777" w:rsidR="006A5048" w:rsidRPr="00FF0FE0" w:rsidRDefault="006A5048" w:rsidP="006A5048">
      <w:pPr>
        <w:pStyle w:val="BodyText2"/>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9"/>
        <w:gridCol w:w="1711"/>
        <w:gridCol w:w="1819"/>
      </w:tblGrid>
      <w:tr w:rsidR="006A5048" w:rsidRPr="00FF0FE0" w14:paraId="3CD275BB" w14:textId="77777777" w:rsidTr="00CF44D8">
        <w:tc>
          <w:tcPr>
            <w:tcW w:w="5947" w:type="dxa"/>
            <w:shd w:val="clear" w:color="auto" w:fill="auto"/>
          </w:tcPr>
          <w:p w14:paraId="663890BF" w14:textId="77777777" w:rsidR="006A5048" w:rsidRPr="00FF0FE0" w:rsidRDefault="006A5048" w:rsidP="00CF44D8">
            <w:pPr>
              <w:pStyle w:val="BodyText2"/>
              <w:rPr>
                <w:b/>
                <w:sz w:val="24"/>
                <w:szCs w:val="24"/>
              </w:rPr>
            </w:pPr>
            <w:r w:rsidRPr="00FF0FE0">
              <w:rPr>
                <w:b/>
                <w:sz w:val="24"/>
                <w:szCs w:val="24"/>
              </w:rPr>
              <w:t>Item Name (including both hardware and software)</w:t>
            </w:r>
          </w:p>
        </w:tc>
        <w:tc>
          <w:tcPr>
            <w:tcW w:w="1739" w:type="dxa"/>
          </w:tcPr>
          <w:p w14:paraId="2315EE05" w14:textId="77777777" w:rsidR="006A5048" w:rsidRPr="00FF0FE0" w:rsidRDefault="006A5048" w:rsidP="00CF44D8">
            <w:pPr>
              <w:pStyle w:val="BodyText2"/>
              <w:jc w:val="center"/>
              <w:rPr>
                <w:b/>
                <w:sz w:val="24"/>
                <w:szCs w:val="24"/>
              </w:rPr>
            </w:pPr>
            <w:r w:rsidRPr="00FF0FE0">
              <w:rPr>
                <w:b/>
                <w:sz w:val="24"/>
                <w:szCs w:val="24"/>
              </w:rPr>
              <w:t>Quantity</w:t>
            </w:r>
          </w:p>
        </w:tc>
        <w:tc>
          <w:tcPr>
            <w:tcW w:w="1847" w:type="dxa"/>
            <w:shd w:val="clear" w:color="auto" w:fill="auto"/>
          </w:tcPr>
          <w:p w14:paraId="1B58E83F" w14:textId="77777777" w:rsidR="006A5048" w:rsidRPr="00FF0FE0" w:rsidRDefault="006A5048" w:rsidP="00CF44D8">
            <w:pPr>
              <w:pStyle w:val="BodyText2"/>
              <w:rPr>
                <w:b/>
                <w:sz w:val="24"/>
                <w:szCs w:val="24"/>
              </w:rPr>
            </w:pPr>
            <w:r w:rsidRPr="00FF0FE0">
              <w:rPr>
                <w:b/>
                <w:sz w:val="24"/>
                <w:szCs w:val="24"/>
              </w:rPr>
              <w:t>Reference Price</w:t>
            </w:r>
          </w:p>
        </w:tc>
      </w:tr>
      <w:tr w:rsidR="006A5048" w:rsidRPr="00FF0FE0" w14:paraId="20671A91" w14:textId="77777777" w:rsidTr="00CF44D8">
        <w:tc>
          <w:tcPr>
            <w:tcW w:w="5947" w:type="dxa"/>
            <w:shd w:val="clear" w:color="auto" w:fill="auto"/>
          </w:tcPr>
          <w:p w14:paraId="70FB4D4A" w14:textId="77777777" w:rsidR="006A5048" w:rsidRPr="00FF0FE0" w:rsidRDefault="006A5048" w:rsidP="00CF44D8">
            <w:pPr>
              <w:pStyle w:val="BodyText2"/>
              <w:rPr>
                <w:sz w:val="24"/>
                <w:szCs w:val="24"/>
              </w:rPr>
            </w:pPr>
            <w:r w:rsidRPr="00FF0FE0">
              <w:rPr>
                <w:sz w:val="24"/>
                <w:szCs w:val="24"/>
              </w:rPr>
              <w:t>Application Server</w:t>
            </w:r>
          </w:p>
        </w:tc>
        <w:tc>
          <w:tcPr>
            <w:tcW w:w="1739" w:type="dxa"/>
          </w:tcPr>
          <w:p w14:paraId="73D0FF39" w14:textId="77777777" w:rsidR="006A5048" w:rsidRPr="00FF0FE0" w:rsidRDefault="006A5048" w:rsidP="00CF44D8">
            <w:pPr>
              <w:pStyle w:val="BodyText2"/>
              <w:jc w:val="center"/>
              <w:rPr>
                <w:sz w:val="24"/>
                <w:szCs w:val="24"/>
              </w:rPr>
            </w:pPr>
            <w:r w:rsidRPr="00FF0FE0">
              <w:rPr>
                <w:sz w:val="24"/>
                <w:szCs w:val="24"/>
              </w:rPr>
              <w:t>1</w:t>
            </w:r>
          </w:p>
        </w:tc>
        <w:tc>
          <w:tcPr>
            <w:tcW w:w="1847" w:type="dxa"/>
            <w:shd w:val="clear" w:color="auto" w:fill="auto"/>
          </w:tcPr>
          <w:p w14:paraId="33DC2AEA" w14:textId="757C9D75"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25EDF4D3" w14:textId="77777777" w:rsidTr="00CF44D8">
        <w:tc>
          <w:tcPr>
            <w:tcW w:w="5947" w:type="dxa"/>
            <w:shd w:val="clear" w:color="auto" w:fill="auto"/>
          </w:tcPr>
          <w:p w14:paraId="2E72F210" w14:textId="77777777" w:rsidR="006A5048" w:rsidRPr="00FF0FE0" w:rsidRDefault="006A5048" w:rsidP="00CF44D8">
            <w:pPr>
              <w:pStyle w:val="BodyText2"/>
              <w:rPr>
                <w:sz w:val="24"/>
                <w:szCs w:val="24"/>
              </w:rPr>
            </w:pPr>
            <w:r w:rsidRPr="00FF0FE0">
              <w:rPr>
                <w:sz w:val="24"/>
                <w:szCs w:val="24"/>
              </w:rPr>
              <w:t>Database Server</w:t>
            </w:r>
          </w:p>
        </w:tc>
        <w:tc>
          <w:tcPr>
            <w:tcW w:w="1739" w:type="dxa"/>
          </w:tcPr>
          <w:p w14:paraId="0ABD0AEF" w14:textId="77777777" w:rsidR="006A5048" w:rsidRPr="00FF0FE0" w:rsidRDefault="006A5048" w:rsidP="00CF44D8">
            <w:pPr>
              <w:pStyle w:val="BodyText2"/>
              <w:jc w:val="center"/>
              <w:rPr>
                <w:sz w:val="24"/>
                <w:szCs w:val="24"/>
              </w:rPr>
            </w:pPr>
            <w:r w:rsidRPr="00FF0FE0">
              <w:rPr>
                <w:sz w:val="24"/>
                <w:szCs w:val="24"/>
              </w:rPr>
              <w:t>1</w:t>
            </w:r>
          </w:p>
        </w:tc>
        <w:tc>
          <w:tcPr>
            <w:tcW w:w="1847" w:type="dxa"/>
            <w:shd w:val="clear" w:color="auto" w:fill="auto"/>
          </w:tcPr>
          <w:p w14:paraId="1159325E" w14:textId="7A07C8A2"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02AB0A3B" w14:textId="77777777" w:rsidTr="00CF44D8">
        <w:tc>
          <w:tcPr>
            <w:tcW w:w="5947" w:type="dxa"/>
            <w:shd w:val="clear" w:color="auto" w:fill="auto"/>
          </w:tcPr>
          <w:p w14:paraId="34D610BB" w14:textId="77777777" w:rsidR="006A5048" w:rsidRPr="00FF0FE0" w:rsidRDefault="006A5048" w:rsidP="00CF44D8">
            <w:pPr>
              <w:pStyle w:val="BodyText2"/>
              <w:rPr>
                <w:sz w:val="24"/>
                <w:szCs w:val="24"/>
              </w:rPr>
            </w:pPr>
            <w:r w:rsidRPr="00FF0FE0">
              <w:rPr>
                <w:sz w:val="24"/>
                <w:szCs w:val="24"/>
              </w:rPr>
              <w:t>External storage system (8TB storage in RAID-5)</w:t>
            </w:r>
          </w:p>
        </w:tc>
        <w:tc>
          <w:tcPr>
            <w:tcW w:w="1739" w:type="dxa"/>
          </w:tcPr>
          <w:p w14:paraId="134C93C1" w14:textId="77777777" w:rsidR="006A5048" w:rsidRPr="00FF0FE0" w:rsidRDefault="006A5048" w:rsidP="00CF44D8">
            <w:pPr>
              <w:pStyle w:val="BodyText2"/>
              <w:jc w:val="center"/>
              <w:rPr>
                <w:sz w:val="24"/>
                <w:szCs w:val="24"/>
              </w:rPr>
            </w:pPr>
            <w:r w:rsidRPr="00FF0FE0">
              <w:rPr>
                <w:sz w:val="24"/>
                <w:szCs w:val="24"/>
              </w:rPr>
              <w:t>1</w:t>
            </w:r>
          </w:p>
        </w:tc>
        <w:tc>
          <w:tcPr>
            <w:tcW w:w="1847" w:type="dxa"/>
            <w:shd w:val="clear" w:color="auto" w:fill="auto"/>
          </w:tcPr>
          <w:p w14:paraId="7BCD00F7" w14:textId="05C38842"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2D700143" w14:textId="77777777" w:rsidTr="00CF44D8">
        <w:tc>
          <w:tcPr>
            <w:tcW w:w="5947" w:type="dxa"/>
            <w:shd w:val="clear" w:color="auto" w:fill="auto"/>
          </w:tcPr>
          <w:p w14:paraId="76B42EB4" w14:textId="77777777" w:rsidR="006A5048" w:rsidRPr="00FF0FE0" w:rsidRDefault="006A5048" w:rsidP="00FF0FE0">
            <w:pPr>
              <w:pStyle w:val="BodyText2"/>
              <w:ind w:left="0" w:firstLine="0"/>
              <w:rPr>
                <w:sz w:val="24"/>
                <w:szCs w:val="24"/>
              </w:rPr>
            </w:pPr>
            <w:r w:rsidRPr="00FF0FE0">
              <w:rPr>
                <w:sz w:val="24"/>
                <w:szCs w:val="24"/>
                <w:lang w:eastAsia="zh-HK"/>
              </w:rPr>
              <w:t>User perpetual licenses for DMS-BEEO users (assume maximum of 50 users)</w:t>
            </w:r>
          </w:p>
        </w:tc>
        <w:tc>
          <w:tcPr>
            <w:tcW w:w="1739" w:type="dxa"/>
          </w:tcPr>
          <w:p w14:paraId="7970B536" w14:textId="77777777" w:rsidR="006A5048" w:rsidRPr="00FF0FE0" w:rsidRDefault="006A5048" w:rsidP="00CF44D8">
            <w:pPr>
              <w:pStyle w:val="BodyText2"/>
              <w:jc w:val="center"/>
              <w:rPr>
                <w:sz w:val="24"/>
                <w:szCs w:val="24"/>
              </w:rPr>
            </w:pPr>
            <w:r w:rsidRPr="00FF0FE0">
              <w:rPr>
                <w:sz w:val="24"/>
                <w:szCs w:val="24"/>
              </w:rPr>
              <w:t>50</w:t>
            </w:r>
          </w:p>
        </w:tc>
        <w:tc>
          <w:tcPr>
            <w:tcW w:w="1847" w:type="dxa"/>
            <w:shd w:val="clear" w:color="auto" w:fill="auto"/>
          </w:tcPr>
          <w:p w14:paraId="73E4D944" w14:textId="6B521C2A"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2481A082" w14:textId="77777777" w:rsidTr="00CF44D8">
        <w:tc>
          <w:tcPr>
            <w:tcW w:w="5947" w:type="dxa"/>
            <w:shd w:val="clear" w:color="auto" w:fill="auto"/>
          </w:tcPr>
          <w:p w14:paraId="3CED2F0C" w14:textId="77777777" w:rsidR="006A5048" w:rsidRPr="00FF0FE0" w:rsidRDefault="006A5048" w:rsidP="00CF44D8">
            <w:pPr>
              <w:pStyle w:val="BodyText2"/>
              <w:rPr>
                <w:sz w:val="24"/>
                <w:szCs w:val="24"/>
              </w:rPr>
            </w:pPr>
            <w:r w:rsidRPr="00FF0FE0">
              <w:rPr>
                <w:sz w:val="24"/>
                <w:szCs w:val="24"/>
              </w:rPr>
              <w:t>Development Server</w:t>
            </w:r>
          </w:p>
        </w:tc>
        <w:tc>
          <w:tcPr>
            <w:tcW w:w="1739" w:type="dxa"/>
          </w:tcPr>
          <w:p w14:paraId="7232B2AD" w14:textId="77777777" w:rsidR="006A5048" w:rsidRPr="00FF0FE0" w:rsidRDefault="006A5048" w:rsidP="00CF44D8">
            <w:pPr>
              <w:pStyle w:val="BodyText2"/>
              <w:jc w:val="center"/>
              <w:rPr>
                <w:sz w:val="24"/>
                <w:szCs w:val="24"/>
              </w:rPr>
            </w:pPr>
            <w:r w:rsidRPr="00FF0FE0">
              <w:rPr>
                <w:sz w:val="24"/>
                <w:szCs w:val="24"/>
              </w:rPr>
              <w:t>1</w:t>
            </w:r>
          </w:p>
        </w:tc>
        <w:tc>
          <w:tcPr>
            <w:tcW w:w="1847" w:type="dxa"/>
            <w:shd w:val="clear" w:color="auto" w:fill="auto"/>
          </w:tcPr>
          <w:p w14:paraId="1DFD9674" w14:textId="5C508D8F"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17531829" w14:textId="77777777" w:rsidTr="00CF44D8">
        <w:tc>
          <w:tcPr>
            <w:tcW w:w="5947" w:type="dxa"/>
            <w:shd w:val="clear" w:color="auto" w:fill="auto"/>
          </w:tcPr>
          <w:p w14:paraId="1BF74FD4" w14:textId="77777777" w:rsidR="006A5048" w:rsidRPr="00FF0FE0" w:rsidRDefault="006A5048" w:rsidP="00CF44D8">
            <w:pPr>
              <w:pStyle w:val="BodyText2"/>
              <w:rPr>
                <w:sz w:val="24"/>
                <w:szCs w:val="24"/>
              </w:rPr>
            </w:pPr>
            <w:r w:rsidRPr="00FF0FE0">
              <w:rPr>
                <w:sz w:val="24"/>
                <w:szCs w:val="24"/>
              </w:rPr>
              <w:t>DR Server</w:t>
            </w:r>
          </w:p>
        </w:tc>
        <w:tc>
          <w:tcPr>
            <w:tcW w:w="1739" w:type="dxa"/>
          </w:tcPr>
          <w:p w14:paraId="79BE3F1F" w14:textId="77777777" w:rsidR="006A5048" w:rsidRPr="00FF0FE0" w:rsidRDefault="006A5048" w:rsidP="00CF44D8">
            <w:pPr>
              <w:pStyle w:val="BodyText2"/>
              <w:jc w:val="center"/>
              <w:rPr>
                <w:sz w:val="24"/>
                <w:szCs w:val="24"/>
              </w:rPr>
            </w:pPr>
            <w:r w:rsidRPr="00FF0FE0">
              <w:rPr>
                <w:sz w:val="24"/>
                <w:szCs w:val="24"/>
              </w:rPr>
              <w:t>1</w:t>
            </w:r>
          </w:p>
        </w:tc>
        <w:tc>
          <w:tcPr>
            <w:tcW w:w="1847" w:type="dxa"/>
            <w:shd w:val="clear" w:color="auto" w:fill="auto"/>
          </w:tcPr>
          <w:p w14:paraId="12887091" w14:textId="18A92577"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0A6E5006" w14:textId="77777777" w:rsidTr="00CF44D8">
        <w:tc>
          <w:tcPr>
            <w:tcW w:w="5947" w:type="dxa"/>
            <w:shd w:val="clear" w:color="auto" w:fill="auto"/>
          </w:tcPr>
          <w:p w14:paraId="69D29A2F" w14:textId="77777777" w:rsidR="006A5048" w:rsidRPr="00FF0FE0" w:rsidRDefault="006A5048" w:rsidP="00CF44D8">
            <w:pPr>
              <w:pStyle w:val="BodyText2"/>
              <w:rPr>
                <w:sz w:val="24"/>
                <w:szCs w:val="24"/>
              </w:rPr>
            </w:pPr>
            <w:r w:rsidRPr="00FF0FE0">
              <w:rPr>
                <w:sz w:val="24"/>
                <w:szCs w:val="24"/>
              </w:rPr>
              <w:t>Backup Server</w:t>
            </w:r>
          </w:p>
        </w:tc>
        <w:tc>
          <w:tcPr>
            <w:tcW w:w="1739" w:type="dxa"/>
          </w:tcPr>
          <w:p w14:paraId="4F71ED3E" w14:textId="77777777" w:rsidR="006A5048" w:rsidRPr="00FF0FE0" w:rsidRDefault="006A5048" w:rsidP="00CF44D8">
            <w:pPr>
              <w:pStyle w:val="BodyText2"/>
              <w:jc w:val="center"/>
              <w:rPr>
                <w:sz w:val="24"/>
                <w:szCs w:val="24"/>
              </w:rPr>
            </w:pPr>
            <w:r w:rsidRPr="00FF0FE0">
              <w:rPr>
                <w:sz w:val="24"/>
                <w:szCs w:val="24"/>
              </w:rPr>
              <w:t>2</w:t>
            </w:r>
          </w:p>
        </w:tc>
        <w:tc>
          <w:tcPr>
            <w:tcW w:w="1847" w:type="dxa"/>
            <w:shd w:val="clear" w:color="auto" w:fill="auto"/>
          </w:tcPr>
          <w:p w14:paraId="60A73A24" w14:textId="4947B4CD"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5248D320" w14:textId="77777777" w:rsidTr="00CF44D8">
        <w:tc>
          <w:tcPr>
            <w:tcW w:w="5947" w:type="dxa"/>
            <w:shd w:val="clear" w:color="auto" w:fill="auto"/>
          </w:tcPr>
          <w:p w14:paraId="45009A98" w14:textId="77777777" w:rsidR="006A5048" w:rsidRPr="00FF0FE0" w:rsidRDefault="006A5048" w:rsidP="00CF44D8">
            <w:pPr>
              <w:pStyle w:val="BodyText2"/>
              <w:rPr>
                <w:sz w:val="24"/>
                <w:szCs w:val="24"/>
              </w:rPr>
            </w:pPr>
            <w:r w:rsidRPr="00FF0FE0">
              <w:rPr>
                <w:sz w:val="24"/>
                <w:szCs w:val="24"/>
              </w:rPr>
              <w:t>Tape Auto-loader</w:t>
            </w:r>
          </w:p>
        </w:tc>
        <w:tc>
          <w:tcPr>
            <w:tcW w:w="1739" w:type="dxa"/>
          </w:tcPr>
          <w:p w14:paraId="43379DB3" w14:textId="77777777" w:rsidR="006A5048" w:rsidRPr="00FF0FE0" w:rsidRDefault="006A5048" w:rsidP="00CF44D8">
            <w:pPr>
              <w:pStyle w:val="BodyText2"/>
              <w:jc w:val="center"/>
              <w:rPr>
                <w:sz w:val="24"/>
                <w:szCs w:val="24"/>
              </w:rPr>
            </w:pPr>
            <w:r w:rsidRPr="00FF0FE0">
              <w:rPr>
                <w:sz w:val="24"/>
                <w:szCs w:val="24"/>
              </w:rPr>
              <w:t>2</w:t>
            </w:r>
          </w:p>
        </w:tc>
        <w:tc>
          <w:tcPr>
            <w:tcW w:w="1847" w:type="dxa"/>
            <w:shd w:val="clear" w:color="auto" w:fill="auto"/>
          </w:tcPr>
          <w:p w14:paraId="47A9A5C2" w14:textId="4C6BA1CC"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040A2AA6" w14:textId="77777777" w:rsidTr="00CF44D8">
        <w:tc>
          <w:tcPr>
            <w:tcW w:w="5947" w:type="dxa"/>
            <w:shd w:val="clear" w:color="auto" w:fill="auto"/>
          </w:tcPr>
          <w:p w14:paraId="4ED84FAF" w14:textId="77777777" w:rsidR="006A5048" w:rsidRPr="00FF0FE0" w:rsidRDefault="006A5048" w:rsidP="00FF0FE0">
            <w:pPr>
              <w:pStyle w:val="BodyText2"/>
              <w:ind w:left="0" w:firstLine="0"/>
              <w:rPr>
                <w:sz w:val="24"/>
                <w:szCs w:val="24"/>
              </w:rPr>
            </w:pPr>
            <w:r w:rsidRPr="00FF0FE0">
              <w:rPr>
                <w:sz w:val="24"/>
                <w:szCs w:val="24"/>
                <w:lang w:eastAsia="zh-HK"/>
              </w:rPr>
              <w:t>Hardware / Software Installation charge (assume 15% of hardware and software procurement costs)</w:t>
            </w:r>
          </w:p>
        </w:tc>
        <w:tc>
          <w:tcPr>
            <w:tcW w:w="1739" w:type="dxa"/>
          </w:tcPr>
          <w:p w14:paraId="5B75DD57" w14:textId="77777777" w:rsidR="006A5048" w:rsidRPr="00FF0FE0" w:rsidRDefault="006A5048" w:rsidP="00CF44D8">
            <w:pPr>
              <w:pStyle w:val="BodyText2"/>
              <w:jc w:val="center"/>
              <w:rPr>
                <w:sz w:val="24"/>
                <w:szCs w:val="24"/>
              </w:rPr>
            </w:pPr>
            <w:r w:rsidRPr="00FF0FE0">
              <w:rPr>
                <w:sz w:val="24"/>
                <w:szCs w:val="24"/>
              </w:rPr>
              <w:t>1</w:t>
            </w:r>
          </w:p>
        </w:tc>
        <w:tc>
          <w:tcPr>
            <w:tcW w:w="1847" w:type="dxa"/>
            <w:shd w:val="clear" w:color="auto" w:fill="auto"/>
          </w:tcPr>
          <w:p w14:paraId="53B93A9B" w14:textId="5E5D5241"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776937DC" w14:textId="77777777" w:rsidTr="00CF44D8">
        <w:tc>
          <w:tcPr>
            <w:tcW w:w="5947" w:type="dxa"/>
            <w:shd w:val="clear" w:color="auto" w:fill="auto"/>
          </w:tcPr>
          <w:p w14:paraId="1512C9B8" w14:textId="77777777" w:rsidR="006A5048" w:rsidRPr="00FF0FE0" w:rsidRDefault="006A5048" w:rsidP="00CF44D8">
            <w:pPr>
              <w:pStyle w:val="BodyText2"/>
              <w:jc w:val="right"/>
              <w:rPr>
                <w:b/>
                <w:sz w:val="24"/>
                <w:szCs w:val="24"/>
              </w:rPr>
            </w:pPr>
            <w:r w:rsidRPr="00FF0FE0">
              <w:rPr>
                <w:b/>
                <w:sz w:val="24"/>
                <w:szCs w:val="24"/>
              </w:rPr>
              <w:t>Total:</w:t>
            </w:r>
          </w:p>
        </w:tc>
        <w:tc>
          <w:tcPr>
            <w:tcW w:w="1739" w:type="dxa"/>
          </w:tcPr>
          <w:p w14:paraId="0CD16027" w14:textId="77777777" w:rsidR="006A5048" w:rsidRPr="00FF0FE0" w:rsidRDefault="006A5048" w:rsidP="00CF44D8">
            <w:pPr>
              <w:pStyle w:val="BodyText2"/>
              <w:jc w:val="center"/>
              <w:rPr>
                <w:b/>
                <w:sz w:val="24"/>
                <w:szCs w:val="24"/>
              </w:rPr>
            </w:pPr>
          </w:p>
        </w:tc>
        <w:tc>
          <w:tcPr>
            <w:tcW w:w="1847" w:type="dxa"/>
            <w:shd w:val="clear" w:color="auto" w:fill="auto"/>
          </w:tcPr>
          <w:p w14:paraId="57627682" w14:textId="4377346A" w:rsidR="006A5048" w:rsidRPr="00B84677" w:rsidRDefault="00B84677" w:rsidP="00CF44D8">
            <w:pPr>
              <w:pStyle w:val="BodyText2"/>
              <w:jc w:val="right"/>
              <w:rPr>
                <w:b/>
                <w:sz w:val="24"/>
                <w:szCs w:val="24"/>
                <w:highlight w:val="yellow"/>
              </w:rPr>
            </w:pPr>
            <w:r w:rsidRPr="00B84677">
              <w:rPr>
                <w:b/>
                <w:sz w:val="24"/>
                <w:szCs w:val="24"/>
                <w:highlight w:val="yellow"/>
              </w:rPr>
              <w:t>TBC</w:t>
            </w:r>
          </w:p>
        </w:tc>
      </w:tr>
    </w:tbl>
    <w:p w14:paraId="1A90DC93" w14:textId="77777777" w:rsidR="006A5048" w:rsidRPr="00FF0FE0" w:rsidRDefault="006A5048" w:rsidP="006A5048">
      <w:pPr>
        <w:pStyle w:val="BodyText2"/>
        <w:rPr>
          <w:sz w:val="24"/>
          <w:szCs w:val="24"/>
        </w:rPr>
      </w:pPr>
    </w:p>
    <w:p w14:paraId="426AAB60" w14:textId="77777777" w:rsidR="006A5048" w:rsidRPr="00FF0FE0" w:rsidRDefault="006A5048" w:rsidP="0086229C">
      <w:pPr>
        <w:pStyle w:val="BodyText2"/>
        <w:ind w:left="0" w:firstLine="0"/>
        <w:rPr>
          <w:sz w:val="24"/>
          <w:szCs w:val="24"/>
          <w:lang w:eastAsia="zh-HK"/>
        </w:rPr>
      </w:pPr>
      <w:r w:rsidRPr="00FF0FE0">
        <w:rPr>
          <w:sz w:val="24"/>
          <w:szCs w:val="24"/>
          <w:lang w:eastAsia="zh-HK"/>
        </w:rPr>
        <w:t>Following is the list of optional components which may be required by EEO users (not included in the cost above):</w:t>
      </w:r>
    </w:p>
    <w:p w14:paraId="113D4FA7" w14:textId="77777777" w:rsidR="006A5048" w:rsidRPr="00FF0FE0" w:rsidRDefault="006A5048" w:rsidP="006A5048">
      <w:pPr>
        <w:pStyle w:val="BodyText2"/>
        <w:rPr>
          <w:sz w:val="24"/>
          <w:szCs w:val="24"/>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8"/>
        <w:gridCol w:w="2400"/>
        <w:gridCol w:w="1560"/>
        <w:gridCol w:w="1440"/>
      </w:tblGrid>
      <w:tr w:rsidR="006A5048" w:rsidRPr="00FF0FE0" w14:paraId="27962D7D" w14:textId="77777777" w:rsidTr="00CF44D8">
        <w:trPr>
          <w:tblHeader/>
        </w:trPr>
        <w:tc>
          <w:tcPr>
            <w:tcW w:w="4188" w:type="dxa"/>
            <w:shd w:val="clear" w:color="auto" w:fill="auto"/>
          </w:tcPr>
          <w:p w14:paraId="782581F8" w14:textId="77777777" w:rsidR="006A5048" w:rsidRPr="00FF0FE0" w:rsidRDefault="006A5048" w:rsidP="00CF44D8">
            <w:pPr>
              <w:pStyle w:val="BodyText2"/>
              <w:rPr>
                <w:b/>
                <w:sz w:val="24"/>
                <w:szCs w:val="24"/>
              </w:rPr>
            </w:pPr>
            <w:r w:rsidRPr="00FF0FE0">
              <w:rPr>
                <w:b/>
                <w:sz w:val="24"/>
                <w:szCs w:val="24"/>
              </w:rPr>
              <w:lastRenderedPageBreak/>
              <w:t>Item Name</w:t>
            </w:r>
          </w:p>
        </w:tc>
        <w:tc>
          <w:tcPr>
            <w:tcW w:w="2400" w:type="dxa"/>
            <w:shd w:val="clear" w:color="auto" w:fill="auto"/>
          </w:tcPr>
          <w:p w14:paraId="51F81229" w14:textId="77777777" w:rsidR="006A5048" w:rsidRPr="00FF0FE0" w:rsidRDefault="006A5048" w:rsidP="00CF44D8">
            <w:pPr>
              <w:pStyle w:val="BodyText2"/>
              <w:rPr>
                <w:b/>
                <w:sz w:val="24"/>
                <w:szCs w:val="24"/>
              </w:rPr>
            </w:pPr>
            <w:r w:rsidRPr="00FF0FE0">
              <w:rPr>
                <w:b/>
                <w:sz w:val="24"/>
                <w:szCs w:val="24"/>
              </w:rPr>
              <w:t>Estimated Unit Price</w:t>
            </w:r>
          </w:p>
        </w:tc>
        <w:tc>
          <w:tcPr>
            <w:tcW w:w="1560" w:type="dxa"/>
            <w:shd w:val="clear" w:color="auto" w:fill="auto"/>
          </w:tcPr>
          <w:p w14:paraId="34DD8D88" w14:textId="77777777" w:rsidR="006A5048" w:rsidRPr="00FF0FE0" w:rsidRDefault="006A5048" w:rsidP="00CF44D8">
            <w:pPr>
              <w:pStyle w:val="BodyText2"/>
              <w:rPr>
                <w:b/>
                <w:sz w:val="24"/>
                <w:szCs w:val="24"/>
              </w:rPr>
            </w:pPr>
            <w:r w:rsidRPr="00FF0FE0">
              <w:rPr>
                <w:b/>
                <w:sz w:val="24"/>
                <w:szCs w:val="24"/>
              </w:rPr>
              <w:t>Quantities</w:t>
            </w:r>
          </w:p>
        </w:tc>
        <w:tc>
          <w:tcPr>
            <w:tcW w:w="1440" w:type="dxa"/>
            <w:shd w:val="clear" w:color="auto" w:fill="auto"/>
          </w:tcPr>
          <w:p w14:paraId="328B5DB1" w14:textId="77777777" w:rsidR="006A5048" w:rsidRPr="00FF0FE0" w:rsidRDefault="006A5048" w:rsidP="00CF44D8">
            <w:pPr>
              <w:pStyle w:val="BodyText2"/>
              <w:rPr>
                <w:b/>
                <w:sz w:val="24"/>
                <w:szCs w:val="24"/>
              </w:rPr>
            </w:pPr>
            <w:r w:rsidRPr="00FF0FE0">
              <w:rPr>
                <w:b/>
                <w:sz w:val="24"/>
                <w:szCs w:val="24"/>
              </w:rPr>
              <w:t>Sub-total</w:t>
            </w:r>
          </w:p>
        </w:tc>
      </w:tr>
      <w:tr w:rsidR="006A5048" w:rsidRPr="00FF0FE0" w14:paraId="4B39A3E8" w14:textId="77777777" w:rsidTr="00CF44D8">
        <w:tc>
          <w:tcPr>
            <w:tcW w:w="4188" w:type="dxa"/>
            <w:shd w:val="clear" w:color="auto" w:fill="auto"/>
          </w:tcPr>
          <w:p w14:paraId="475BD440" w14:textId="77777777" w:rsidR="006A5048" w:rsidRPr="00FF0FE0" w:rsidRDefault="006A5048" w:rsidP="00CF44D8">
            <w:pPr>
              <w:pStyle w:val="BodyText2"/>
              <w:rPr>
                <w:sz w:val="24"/>
                <w:szCs w:val="24"/>
              </w:rPr>
            </w:pPr>
            <w:r w:rsidRPr="00FF0FE0">
              <w:rPr>
                <w:sz w:val="24"/>
                <w:szCs w:val="24"/>
              </w:rPr>
              <w:t xml:space="preserve">Tablet </w:t>
            </w:r>
          </w:p>
        </w:tc>
        <w:tc>
          <w:tcPr>
            <w:tcW w:w="2400" w:type="dxa"/>
            <w:shd w:val="clear" w:color="auto" w:fill="auto"/>
          </w:tcPr>
          <w:p w14:paraId="28EA6BCD" w14:textId="77777777" w:rsidR="006A5048" w:rsidRPr="00FF0FE0" w:rsidRDefault="006A5048" w:rsidP="00CF44D8">
            <w:pPr>
              <w:pStyle w:val="BodyText2"/>
              <w:jc w:val="right"/>
              <w:rPr>
                <w:sz w:val="24"/>
                <w:szCs w:val="24"/>
              </w:rPr>
            </w:pPr>
            <w:r w:rsidRPr="00FF0FE0">
              <w:rPr>
                <w:sz w:val="24"/>
                <w:szCs w:val="24"/>
              </w:rPr>
              <w:t>$5,000</w:t>
            </w:r>
          </w:p>
        </w:tc>
        <w:tc>
          <w:tcPr>
            <w:tcW w:w="1560" w:type="dxa"/>
            <w:shd w:val="clear" w:color="auto" w:fill="auto"/>
          </w:tcPr>
          <w:p w14:paraId="44365510" w14:textId="77777777" w:rsidR="006A5048" w:rsidRPr="00FF0FE0" w:rsidRDefault="006A5048" w:rsidP="00CF44D8">
            <w:pPr>
              <w:pStyle w:val="BodyText2"/>
              <w:jc w:val="right"/>
              <w:rPr>
                <w:sz w:val="24"/>
                <w:szCs w:val="24"/>
              </w:rPr>
            </w:pPr>
            <w:r w:rsidRPr="00FF0FE0">
              <w:rPr>
                <w:sz w:val="24"/>
                <w:szCs w:val="24"/>
              </w:rPr>
              <w:t>5</w:t>
            </w:r>
          </w:p>
        </w:tc>
        <w:tc>
          <w:tcPr>
            <w:tcW w:w="1440" w:type="dxa"/>
            <w:shd w:val="clear" w:color="auto" w:fill="auto"/>
          </w:tcPr>
          <w:p w14:paraId="736A2C7D" w14:textId="7F0669F0"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09D654BE" w14:textId="77777777" w:rsidTr="00CF44D8">
        <w:tc>
          <w:tcPr>
            <w:tcW w:w="4188" w:type="dxa"/>
            <w:shd w:val="clear" w:color="auto" w:fill="auto"/>
          </w:tcPr>
          <w:p w14:paraId="7D51D5B7" w14:textId="77777777" w:rsidR="006A5048" w:rsidRPr="00FF0FE0" w:rsidRDefault="006A5048" w:rsidP="00CF44D8">
            <w:pPr>
              <w:pStyle w:val="BodyText2"/>
              <w:rPr>
                <w:sz w:val="24"/>
                <w:szCs w:val="24"/>
              </w:rPr>
            </w:pPr>
            <w:r w:rsidRPr="00FF0FE0">
              <w:rPr>
                <w:sz w:val="24"/>
                <w:szCs w:val="24"/>
              </w:rPr>
              <w:t>Barcode Label Printer</w:t>
            </w:r>
          </w:p>
        </w:tc>
        <w:tc>
          <w:tcPr>
            <w:tcW w:w="2400" w:type="dxa"/>
            <w:shd w:val="clear" w:color="auto" w:fill="auto"/>
          </w:tcPr>
          <w:p w14:paraId="4780D6E6" w14:textId="77777777" w:rsidR="006A5048" w:rsidRPr="00FF0FE0" w:rsidRDefault="006A5048" w:rsidP="00CF44D8">
            <w:pPr>
              <w:pStyle w:val="BodyText2"/>
              <w:jc w:val="right"/>
              <w:rPr>
                <w:sz w:val="24"/>
                <w:szCs w:val="24"/>
              </w:rPr>
            </w:pPr>
            <w:r w:rsidRPr="00FF0FE0">
              <w:rPr>
                <w:sz w:val="24"/>
                <w:szCs w:val="24"/>
              </w:rPr>
              <w:t>$10,000</w:t>
            </w:r>
          </w:p>
        </w:tc>
        <w:tc>
          <w:tcPr>
            <w:tcW w:w="1560" w:type="dxa"/>
            <w:shd w:val="clear" w:color="auto" w:fill="auto"/>
          </w:tcPr>
          <w:p w14:paraId="34C1147D" w14:textId="77777777" w:rsidR="006A5048" w:rsidRPr="00FF0FE0" w:rsidRDefault="006A5048" w:rsidP="00CF44D8">
            <w:pPr>
              <w:pStyle w:val="BodyText2"/>
              <w:jc w:val="right"/>
              <w:rPr>
                <w:sz w:val="24"/>
                <w:szCs w:val="24"/>
              </w:rPr>
            </w:pPr>
            <w:r w:rsidRPr="00FF0FE0">
              <w:rPr>
                <w:sz w:val="24"/>
                <w:szCs w:val="24"/>
              </w:rPr>
              <w:t>1</w:t>
            </w:r>
          </w:p>
        </w:tc>
        <w:tc>
          <w:tcPr>
            <w:tcW w:w="1440" w:type="dxa"/>
            <w:shd w:val="clear" w:color="auto" w:fill="auto"/>
          </w:tcPr>
          <w:p w14:paraId="6E3BDE91" w14:textId="6A4F6AB7"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17D161D5" w14:textId="77777777" w:rsidTr="00CF44D8">
        <w:tc>
          <w:tcPr>
            <w:tcW w:w="4188" w:type="dxa"/>
            <w:shd w:val="clear" w:color="auto" w:fill="auto"/>
          </w:tcPr>
          <w:p w14:paraId="7E7DBE6F" w14:textId="77777777" w:rsidR="006A5048" w:rsidRPr="00FF0FE0" w:rsidRDefault="006A5048" w:rsidP="00CF44D8">
            <w:pPr>
              <w:pStyle w:val="BodyText2"/>
              <w:rPr>
                <w:sz w:val="24"/>
                <w:szCs w:val="24"/>
              </w:rPr>
            </w:pPr>
            <w:r w:rsidRPr="00FF0FE0">
              <w:rPr>
                <w:sz w:val="24"/>
                <w:szCs w:val="24"/>
              </w:rPr>
              <w:t>Scanner</w:t>
            </w:r>
          </w:p>
        </w:tc>
        <w:tc>
          <w:tcPr>
            <w:tcW w:w="2400" w:type="dxa"/>
            <w:shd w:val="clear" w:color="auto" w:fill="auto"/>
          </w:tcPr>
          <w:p w14:paraId="38FF981E" w14:textId="77777777" w:rsidR="006A5048" w:rsidRPr="00FF0FE0" w:rsidRDefault="006A5048" w:rsidP="00CF44D8">
            <w:pPr>
              <w:pStyle w:val="BodyText2"/>
              <w:jc w:val="right"/>
              <w:rPr>
                <w:sz w:val="24"/>
                <w:szCs w:val="24"/>
              </w:rPr>
            </w:pPr>
            <w:r w:rsidRPr="00FF0FE0">
              <w:rPr>
                <w:sz w:val="24"/>
                <w:szCs w:val="24"/>
              </w:rPr>
              <w:t>$38,961</w:t>
            </w:r>
          </w:p>
        </w:tc>
        <w:tc>
          <w:tcPr>
            <w:tcW w:w="1560" w:type="dxa"/>
            <w:shd w:val="clear" w:color="auto" w:fill="auto"/>
          </w:tcPr>
          <w:p w14:paraId="407B910A" w14:textId="77777777" w:rsidR="006A5048" w:rsidRPr="00FF0FE0" w:rsidRDefault="006A5048" w:rsidP="00CF44D8">
            <w:pPr>
              <w:pStyle w:val="BodyText2"/>
              <w:jc w:val="right"/>
              <w:rPr>
                <w:sz w:val="24"/>
                <w:szCs w:val="24"/>
              </w:rPr>
            </w:pPr>
            <w:r w:rsidRPr="00FF0FE0">
              <w:rPr>
                <w:sz w:val="24"/>
                <w:szCs w:val="24"/>
              </w:rPr>
              <w:t>1</w:t>
            </w:r>
          </w:p>
        </w:tc>
        <w:tc>
          <w:tcPr>
            <w:tcW w:w="1440" w:type="dxa"/>
            <w:shd w:val="clear" w:color="auto" w:fill="auto"/>
          </w:tcPr>
          <w:p w14:paraId="5F77F3D0" w14:textId="2A2B47D6"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157C139B" w14:textId="77777777" w:rsidTr="00CF44D8">
        <w:tc>
          <w:tcPr>
            <w:tcW w:w="4188" w:type="dxa"/>
            <w:shd w:val="clear" w:color="auto" w:fill="auto"/>
          </w:tcPr>
          <w:p w14:paraId="56A2F81A" w14:textId="77777777" w:rsidR="006A5048" w:rsidRPr="00FF0FE0" w:rsidRDefault="006A5048" w:rsidP="00FF0FE0">
            <w:pPr>
              <w:pStyle w:val="BodyText2"/>
              <w:ind w:left="0" w:firstLine="0"/>
              <w:rPr>
                <w:sz w:val="24"/>
                <w:szCs w:val="24"/>
              </w:rPr>
            </w:pPr>
            <w:r w:rsidRPr="00FF0FE0">
              <w:rPr>
                <w:sz w:val="24"/>
                <w:szCs w:val="24"/>
                <w:lang w:eastAsia="zh-HK"/>
              </w:rPr>
              <w:t>Scanning workstation (including software)</w:t>
            </w:r>
          </w:p>
        </w:tc>
        <w:tc>
          <w:tcPr>
            <w:tcW w:w="2400" w:type="dxa"/>
            <w:shd w:val="clear" w:color="auto" w:fill="auto"/>
          </w:tcPr>
          <w:p w14:paraId="4514E179" w14:textId="77777777" w:rsidR="006A5048" w:rsidRPr="00FF0FE0" w:rsidRDefault="006A5048" w:rsidP="00CF44D8">
            <w:pPr>
              <w:pStyle w:val="BodyText2"/>
              <w:jc w:val="right"/>
              <w:rPr>
                <w:sz w:val="24"/>
                <w:szCs w:val="24"/>
              </w:rPr>
            </w:pPr>
            <w:r w:rsidRPr="00FF0FE0">
              <w:rPr>
                <w:sz w:val="24"/>
                <w:szCs w:val="24"/>
              </w:rPr>
              <w:t>$7,840</w:t>
            </w:r>
          </w:p>
        </w:tc>
        <w:tc>
          <w:tcPr>
            <w:tcW w:w="1560" w:type="dxa"/>
            <w:shd w:val="clear" w:color="auto" w:fill="auto"/>
          </w:tcPr>
          <w:p w14:paraId="4D1ACB9A" w14:textId="77777777" w:rsidR="006A5048" w:rsidRPr="00FF0FE0" w:rsidRDefault="006A5048" w:rsidP="00CF44D8">
            <w:pPr>
              <w:pStyle w:val="BodyText2"/>
              <w:jc w:val="right"/>
              <w:rPr>
                <w:sz w:val="24"/>
                <w:szCs w:val="24"/>
              </w:rPr>
            </w:pPr>
            <w:r w:rsidRPr="00FF0FE0">
              <w:rPr>
                <w:sz w:val="24"/>
                <w:szCs w:val="24"/>
              </w:rPr>
              <w:t>1</w:t>
            </w:r>
          </w:p>
        </w:tc>
        <w:tc>
          <w:tcPr>
            <w:tcW w:w="1440" w:type="dxa"/>
            <w:shd w:val="clear" w:color="auto" w:fill="auto"/>
          </w:tcPr>
          <w:p w14:paraId="1801BB53" w14:textId="00B44BF6"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1689B5B6" w14:textId="77777777" w:rsidTr="00CF44D8">
        <w:tc>
          <w:tcPr>
            <w:tcW w:w="4188" w:type="dxa"/>
            <w:shd w:val="clear" w:color="auto" w:fill="auto"/>
          </w:tcPr>
          <w:p w14:paraId="5408DA7A" w14:textId="77777777" w:rsidR="006A5048" w:rsidRPr="00FF0FE0" w:rsidRDefault="006A5048" w:rsidP="00FF0FE0">
            <w:pPr>
              <w:pStyle w:val="BodyText2"/>
              <w:ind w:left="0" w:firstLine="0"/>
              <w:rPr>
                <w:sz w:val="24"/>
                <w:szCs w:val="24"/>
              </w:rPr>
            </w:pPr>
            <w:r w:rsidRPr="00FF0FE0">
              <w:rPr>
                <w:sz w:val="24"/>
                <w:szCs w:val="24"/>
                <w:lang w:eastAsia="zh-HK"/>
              </w:rPr>
              <w:t>Hardware / Software Installation charge (assume 15% of hardware and software procurement costs)</w:t>
            </w:r>
          </w:p>
        </w:tc>
        <w:tc>
          <w:tcPr>
            <w:tcW w:w="2400" w:type="dxa"/>
            <w:shd w:val="clear" w:color="auto" w:fill="auto"/>
          </w:tcPr>
          <w:p w14:paraId="72B26ADC" w14:textId="77777777" w:rsidR="006A5048" w:rsidRPr="00FF0FE0" w:rsidRDefault="006A5048" w:rsidP="00CF44D8">
            <w:pPr>
              <w:pStyle w:val="BodyText2"/>
              <w:jc w:val="right"/>
              <w:rPr>
                <w:sz w:val="24"/>
                <w:szCs w:val="24"/>
              </w:rPr>
            </w:pPr>
          </w:p>
        </w:tc>
        <w:tc>
          <w:tcPr>
            <w:tcW w:w="1560" w:type="dxa"/>
            <w:shd w:val="clear" w:color="auto" w:fill="auto"/>
          </w:tcPr>
          <w:p w14:paraId="41BA7362" w14:textId="77777777" w:rsidR="006A5048" w:rsidRPr="00FF0FE0" w:rsidRDefault="006A5048" w:rsidP="00CF44D8">
            <w:pPr>
              <w:pStyle w:val="BodyText2"/>
              <w:jc w:val="right"/>
              <w:rPr>
                <w:sz w:val="24"/>
                <w:szCs w:val="24"/>
              </w:rPr>
            </w:pPr>
            <w:r w:rsidRPr="00FF0FE0">
              <w:rPr>
                <w:sz w:val="24"/>
                <w:szCs w:val="24"/>
              </w:rPr>
              <w:t>1</w:t>
            </w:r>
          </w:p>
        </w:tc>
        <w:tc>
          <w:tcPr>
            <w:tcW w:w="1440" w:type="dxa"/>
            <w:shd w:val="clear" w:color="auto" w:fill="auto"/>
          </w:tcPr>
          <w:p w14:paraId="28E93B03" w14:textId="7EA52732" w:rsidR="006A5048" w:rsidRPr="00B84677" w:rsidRDefault="00B84677" w:rsidP="00CF44D8">
            <w:pPr>
              <w:pStyle w:val="BodyText2"/>
              <w:jc w:val="right"/>
              <w:rPr>
                <w:sz w:val="24"/>
                <w:szCs w:val="24"/>
                <w:highlight w:val="yellow"/>
              </w:rPr>
            </w:pPr>
            <w:r w:rsidRPr="00B84677">
              <w:rPr>
                <w:sz w:val="24"/>
                <w:szCs w:val="24"/>
                <w:highlight w:val="yellow"/>
              </w:rPr>
              <w:t>TBC</w:t>
            </w:r>
          </w:p>
        </w:tc>
      </w:tr>
      <w:tr w:rsidR="006A5048" w:rsidRPr="00FF0FE0" w14:paraId="117E071C" w14:textId="77777777" w:rsidTr="00CF44D8">
        <w:tc>
          <w:tcPr>
            <w:tcW w:w="4188" w:type="dxa"/>
            <w:shd w:val="clear" w:color="auto" w:fill="auto"/>
          </w:tcPr>
          <w:p w14:paraId="3C0CD5DE" w14:textId="77777777" w:rsidR="006A5048" w:rsidRPr="00FF0FE0" w:rsidRDefault="006A5048" w:rsidP="00CF44D8">
            <w:pPr>
              <w:pStyle w:val="BodyText2"/>
              <w:rPr>
                <w:sz w:val="24"/>
                <w:szCs w:val="24"/>
              </w:rPr>
            </w:pPr>
          </w:p>
        </w:tc>
        <w:tc>
          <w:tcPr>
            <w:tcW w:w="2400" w:type="dxa"/>
            <w:shd w:val="clear" w:color="auto" w:fill="auto"/>
          </w:tcPr>
          <w:p w14:paraId="53757BD1" w14:textId="77777777" w:rsidR="006A5048" w:rsidRPr="00FF0FE0" w:rsidRDefault="006A5048" w:rsidP="00CF44D8">
            <w:pPr>
              <w:pStyle w:val="BodyText2"/>
              <w:jc w:val="right"/>
              <w:rPr>
                <w:sz w:val="24"/>
                <w:szCs w:val="24"/>
              </w:rPr>
            </w:pPr>
          </w:p>
        </w:tc>
        <w:tc>
          <w:tcPr>
            <w:tcW w:w="1560" w:type="dxa"/>
            <w:shd w:val="clear" w:color="auto" w:fill="auto"/>
          </w:tcPr>
          <w:p w14:paraId="5D1BD66B" w14:textId="77777777" w:rsidR="006A5048" w:rsidRPr="00FF0FE0" w:rsidRDefault="006A5048" w:rsidP="00CF44D8">
            <w:pPr>
              <w:pStyle w:val="BodyText2"/>
              <w:jc w:val="right"/>
              <w:rPr>
                <w:b/>
                <w:sz w:val="24"/>
                <w:szCs w:val="24"/>
              </w:rPr>
            </w:pPr>
            <w:r w:rsidRPr="00FF0FE0">
              <w:rPr>
                <w:b/>
                <w:sz w:val="24"/>
                <w:szCs w:val="24"/>
              </w:rPr>
              <w:t>Total</w:t>
            </w:r>
          </w:p>
        </w:tc>
        <w:tc>
          <w:tcPr>
            <w:tcW w:w="1440" w:type="dxa"/>
            <w:shd w:val="clear" w:color="auto" w:fill="auto"/>
          </w:tcPr>
          <w:p w14:paraId="0FFDAA61" w14:textId="1003BB55" w:rsidR="006A5048" w:rsidRPr="00FF0FE0" w:rsidRDefault="00B84677" w:rsidP="00CF44D8">
            <w:pPr>
              <w:pStyle w:val="BodyText2"/>
              <w:jc w:val="right"/>
              <w:rPr>
                <w:b/>
                <w:sz w:val="24"/>
                <w:szCs w:val="24"/>
              </w:rPr>
            </w:pPr>
            <w:r w:rsidRPr="00B84677">
              <w:rPr>
                <w:b/>
                <w:sz w:val="24"/>
                <w:szCs w:val="24"/>
                <w:highlight w:val="yellow"/>
              </w:rPr>
              <w:t>TBC</w:t>
            </w:r>
          </w:p>
        </w:tc>
      </w:tr>
    </w:tbl>
    <w:p w14:paraId="2AE375AB" w14:textId="77777777" w:rsidR="006A5048" w:rsidRPr="00FF0FE0" w:rsidRDefault="006A5048" w:rsidP="006A5048">
      <w:pPr>
        <w:pStyle w:val="BodyText2"/>
        <w:rPr>
          <w:sz w:val="24"/>
          <w:szCs w:val="24"/>
        </w:rPr>
      </w:pPr>
    </w:p>
    <w:p w14:paraId="7325F94F" w14:textId="44311AD3" w:rsidR="006A5048" w:rsidRPr="007A7D33" w:rsidRDefault="006A5048" w:rsidP="0086229C">
      <w:pPr>
        <w:pStyle w:val="BodyText2"/>
        <w:ind w:left="0" w:firstLine="0"/>
        <w:rPr>
          <w:sz w:val="24"/>
          <w:szCs w:val="24"/>
          <w:lang w:eastAsia="zh-HK"/>
        </w:rPr>
      </w:pPr>
      <w:r w:rsidRPr="00FF0FE0">
        <w:rPr>
          <w:sz w:val="24"/>
          <w:szCs w:val="24"/>
          <w:lang w:eastAsia="zh-HK"/>
        </w:rPr>
        <w:t xml:space="preserve">The total non-recurrent costs for procurement of hardware and software shall be estimated to be </w:t>
      </w:r>
      <w:r w:rsidR="00B84677" w:rsidRPr="00B84677">
        <w:rPr>
          <w:sz w:val="24"/>
          <w:szCs w:val="24"/>
          <w:highlight w:val="yellow"/>
          <w:lang w:eastAsia="zh-HK"/>
        </w:rPr>
        <w:t>TBC</w:t>
      </w:r>
      <w:r w:rsidR="00B84677">
        <w:rPr>
          <w:sz w:val="24"/>
          <w:szCs w:val="24"/>
          <w:lang w:eastAsia="zh-HK"/>
        </w:rPr>
        <w:t>.</w:t>
      </w:r>
    </w:p>
    <w:p w14:paraId="12DA43E3" w14:textId="77777777" w:rsidR="006A5048" w:rsidRPr="007A7D33" w:rsidRDefault="006A5048" w:rsidP="006A5048">
      <w:pPr>
        <w:pStyle w:val="BodyText2"/>
        <w:rPr>
          <w:sz w:val="24"/>
          <w:szCs w:val="24"/>
        </w:rPr>
      </w:pPr>
    </w:p>
    <w:p w14:paraId="5A2E6DF1" w14:textId="7714F802" w:rsidR="006A5048" w:rsidRPr="0086229C" w:rsidRDefault="006A5048" w:rsidP="0086229C">
      <w:pPr>
        <w:pStyle w:val="Heading3"/>
        <w:spacing w:line="360" w:lineRule="auto"/>
        <w:ind w:left="0" w:firstLine="0"/>
        <w:jc w:val="both"/>
        <w:rPr>
          <w:b/>
          <w:sz w:val="24"/>
          <w:szCs w:val="24"/>
          <w:lang w:eastAsia="zh-CN"/>
        </w:rPr>
      </w:pPr>
      <w:bookmarkStart w:id="343" w:name="_Toc96938839"/>
      <w:bookmarkStart w:id="344" w:name="_Toc97616568"/>
      <w:bookmarkStart w:id="345" w:name="_Toc97616934"/>
      <w:bookmarkStart w:id="346" w:name="_Toc97617300"/>
      <w:bookmarkStart w:id="347" w:name="_Toc97620102"/>
      <w:bookmarkStart w:id="348" w:name="_Toc96938905"/>
      <w:bookmarkStart w:id="349" w:name="_Toc97616634"/>
      <w:bookmarkStart w:id="350" w:name="_Toc97617000"/>
      <w:bookmarkStart w:id="351" w:name="_Toc97617366"/>
      <w:bookmarkStart w:id="352" w:name="_Toc97620168"/>
      <w:bookmarkStart w:id="353" w:name="_Toc96938911"/>
      <w:bookmarkStart w:id="354" w:name="_Toc97616640"/>
      <w:bookmarkStart w:id="355" w:name="_Toc97617006"/>
      <w:bookmarkStart w:id="356" w:name="_Toc97617372"/>
      <w:bookmarkStart w:id="357" w:name="_Toc97620174"/>
      <w:bookmarkStart w:id="358" w:name="_Toc96938917"/>
      <w:bookmarkStart w:id="359" w:name="_Toc97616646"/>
      <w:bookmarkStart w:id="360" w:name="_Toc97617012"/>
      <w:bookmarkStart w:id="361" w:name="_Toc97617378"/>
      <w:bookmarkStart w:id="362" w:name="_Toc97620180"/>
      <w:bookmarkStart w:id="363" w:name="_Toc96938923"/>
      <w:bookmarkStart w:id="364" w:name="_Toc97616652"/>
      <w:bookmarkStart w:id="365" w:name="_Toc97617018"/>
      <w:bookmarkStart w:id="366" w:name="_Toc97617384"/>
      <w:bookmarkStart w:id="367" w:name="_Toc97620186"/>
      <w:bookmarkStart w:id="368" w:name="_Toc96938924"/>
      <w:bookmarkStart w:id="369" w:name="_Toc97616653"/>
      <w:bookmarkStart w:id="370" w:name="_Toc97617019"/>
      <w:bookmarkStart w:id="371" w:name="_Toc97617385"/>
      <w:bookmarkStart w:id="372" w:name="_Toc97620187"/>
      <w:bookmarkStart w:id="373" w:name="_Toc96938926"/>
      <w:bookmarkStart w:id="374" w:name="_Toc97616655"/>
      <w:bookmarkStart w:id="375" w:name="_Toc97617021"/>
      <w:bookmarkStart w:id="376" w:name="_Toc97617387"/>
      <w:bookmarkStart w:id="377" w:name="_Toc97620189"/>
      <w:bookmarkStart w:id="378" w:name="_Toc96938927"/>
      <w:bookmarkStart w:id="379" w:name="_Toc97616656"/>
      <w:bookmarkStart w:id="380" w:name="_Toc97617022"/>
      <w:bookmarkStart w:id="381" w:name="_Toc97617388"/>
      <w:bookmarkStart w:id="382" w:name="_Toc97620190"/>
      <w:bookmarkStart w:id="383" w:name="_Toc96938969"/>
      <w:bookmarkStart w:id="384" w:name="_Toc97616698"/>
      <w:bookmarkStart w:id="385" w:name="_Toc97617064"/>
      <w:bookmarkStart w:id="386" w:name="_Toc97617430"/>
      <w:bookmarkStart w:id="387" w:name="_Toc97620232"/>
      <w:bookmarkStart w:id="388" w:name="_Toc96938987"/>
      <w:bookmarkStart w:id="389" w:name="_Toc97616716"/>
      <w:bookmarkStart w:id="390" w:name="_Toc97617082"/>
      <w:bookmarkStart w:id="391" w:name="_Toc97617448"/>
      <w:bookmarkStart w:id="392" w:name="_Toc97620250"/>
      <w:bookmarkStart w:id="393" w:name="_Toc96939005"/>
      <w:bookmarkStart w:id="394" w:name="_Toc97616734"/>
      <w:bookmarkStart w:id="395" w:name="_Toc97617100"/>
      <w:bookmarkStart w:id="396" w:name="_Toc97617466"/>
      <w:bookmarkStart w:id="397" w:name="_Toc97620268"/>
      <w:bookmarkStart w:id="398" w:name="_Toc96939020"/>
      <w:bookmarkStart w:id="399" w:name="_Toc97616749"/>
      <w:bookmarkStart w:id="400" w:name="_Toc97617115"/>
      <w:bookmarkStart w:id="401" w:name="_Toc97617481"/>
      <w:bookmarkStart w:id="402" w:name="_Toc97620283"/>
      <w:bookmarkStart w:id="403" w:name="_Toc96939022"/>
      <w:bookmarkStart w:id="404" w:name="_Toc97616751"/>
      <w:bookmarkStart w:id="405" w:name="_Toc97617117"/>
      <w:bookmarkStart w:id="406" w:name="_Toc97617483"/>
      <w:bookmarkStart w:id="407" w:name="_Toc97620285"/>
      <w:bookmarkStart w:id="408" w:name="_Toc96939026"/>
      <w:bookmarkStart w:id="409" w:name="_Toc97616755"/>
      <w:bookmarkStart w:id="410" w:name="_Toc97617121"/>
      <w:bookmarkStart w:id="411" w:name="_Toc97617487"/>
      <w:bookmarkStart w:id="412" w:name="_Toc97620289"/>
      <w:bookmarkStart w:id="413" w:name="_Toc96939152"/>
      <w:bookmarkStart w:id="414" w:name="_Toc97616881"/>
      <w:bookmarkStart w:id="415" w:name="_Toc97617247"/>
      <w:bookmarkStart w:id="416" w:name="_Toc97617613"/>
      <w:bookmarkStart w:id="417" w:name="_Toc97620415"/>
      <w:bookmarkStart w:id="418" w:name="_Toc95054873"/>
      <w:bookmarkStart w:id="419" w:name="_Toc95054874"/>
      <w:bookmarkStart w:id="420" w:name="_Toc95054878"/>
      <w:bookmarkStart w:id="421" w:name="_Toc95054975"/>
      <w:bookmarkStart w:id="422" w:name="_Toc95054991"/>
      <w:bookmarkStart w:id="423" w:name="_Toc78781592"/>
      <w:bookmarkStart w:id="424" w:name="_Toc82504341"/>
      <w:bookmarkStart w:id="425" w:name="_Toc84652782"/>
      <w:bookmarkStart w:id="426" w:name="_Toc87704113"/>
      <w:bookmarkStart w:id="427" w:name="_Toc98238178"/>
      <w:bookmarkStart w:id="428" w:name="_Toc98263757"/>
      <w:bookmarkStart w:id="429" w:name="_Toc251763639"/>
      <w:bookmarkStart w:id="430" w:name="_Toc251930760"/>
      <w:bookmarkStart w:id="431" w:name="_Toc92701820"/>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r w:rsidRPr="0086229C">
        <w:rPr>
          <w:b/>
          <w:sz w:val="24"/>
          <w:szCs w:val="24"/>
          <w:lang w:eastAsia="zh-CN"/>
        </w:rPr>
        <w:t>Benefits</w:t>
      </w:r>
      <w:bookmarkEnd w:id="423"/>
      <w:bookmarkEnd w:id="424"/>
      <w:bookmarkEnd w:id="425"/>
      <w:bookmarkEnd w:id="426"/>
      <w:bookmarkEnd w:id="427"/>
      <w:bookmarkEnd w:id="428"/>
      <w:bookmarkEnd w:id="429"/>
      <w:bookmarkEnd w:id="430"/>
      <w:bookmarkEnd w:id="431"/>
    </w:p>
    <w:p w14:paraId="423CA96B" w14:textId="77777777" w:rsidR="006A5048" w:rsidRPr="007A7D33" w:rsidRDefault="006A5048" w:rsidP="0086229C">
      <w:pPr>
        <w:pStyle w:val="BodyText2"/>
        <w:ind w:left="0" w:firstLine="0"/>
        <w:rPr>
          <w:sz w:val="24"/>
          <w:szCs w:val="24"/>
          <w:lang w:eastAsia="zh-HK"/>
        </w:rPr>
      </w:pPr>
      <w:r w:rsidRPr="007A7D33">
        <w:rPr>
          <w:sz w:val="24"/>
          <w:szCs w:val="24"/>
          <w:lang w:eastAsia="zh-HK"/>
        </w:rPr>
        <w:t xml:space="preserve">This section provides an indication of the perceived value of the DMS in terms of tangible and intangible benefits. Tangible benefits which are directly derived from the implementation of this system will be described in the following section. Intangible benefits, which also may or may not be quantifiable, help to justify a project in terms other than direct dollar savings. </w:t>
      </w:r>
    </w:p>
    <w:p w14:paraId="2C3C32CF" w14:textId="77777777" w:rsidR="006A5048" w:rsidRPr="007A7D33" w:rsidRDefault="006A5048" w:rsidP="006A5048">
      <w:pPr>
        <w:rPr>
          <w:sz w:val="24"/>
          <w:szCs w:val="24"/>
        </w:rPr>
      </w:pPr>
    </w:p>
    <w:p w14:paraId="1C75E6E0" w14:textId="77777777" w:rsidR="006A5048" w:rsidRPr="0086229C" w:rsidRDefault="006A5048" w:rsidP="004541C4">
      <w:pPr>
        <w:pStyle w:val="Heading4"/>
        <w:spacing w:line="360" w:lineRule="auto"/>
        <w:ind w:left="403" w:hanging="403"/>
        <w:rPr>
          <w:b/>
          <w:sz w:val="24"/>
          <w:szCs w:val="24"/>
          <w:lang w:eastAsia="zh-CN"/>
        </w:rPr>
      </w:pPr>
      <w:bookmarkStart w:id="432" w:name="_Toc82504342"/>
      <w:bookmarkStart w:id="433" w:name="_Toc251763640"/>
      <w:bookmarkStart w:id="434" w:name="_Toc251930761"/>
      <w:bookmarkStart w:id="435" w:name="_Toc92701821"/>
      <w:r w:rsidRPr="0086229C">
        <w:rPr>
          <w:b/>
          <w:sz w:val="24"/>
          <w:szCs w:val="24"/>
          <w:lang w:eastAsia="zh-CN"/>
        </w:rPr>
        <w:t>Tangible Benefits</w:t>
      </w:r>
      <w:bookmarkEnd w:id="432"/>
      <w:bookmarkEnd w:id="433"/>
      <w:bookmarkEnd w:id="434"/>
      <w:bookmarkEnd w:id="435"/>
    </w:p>
    <w:p w14:paraId="7226D146" w14:textId="77777777" w:rsidR="006A5048" w:rsidRPr="007A7D33" w:rsidRDefault="006A5048" w:rsidP="006A5048">
      <w:pPr>
        <w:pStyle w:val="BodyText2"/>
        <w:rPr>
          <w:sz w:val="24"/>
          <w:szCs w:val="24"/>
        </w:rPr>
      </w:pPr>
    </w:p>
    <w:p w14:paraId="56376995" w14:textId="77777777" w:rsidR="006A5048" w:rsidRPr="00544021" w:rsidRDefault="006A5048" w:rsidP="00544021">
      <w:pPr>
        <w:pStyle w:val="Heading5"/>
        <w:ind w:left="403" w:hanging="403"/>
        <w:rPr>
          <w:b/>
          <w:bCs/>
          <w:sz w:val="24"/>
          <w:szCs w:val="24"/>
        </w:rPr>
      </w:pPr>
      <w:bookmarkStart w:id="436" w:name="_Toc92701822"/>
      <w:r w:rsidRPr="00544021">
        <w:rPr>
          <w:b/>
          <w:bCs/>
          <w:sz w:val="24"/>
          <w:szCs w:val="24"/>
        </w:rPr>
        <w:lastRenderedPageBreak/>
        <w:t>Realizable Savings</w:t>
      </w:r>
      <w:bookmarkEnd w:id="436"/>
    </w:p>
    <w:p w14:paraId="26DA5C69" w14:textId="77777777" w:rsidR="006A5048" w:rsidRPr="007A7D33" w:rsidRDefault="006A5048" w:rsidP="006A5048">
      <w:pPr>
        <w:pStyle w:val="BodyText2"/>
        <w:rPr>
          <w:sz w:val="24"/>
          <w:szCs w:val="24"/>
        </w:rPr>
      </w:pPr>
      <w:r w:rsidRPr="007A7D33">
        <w:rPr>
          <w:sz w:val="24"/>
          <w:szCs w:val="24"/>
        </w:rPr>
        <w:t>As the implementation of BEEO is a new initiative, realizable savings are not available.</w:t>
      </w:r>
    </w:p>
    <w:p w14:paraId="2217F579" w14:textId="4596F5F0" w:rsidR="006A5048" w:rsidRDefault="006A5048" w:rsidP="006A5048">
      <w:pPr>
        <w:rPr>
          <w:sz w:val="24"/>
          <w:szCs w:val="24"/>
        </w:rPr>
      </w:pPr>
    </w:p>
    <w:p w14:paraId="4B65DC24" w14:textId="1DBB36C2" w:rsidR="00544021" w:rsidRDefault="00544021" w:rsidP="006A5048">
      <w:pPr>
        <w:rPr>
          <w:sz w:val="24"/>
          <w:szCs w:val="24"/>
        </w:rPr>
      </w:pPr>
    </w:p>
    <w:p w14:paraId="3230769C" w14:textId="0843191D" w:rsidR="00544021" w:rsidRDefault="00544021" w:rsidP="006A5048">
      <w:pPr>
        <w:rPr>
          <w:sz w:val="24"/>
          <w:szCs w:val="24"/>
        </w:rPr>
      </w:pPr>
    </w:p>
    <w:p w14:paraId="11272A3B" w14:textId="268BD1DB" w:rsidR="00544021" w:rsidRDefault="00544021" w:rsidP="006A5048">
      <w:pPr>
        <w:rPr>
          <w:sz w:val="24"/>
          <w:szCs w:val="24"/>
        </w:rPr>
      </w:pPr>
    </w:p>
    <w:p w14:paraId="5CFE8FC8" w14:textId="77777777" w:rsidR="00544021" w:rsidRPr="007A7D33" w:rsidRDefault="00544021" w:rsidP="006A5048">
      <w:pPr>
        <w:rPr>
          <w:sz w:val="24"/>
          <w:szCs w:val="24"/>
        </w:rPr>
      </w:pPr>
    </w:p>
    <w:p w14:paraId="0C30E7D2" w14:textId="77777777" w:rsidR="006A5048" w:rsidRPr="00544021" w:rsidRDefault="006A5048" w:rsidP="00544021">
      <w:pPr>
        <w:pStyle w:val="Heading5"/>
        <w:ind w:left="403" w:hanging="403"/>
        <w:rPr>
          <w:b/>
          <w:bCs/>
          <w:sz w:val="24"/>
          <w:szCs w:val="24"/>
        </w:rPr>
      </w:pPr>
      <w:bookmarkStart w:id="437" w:name="_Toc92701823"/>
      <w:r w:rsidRPr="00544021">
        <w:rPr>
          <w:b/>
          <w:bCs/>
          <w:sz w:val="24"/>
          <w:szCs w:val="24"/>
        </w:rPr>
        <w:t>Cost Avoidance</w:t>
      </w:r>
      <w:bookmarkEnd w:id="437"/>
    </w:p>
    <w:p w14:paraId="4B3A13FE" w14:textId="77777777" w:rsidR="006A5048" w:rsidRPr="007A7D33" w:rsidRDefault="006A5048" w:rsidP="006A5048">
      <w:pPr>
        <w:pStyle w:val="BodyText2"/>
        <w:ind w:left="480"/>
        <w:rPr>
          <w:sz w:val="24"/>
          <w:szCs w:val="24"/>
        </w:rPr>
      </w:pPr>
    </w:p>
    <w:p w14:paraId="0E1DD3AA" w14:textId="00C47D41" w:rsidR="006A5048" w:rsidRPr="007A7D33" w:rsidRDefault="006A5048" w:rsidP="00544021">
      <w:pPr>
        <w:pStyle w:val="BodyText2"/>
        <w:ind w:left="0" w:firstLine="0"/>
        <w:rPr>
          <w:sz w:val="24"/>
          <w:szCs w:val="24"/>
          <w:lang w:eastAsia="zh-HK"/>
        </w:rPr>
      </w:pPr>
      <w:r w:rsidRPr="007A7D33">
        <w:rPr>
          <w:sz w:val="24"/>
          <w:szCs w:val="24"/>
          <w:lang w:eastAsia="zh-HK"/>
        </w:rPr>
        <w:t>Staff cost of an Inspector or technical officer required for checking submitted information and calculations submitted by applicants, compilation of management report from data contained in paper files, selection of buildings for compliance monitoring and inspection</w:t>
      </w:r>
      <w:r w:rsidR="00544021">
        <w:rPr>
          <w:sz w:val="24"/>
          <w:szCs w:val="24"/>
          <w:lang w:eastAsia="zh-HK"/>
        </w:rPr>
        <w:t>.</w:t>
      </w:r>
    </w:p>
    <w:p w14:paraId="294DD2D0" w14:textId="77777777" w:rsidR="006A5048" w:rsidRPr="007A7D33" w:rsidRDefault="006A5048" w:rsidP="006A5048">
      <w:pPr>
        <w:pStyle w:val="BodyText2"/>
        <w:rPr>
          <w:sz w:val="24"/>
          <w:szCs w:val="24"/>
        </w:rPr>
      </w:pPr>
    </w:p>
    <w:p w14:paraId="299D35ED" w14:textId="77777777" w:rsidR="006A5048" w:rsidRPr="00544021" w:rsidRDefault="006A5048" w:rsidP="00544021">
      <w:pPr>
        <w:pStyle w:val="Heading5"/>
        <w:ind w:left="403" w:hanging="403"/>
        <w:rPr>
          <w:b/>
          <w:bCs/>
          <w:sz w:val="24"/>
          <w:szCs w:val="24"/>
        </w:rPr>
      </w:pPr>
      <w:bookmarkStart w:id="438" w:name="_Toc92701824"/>
      <w:r w:rsidRPr="00544021">
        <w:rPr>
          <w:b/>
          <w:bCs/>
          <w:sz w:val="24"/>
          <w:szCs w:val="24"/>
        </w:rPr>
        <w:t>Notional Savings</w:t>
      </w:r>
      <w:bookmarkEnd w:id="438"/>
    </w:p>
    <w:p w14:paraId="0F2AA010" w14:textId="77777777" w:rsidR="006A5048" w:rsidRPr="007A7D33" w:rsidRDefault="006A5048" w:rsidP="006A5048">
      <w:pPr>
        <w:pStyle w:val="BodyText2"/>
        <w:rPr>
          <w:sz w:val="24"/>
          <w:szCs w:val="24"/>
        </w:rPr>
      </w:pPr>
    </w:p>
    <w:p w14:paraId="714B4CEB" w14:textId="77777777" w:rsidR="006A5048" w:rsidRPr="007A7D33" w:rsidRDefault="006A5048" w:rsidP="006A5048">
      <w:pPr>
        <w:pStyle w:val="BodyText2"/>
        <w:rPr>
          <w:sz w:val="24"/>
          <w:szCs w:val="24"/>
        </w:rPr>
      </w:pPr>
      <w:r w:rsidRPr="007A7D33">
        <w:rPr>
          <w:sz w:val="24"/>
          <w:szCs w:val="24"/>
        </w:rPr>
        <w:t>As the implementation of BEEO is a new initiative, notional savings are not available.</w:t>
      </w:r>
    </w:p>
    <w:p w14:paraId="70D2BBAB" w14:textId="77777777" w:rsidR="006A5048" w:rsidRPr="007A7D33" w:rsidRDefault="006A5048" w:rsidP="006A5048">
      <w:pPr>
        <w:pStyle w:val="BodyText2"/>
        <w:rPr>
          <w:sz w:val="24"/>
          <w:szCs w:val="24"/>
        </w:rPr>
      </w:pPr>
    </w:p>
    <w:p w14:paraId="5F768954" w14:textId="77777777" w:rsidR="006A5048" w:rsidRPr="00544021" w:rsidRDefault="006A5048" w:rsidP="00544021">
      <w:pPr>
        <w:pStyle w:val="Heading4"/>
        <w:spacing w:line="360" w:lineRule="auto"/>
        <w:ind w:left="403" w:hanging="403"/>
        <w:rPr>
          <w:b/>
          <w:sz w:val="24"/>
          <w:szCs w:val="24"/>
          <w:lang w:eastAsia="zh-CN"/>
        </w:rPr>
      </w:pPr>
      <w:bookmarkStart w:id="439" w:name="_Toc82504343"/>
      <w:bookmarkStart w:id="440" w:name="_Toc251763641"/>
      <w:bookmarkStart w:id="441" w:name="_Toc251930762"/>
      <w:bookmarkStart w:id="442" w:name="_Toc92701825"/>
      <w:r w:rsidRPr="00544021">
        <w:rPr>
          <w:b/>
          <w:sz w:val="24"/>
          <w:szCs w:val="24"/>
          <w:lang w:eastAsia="zh-CN"/>
        </w:rPr>
        <w:t>Intangible Benefits</w:t>
      </w:r>
      <w:bookmarkEnd w:id="439"/>
      <w:bookmarkEnd w:id="440"/>
      <w:bookmarkEnd w:id="441"/>
      <w:bookmarkEnd w:id="442"/>
    </w:p>
    <w:p w14:paraId="617F3F3E" w14:textId="77777777" w:rsidR="006A5048" w:rsidRPr="007A7D33" w:rsidRDefault="006A5048" w:rsidP="006A5048">
      <w:pPr>
        <w:pStyle w:val="BodyText2"/>
        <w:rPr>
          <w:sz w:val="24"/>
          <w:szCs w:val="24"/>
        </w:rPr>
      </w:pPr>
    </w:p>
    <w:p w14:paraId="69AA24A8" w14:textId="62FE3B2F" w:rsidR="006A5048" w:rsidRPr="007A7D33" w:rsidRDefault="006A5048" w:rsidP="00544021">
      <w:pPr>
        <w:pStyle w:val="BodyText2"/>
        <w:ind w:left="0" w:firstLine="0"/>
        <w:rPr>
          <w:sz w:val="24"/>
          <w:szCs w:val="24"/>
          <w:lang w:eastAsia="zh-HK"/>
        </w:rPr>
      </w:pPr>
      <w:r w:rsidRPr="007A7D33">
        <w:rPr>
          <w:sz w:val="24"/>
          <w:szCs w:val="24"/>
          <w:lang w:eastAsia="zh-HK"/>
        </w:rPr>
        <w:t xml:space="preserve">The intangible benefits of DMS are those benefits that cannot be quantified in monetary value and that are realized </w:t>
      </w:r>
      <w:r w:rsidR="00544021" w:rsidRPr="007A7D33">
        <w:rPr>
          <w:sz w:val="24"/>
          <w:szCs w:val="24"/>
          <w:lang w:eastAsia="zh-HK"/>
        </w:rPr>
        <w:t>because of</w:t>
      </w:r>
      <w:r w:rsidRPr="007A7D33">
        <w:rPr>
          <w:sz w:val="24"/>
          <w:szCs w:val="24"/>
          <w:lang w:eastAsia="zh-HK"/>
        </w:rPr>
        <w:t xml:space="preserve"> the implementation of DMS. Intangible benefits encompass management enhancement, higher productivity, and better operational efficiency.</w:t>
      </w:r>
    </w:p>
    <w:p w14:paraId="3F4D39E4" w14:textId="77777777" w:rsidR="006A5048" w:rsidRPr="007A7D33" w:rsidRDefault="006A5048" w:rsidP="006A5048">
      <w:pPr>
        <w:pStyle w:val="BodyText2"/>
        <w:rPr>
          <w:sz w:val="24"/>
          <w:szCs w:val="24"/>
        </w:rPr>
      </w:pPr>
    </w:p>
    <w:p w14:paraId="10B2B925" w14:textId="77777777" w:rsidR="006A5048" w:rsidRPr="007A7D33" w:rsidRDefault="006A5048" w:rsidP="00C502EB">
      <w:pPr>
        <w:numPr>
          <w:ilvl w:val="0"/>
          <w:numId w:val="38"/>
        </w:numPr>
        <w:tabs>
          <w:tab w:val="clear" w:pos="1000"/>
        </w:tabs>
        <w:spacing w:before="120" w:after="120"/>
        <w:ind w:left="0" w:firstLine="0"/>
        <w:jc w:val="both"/>
        <w:rPr>
          <w:sz w:val="24"/>
          <w:szCs w:val="24"/>
        </w:rPr>
      </w:pPr>
      <w:bookmarkStart w:id="443" w:name="_Toc515703095"/>
      <w:r w:rsidRPr="007A7D33">
        <w:rPr>
          <w:sz w:val="24"/>
          <w:szCs w:val="24"/>
        </w:rPr>
        <w:t>Improve Operational Efficiency</w:t>
      </w:r>
      <w:bookmarkEnd w:id="443"/>
    </w:p>
    <w:p w14:paraId="337587B3" w14:textId="77777777" w:rsidR="006A5048" w:rsidRPr="007A7D33" w:rsidRDefault="006A5048" w:rsidP="006A5048">
      <w:pPr>
        <w:rPr>
          <w:sz w:val="24"/>
          <w:szCs w:val="24"/>
        </w:rPr>
      </w:pPr>
    </w:p>
    <w:p w14:paraId="3EE3ADE7"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i/>
          <w:sz w:val="24"/>
          <w:szCs w:val="24"/>
        </w:rPr>
      </w:pPr>
      <w:r w:rsidRPr="007A7D33">
        <w:rPr>
          <w:i/>
          <w:sz w:val="24"/>
          <w:szCs w:val="24"/>
        </w:rPr>
        <w:t>Improved Information Availability and Security.</w:t>
      </w:r>
    </w:p>
    <w:p w14:paraId="3F934285" w14:textId="77777777" w:rsidR="006A5048" w:rsidRPr="007A7D33" w:rsidRDefault="006A5048" w:rsidP="006A5048">
      <w:pPr>
        <w:spacing w:before="80" w:after="80"/>
        <w:ind w:leftChars="400" w:left="1200"/>
        <w:jc w:val="both"/>
        <w:rPr>
          <w:i/>
          <w:sz w:val="24"/>
          <w:szCs w:val="24"/>
        </w:rPr>
      </w:pPr>
      <w:r w:rsidRPr="007A7D33">
        <w:rPr>
          <w:sz w:val="24"/>
          <w:szCs w:val="24"/>
        </w:rPr>
        <w:lastRenderedPageBreak/>
        <w:t>With DMS, users can quickly retrieve vital information. Majority of the information will stay active in the DMS; which will give management access to a wealth of information. The security features in the new system will prevent unauthorized access to DMS data.</w:t>
      </w:r>
    </w:p>
    <w:p w14:paraId="0F6BCCB9"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i/>
          <w:sz w:val="24"/>
          <w:szCs w:val="24"/>
        </w:rPr>
      </w:pPr>
      <w:r w:rsidRPr="007A7D33">
        <w:rPr>
          <w:i/>
          <w:sz w:val="24"/>
          <w:szCs w:val="24"/>
        </w:rPr>
        <w:t>Improved Workflow and Document Management.</w:t>
      </w:r>
    </w:p>
    <w:p w14:paraId="359997F8" w14:textId="77777777" w:rsidR="006A5048" w:rsidRPr="007A7D33" w:rsidRDefault="006A5048" w:rsidP="006A5048">
      <w:pPr>
        <w:spacing w:before="80" w:after="80"/>
        <w:ind w:left="960"/>
        <w:jc w:val="both"/>
        <w:rPr>
          <w:i/>
          <w:sz w:val="24"/>
          <w:szCs w:val="24"/>
        </w:rPr>
      </w:pPr>
      <w:r w:rsidRPr="007A7D33">
        <w:rPr>
          <w:sz w:val="24"/>
          <w:szCs w:val="24"/>
        </w:rPr>
        <w:t xml:space="preserve">With automated workflow and document management services of DMS, problems with unavailable, lost, misplaced or mistakenly filed documents will be significantly reduced. </w:t>
      </w:r>
      <w:r w:rsidRPr="007A7D33">
        <w:rPr>
          <w:iCs/>
          <w:sz w:val="24"/>
          <w:szCs w:val="24"/>
        </w:rPr>
        <w:t>The distribution of documents to multiple users can be done immediately after the document capture process. The processing of documents can also be speeded up with the capability of concurrent access and automatic workflow.</w:t>
      </w:r>
    </w:p>
    <w:p w14:paraId="6067D8DD" w14:textId="77777777" w:rsidR="006A5048" w:rsidRPr="007A7D33" w:rsidRDefault="006A5048" w:rsidP="00C502EB">
      <w:pPr>
        <w:numPr>
          <w:ilvl w:val="0"/>
          <w:numId w:val="37"/>
        </w:numPr>
        <w:tabs>
          <w:tab w:val="clear" w:pos="962"/>
          <w:tab w:val="clear" w:pos="1000"/>
          <w:tab w:val="num" w:pos="900"/>
        </w:tabs>
        <w:spacing w:before="80" w:after="80"/>
        <w:ind w:left="907"/>
        <w:jc w:val="both"/>
        <w:rPr>
          <w:iCs/>
          <w:sz w:val="24"/>
          <w:szCs w:val="24"/>
        </w:rPr>
      </w:pPr>
      <w:r w:rsidRPr="007A7D33">
        <w:rPr>
          <w:i/>
          <w:iCs/>
          <w:sz w:val="24"/>
          <w:szCs w:val="24"/>
        </w:rPr>
        <w:t>Better Sharing of Information.</w:t>
      </w:r>
    </w:p>
    <w:p w14:paraId="0AF772FA" w14:textId="77777777" w:rsidR="006A5048" w:rsidRPr="007A7D33" w:rsidRDefault="006A5048" w:rsidP="006A5048">
      <w:pPr>
        <w:spacing w:before="80" w:after="80"/>
        <w:ind w:left="960"/>
        <w:jc w:val="both"/>
        <w:rPr>
          <w:iCs/>
          <w:sz w:val="24"/>
          <w:szCs w:val="24"/>
        </w:rPr>
      </w:pPr>
      <w:r w:rsidRPr="007A7D33">
        <w:rPr>
          <w:iCs/>
          <w:sz w:val="24"/>
          <w:szCs w:val="24"/>
        </w:rPr>
        <w:t>DMS users can quickly make reference to a vast pool of past experience and knowledge so that decisions can be made with precedent references. Besides, such information is being accrued as users use the system which makes the benefits even more promising as time goes on.</w:t>
      </w:r>
    </w:p>
    <w:p w14:paraId="52028862"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sz w:val="24"/>
          <w:szCs w:val="24"/>
        </w:rPr>
      </w:pPr>
      <w:r w:rsidRPr="007A7D33">
        <w:rPr>
          <w:i/>
          <w:iCs/>
          <w:sz w:val="24"/>
          <w:szCs w:val="24"/>
        </w:rPr>
        <w:t>Automated Inspection Assignments.</w:t>
      </w:r>
    </w:p>
    <w:p w14:paraId="4636EDD8" w14:textId="77777777" w:rsidR="006A5048" w:rsidRPr="007A7D33" w:rsidRDefault="006A5048" w:rsidP="006A5048">
      <w:pPr>
        <w:spacing w:before="80" w:after="80"/>
        <w:ind w:left="960"/>
        <w:jc w:val="both"/>
        <w:rPr>
          <w:sz w:val="24"/>
          <w:szCs w:val="24"/>
        </w:rPr>
      </w:pPr>
      <w:r w:rsidRPr="007A7D33">
        <w:rPr>
          <w:sz w:val="24"/>
          <w:szCs w:val="24"/>
        </w:rPr>
        <w:t>The rules of assigning inspection orders to inspection teams are optimised and built into the work assignment algorithm of DMS to relieve the burden of manual work assignments to inspection teams.</w:t>
      </w:r>
    </w:p>
    <w:p w14:paraId="444F53EE"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sz w:val="24"/>
          <w:szCs w:val="24"/>
        </w:rPr>
      </w:pPr>
      <w:r w:rsidRPr="007A7D33">
        <w:rPr>
          <w:i/>
          <w:sz w:val="24"/>
          <w:szCs w:val="24"/>
        </w:rPr>
        <w:t>Better Monitoring of Work.</w:t>
      </w:r>
    </w:p>
    <w:p w14:paraId="3253B0D9" w14:textId="77777777" w:rsidR="006A5048" w:rsidRPr="007A7D33" w:rsidRDefault="006A5048" w:rsidP="006A5048">
      <w:pPr>
        <w:spacing w:before="80" w:after="80"/>
        <w:ind w:left="960"/>
        <w:jc w:val="both"/>
        <w:rPr>
          <w:sz w:val="24"/>
          <w:szCs w:val="24"/>
        </w:rPr>
      </w:pPr>
      <w:r w:rsidRPr="007A7D33">
        <w:rPr>
          <w:sz w:val="24"/>
          <w:szCs w:val="24"/>
        </w:rPr>
        <w:t>With automated workflow, work-in-progress cases can be easily monitored to enable DMS users to have early alerts on cases with potential risk of not meeting the performance pledge. Besides, automatic system logging and online search facilities are in place to ease monitoring of work-in-progress cases.</w:t>
      </w:r>
    </w:p>
    <w:p w14:paraId="4FB43113"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sz w:val="24"/>
          <w:szCs w:val="24"/>
        </w:rPr>
      </w:pPr>
      <w:r w:rsidRPr="007A7D33">
        <w:rPr>
          <w:i/>
          <w:sz w:val="24"/>
          <w:szCs w:val="24"/>
        </w:rPr>
        <w:t>Facilitated Timely Management Decision and Actions.</w:t>
      </w:r>
    </w:p>
    <w:p w14:paraId="4ECB813D" w14:textId="77777777" w:rsidR="006A5048" w:rsidRPr="007A7D33" w:rsidRDefault="006A5048" w:rsidP="006A5048">
      <w:pPr>
        <w:spacing w:before="80" w:after="80"/>
        <w:ind w:left="960"/>
        <w:jc w:val="both"/>
        <w:rPr>
          <w:sz w:val="24"/>
          <w:szCs w:val="24"/>
        </w:rPr>
      </w:pPr>
      <w:r w:rsidRPr="007A7D33">
        <w:rPr>
          <w:sz w:val="24"/>
          <w:szCs w:val="24"/>
        </w:rPr>
        <w:t xml:space="preserve">Statistics and analysis reports can be generated in a timely manner to support the decision-making process of the EEO management. </w:t>
      </w:r>
    </w:p>
    <w:p w14:paraId="7029EB1B"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sz w:val="24"/>
          <w:szCs w:val="24"/>
        </w:rPr>
      </w:pPr>
      <w:r w:rsidRPr="007A7D33">
        <w:rPr>
          <w:i/>
          <w:iCs/>
          <w:sz w:val="24"/>
          <w:szCs w:val="24"/>
        </w:rPr>
        <w:t>Easy Access to the System.</w:t>
      </w:r>
    </w:p>
    <w:p w14:paraId="132D64DF" w14:textId="77777777" w:rsidR="006A5048" w:rsidRPr="007A7D33" w:rsidRDefault="006A5048" w:rsidP="006A5048">
      <w:pPr>
        <w:spacing w:before="80" w:after="80"/>
        <w:ind w:left="960"/>
        <w:jc w:val="both"/>
        <w:rPr>
          <w:sz w:val="24"/>
          <w:szCs w:val="24"/>
        </w:rPr>
      </w:pPr>
      <w:r w:rsidRPr="007A7D33">
        <w:rPr>
          <w:sz w:val="24"/>
          <w:szCs w:val="24"/>
        </w:rPr>
        <w:t xml:space="preserve">DMS is a web-based application that allows users access to the system with minimal PC installations. </w:t>
      </w:r>
    </w:p>
    <w:p w14:paraId="4F836E71" w14:textId="77777777" w:rsidR="006A5048" w:rsidRPr="007A7D33" w:rsidRDefault="006A5048" w:rsidP="006A5048">
      <w:pPr>
        <w:tabs>
          <w:tab w:val="left" w:pos="1440"/>
        </w:tabs>
        <w:jc w:val="both"/>
        <w:rPr>
          <w:sz w:val="24"/>
          <w:szCs w:val="24"/>
        </w:rPr>
      </w:pPr>
    </w:p>
    <w:p w14:paraId="0030BE12" w14:textId="77777777" w:rsidR="006A5048" w:rsidRPr="007A7D33" w:rsidRDefault="006A5048" w:rsidP="00C502EB">
      <w:pPr>
        <w:numPr>
          <w:ilvl w:val="0"/>
          <w:numId w:val="38"/>
        </w:numPr>
        <w:tabs>
          <w:tab w:val="clear" w:pos="1000"/>
        </w:tabs>
        <w:spacing w:before="120" w:after="120"/>
        <w:ind w:left="0" w:firstLine="0"/>
        <w:jc w:val="both"/>
        <w:rPr>
          <w:sz w:val="24"/>
          <w:szCs w:val="24"/>
        </w:rPr>
      </w:pPr>
      <w:bookmarkStart w:id="444" w:name="_Toc515703096"/>
      <w:r w:rsidRPr="007A7D33">
        <w:rPr>
          <w:sz w:val="24"/>
          <w:szCs w:val="24"/>
        </w:rPr>
        <w:t>Improve Quality of Service</w:t>
      </w:r>
      <w:bookmarkEnd w:id="444"/>
    </w:p>
    <w:p w14:paraId="68F863EC" w14:textId="77777777" w:rsidR="006A5048" w:rsidRPr="007A7D33" w:rsidRDefault="006A5048" w:rsidP="006A5048">
      <w:pPr>
        <w:rPr>
          <w:sz w:val="24"/>
          <w:szCs w:val="24"/>
        </w:rPr>
      </w:pPr>
    </w:p>
    <w:p w14:paraId="1C1E3519" w14:textId="77777777" w:rsidR="006A5048" w:rsidRPr="007A7D33" w:rsidRDefault="006A5048" w:rsidP="00C502EB">
      <w:pPr>
        <w:numPr>
          <w:ilvl w:val="0"/>
          <w:numId w:val="37"/>
        </w:numPr>
        <w:tabs>
          <w:tab w:val="clear" w:pos="962"/>
          <w:tab w:val="clear" w:pos="1000"/>
          <w:tab w:val="num" w:pos="900"/>
        </w:tabs>
        <w:spacing w:before="40" w:after="40"/>
        <w:ind w:left="900" w:hanging="482"/>
        <w:jc w:val="both"/>
        <w:rPr>
          <w:i/>
          <w:sz w:val="24"/>
          <w:szCs w:val="24"/>
        </w:rPr>
      </w:pPr>
      <w:r w:rsidRPr="007A7D33">
        <w:rPr>
          <w:i/>
          <w:sz w:val="24"/>
          <w:szCs w:val="24"/>
        </w:rPr>
        <w:t>Faster and More Efficient Processing of Documents and Cases.</w:t>
      </w:r>
    </w:p>
    <w:p w14:paraId="4DE7B235" w14:textId="77777777" w:rsidR="006A5048" w:rsidRPr="007A7D33" w:rsidRDefault="006A5048" w:rsidP="006A5048">
      <w:pPr>
        <w:spacing w:before="40" w:after="40"/>
        <w:ind w:leftChars="400" w:left="1200"/>
        <w:jc w:val="both"/>
        <w:rPr>
          <w:i/>
          <w:sz w:val="24"/>
          <w:szCs w:val="24"/>
        </w:rPr>
      </w:pPr>
      <w:r w:rsidRPr="007A7D33">
        <w:rPr>
          <w:sz w:val="24"/>
          <w:szCs w:val="24"/>
        </w:rPr>
        <w:t>Information on incoming documents and cases will be immediately available to relevant user(s) right after the documents capture process. New c</w:t>
      </w:r>
      <w:r w:rsidRPr="007A7D33">
        <w:rPr>
          <w:iCs/>
          <w:sz w:val="24"/>
          <w:szCs w:val="24"/>
        </w:rPr>
        <w:t>ases, which may be complaints, enquiries, or cases requiring urgent attention, will be available for processing once they are created.</w:t>
      </w:r>
    </w:p>
    <w:p w14:paraId="4CAC88F3" w14:textId="77777777" w:rsidR="006A5048" w:rsidRPr="007A7D33" w:rsidRDefault="006A5048" w:rsidP="00C502EB">
      <w:pPr>
        <w:numPr>
          <w:ilvl w:val="0"/>
          <w:numId w:val="37"/>
        </w:numPr>
        <w:tabs>
          <w:tab w:val="clear" w:pos="962"/>
          <w:tab w:val="clear" w:pos="1000"/>
          <w:tab w:val="num" w:pos="900"/>
        </w:tabs>
        <w:spacing w:before="40" w:after="40"/>
        <w:ind w:left="900" w:hanging="482"/>
        <w:jc w:val="both"/>
        <w:rPr>
          <w:i/>
          <w:sz w:val="24"/>
          <w:szCs w:val="24"/>
        </w:rPr>
      </w:pPr>
      <w:r w:rsidRPr="007A7D33">
        <w:rPr>
          <w:i/>
          <w:sz w:val="24"/>
          <w:szCs w:val="24"/>
        </w:rPr>
        <w:t>Reduced Turnaround Time for Public Enquiries.</w:t>
      </w:r>
    </w:p>
    <w:p w14:paraId="120EA91F" w14:textId="77777777" w:rsidR="006A5048" w:rsidRPr="007A7D33" w:rsidRDefault="006A5048" w:rsidP="006A5048">
      <w:pPr>
        <w:spacing w:before="40" w:after="40"/>
        <w:ind w:left="960" w:hanging="60"/>
        <w:jc w:val="both"/>
        <w:rPr>
          <w:i/>
          <w:sz w:val="24"/>
          <w:szCs w:val="24"/>
        </w:rPr>
      </w:pPr>
      <w:r w:rsidRPr="007A7D33">
        <w:rPr>
          <w:sz w:val="24"/>
          <w:szCs w:val="24"/>
        </w:rPr>
        <w:t xml:space="preserve"> Enquiries from the public can be promptly handled and responded, as the data and information will be accessible from a centralised database. </w:t>
      </w:r>
    </w:p>
    <w:p w14:paraId="577AD1BE" w14:textId="77777777" w:rsidR="006A5048" w:rsidRPr="007A7D33" w:rsidRDefault="006A5048" w:rsidP="00C502EB">
      <w:pPr>
        <w:numPr>
          <w:ilvl w:val="0"/>
          <w:numId w:val="37"/>
        </w:numPr>
        <w:tabs>
          <w:tab w:val="clear" w:pos="962"/>
          <w:tab w:val="clear" w:pos="1000"/>
          <w:tab w:val="num" w:pos="900"/>
        </w:tabs>
        <w:spacing w:before="40" w:after="40"/>
        <w:ind w:left="900"/>
        <w:jc w:val="both"/>
        <w:rPr>
          <w:i/>
          <w:sz w:val="24"/>
          <w:szCs w:val="24"/>
        </w:rPr>
      </w:pPr>
      <w:r w:rsidRPr="007A7D33">
        <w:rPr>
          <w:i/>
          <w:sz w:val="24"/>
          <w:szCs w:val="24"/>
        </w:rPr>
        <w:t>Improved Information Availability During Field Inspections.</w:t>
      </w:r>
    </w:p>
    <w:p w14:paraId="1DCD4ACE" w14:textId="77777777" w:rsidR="006A5048" w:rsidRPr="007A7D33" w:rsidRDefault="006A5048" w:rsidP="006A5048">
      <w:pPr>
        <w:spacing w:before="40" w:after="40"/>
        <w:ind w:left="960" w:hanging="60"/>
        <w:jc w:val="both"/>
        <w:rPr>
          <w:i/>
          <w:sz w:val="24"/>
          <w:szCs w:val="24"/>
        </w:rPr>
      </w:pPr>
      <w:r w:rsidRPr="007A7D33">
        <w:rPr>
          <w:i/>
          <w:sz w:val="24"/>
          <w:szCs w:val="24"/>
        </w:rPr>
        <w:lastRenderedPageBreak/>
        <w:t xml:space="preserve"> </w:t>
      </w:r>
      <w:r w:rsidRPr="007A7D33">
        <w:rPr>
          <w:sz w:val="24"/>
          <w:szCs w:val="24"/>
        </w:rPr>
        <w:t>With the use of mobile device and VPN connection to DMS, up-to-date product, shop and inspection information will always be at hand for staffs doing field inspections.  Moreover, staff can record inspection result on mobile device and updates will be sent to DMS instantly via VPN connection.</w:t>
      </w:r>
    </w:p>
    <w:p w14:paraId="67BB8013"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sz w:val="24"/>
          <w:szCs w:val="24"/>
        </w:rPr>
      </w:pPr>
      <w:r w:rsidRPr="007A7D33">
        <w:rPr>
          <w:i/>
          <w:iCs/>
          <w:sz w:val="24"/>
          <w:szCs w:val="24"/>
        </w:rPr>
        <w:t>Enabled Information Access after Normal Business Hours.</w:t>
      </w:r>
    </w:p>
    <w:p w14:paraId="1F2D3E6F" w14:textId="77777777" w:rsidR="006A5048" w:rsidRPr="007A7D33" w:rsidRDefault="006A5048" w:rsidP="006A5048">
      <w:pPr>
        <w:spacing w:before="80" w:after="80"/>
        <w:ind w:left="960" w:hanging="53"/>
        <w:jc w:val="both"/>
        <w:rPr>
          <w:sz w:val="24"/>
          <w:szCs w:val="24"/>
        </w:rPr>
      </w:pPr>
      <w:r w:rsidRPr="007A7D33">
        <w:rPr>
          <w:i/>
          <w:iCs/>
          <w:sz w:val="24"/>
          <w:szCs w:val="24"/>
        </w:rPr>
        <w:t xml:space="preserve"> </w:t>
      </w:r>
      <w:r w:rsidRPr="007A7D33">
        <w:rPr>
          <w:sz w:val="24"/>
          <w:szCs w:val="24"/>
        </w:rPr>
        <w:t xml:space="preserve">The public are able to make application, check past history, and track case progress via WBRS which is designed to provide 7x24 online services. </w:t>
      </w:r>
    </w:p>
    <w:p w14:paraId="25C0E086" w14:textId="77777777" w:rsidR="006A5048" w:rsidRPr="007A7D33" w:rsidRDefault="006A5048" w:rsidP="00C502EB">
      <w:pPr>
        <w:numPr>
          <w:ilvl w:val="0"/>
          <w:numId w:val="37"/>
        </w:numPr>
        <w:tabs>
          <w:tab w:val="clear" w:pos="962"/>
          <w:tab w:val="clear" w:pos="1000"/>
          <w:tab w:val="num" w:pos="900"/>
        </w:tabs>
        <w:spacing w:before="80" w:after="80"/>
        <w:ind w:left="907" w:hanging="482"/>
        <w:jc w:val="both"/>
        <w:rPr>
          <w:sz w:val="24"/>
          <w:szCs w:val="24"/>
        </w:rPr>
      </w:pPr>
      <w:r w:rsidRPr="007A7D33">
        <w:rPr>
          <w:i/>
          <w:iCs/>
          <w:sz w:val="24"/>
          <w:szCs w:val="24"/>
        </w:rPr>
        <w:t>Better System Availability.</w:t>
      </w:r>
    </w:p>
    <w:p w14:paraId="737230FF" w14:textId="77777777" w:rsidR="006A5048" w:rsidRPr="007A7D33" w:rsidRDefault="006A5048" w:rsidP="006A5048">
      <w:pPr>
        <w:spacing w:before="80" w:after="80"/>
        <w:ind w:left="960" w:hanging="60"/>
        <w:jc w:val="both"/>
        <w:rPr>
          <w:sz w:val="24"/>
          <w:szCs w:val="24"/>
        </w:rPr>
      </w:pPr>
      <w:r w:rsidRPr="007A7D33">
        <w:rPr>
          <w:i/>
          <w:iCs/>
          <w:sz w:val="24"/>
          <w:szCs w:val="24"/>
        </w:rPr>
        <w:t xml:space="preserve"> </w:t>
      </w:r>
      <w:r w:rsidRPr="007A7D33">
        <w:rPr>
          <w:sz w:val="24"/>
          <w:szCs w:val="24"/>
        </w:rPr>
        <w:t xml:space="preserve">The DMS is designed to cater for disaster recovery. During non-operational in primary data centre, DR site of DMS will provide limited but crucial services to users to support the business activities of BEEO. </w:t>
      </w:r>
    </w:p>
    <w:p w14:paraId="7ECE88F0" w14:textId="77777777" w:rsidR="006A5048" w:rsidRPr="007A7D33" w:rsidRDefault="006A5048" w:rsidP="00C502EB">
      <w:pPr>
        <w:numPr>
          <w:ilvl w:val="0"/>
          <w:numId w:val="37"/>
        </w:numPr>
        <w:tabs>
          <w:tab w:val="clear" w:pos="962"/>
          <w:tab w:val="clear" w:pos="1000"/>
          <w:tab w:val="num" w:pos="900"/>
        </w:tabs>
        <w:spacing w:before="40" w:after="40"/>
        <w:ind w:left="900"/>
        <w:jc w:val="both"/>
        <w:rPr>
          <w:i/>
          <w:sz w:val="24"/>
          <w:szCs w:val="24"/>
        </w:rPr>
      </w:pPr>
      <w:r w:rsidRPr="007A7D33">
        <w:rPr>
          <w:i/>
          <w:iCs/>
          <w:sz w:val="24"/>
          <w:szCs w:val="24"/>
        </w:rPr>
        <w:t>More Up-to-date Information Dissemination.</w:t>
      </w:r>
    </w:p>
    <w:p w14:paraId="54686B61" w14:textId="77777777" w:rsidR="006A5048" w:rsidRPr="007A7D33" w:rsidRDefault="006A5048" w:rsidP="006A5048">
      <w:pPr>
        <w:spacing w:before="40" w:after="40"/>
        <w:ind w:left="960" w:hanging="60"/>
        <w:jc w:val="both"/>
        <w:rPr>
          <w:i/>
          <w:sz w:val="24"/>
          <w:szCs w:val="24"/>
        </w:rPr>
      </w:pPr>
      <w:r w:rsidRPr="007A7D33">
        <w:rPr>
          <w:sz w:val="24"/>
          <w:szCs w:val="24"/>
        </w:rPr>
        <w:t xml:space="preserve"> Up-to-date information will be retrieved periodically from the DMS database, which will be passed to the internet platform for dissemination in a timely manner.</w:t>
      </w:r>
    </w:p>
    <w:p w14:paraId="44EC3C62" w14:textId="77777777" w:rsidR="006A5048" w:rsidRPr="007A7D33" w:rsidRDefault="006A5048" w:rsidP="006A5048">
      <w:pPr>
        <w:pStyle w:val="BodyText2"/>
        <w:ind w:left="360"/>
        <w:rPr>
          <w:sz w:val="24"/>
          <w:szCs w:val="24"/>
        </w:rPr>
      </w:pPr>
    </w:p>
    <w:p w14:paraId="35D554C4" w14:textId="77777777" w:rsidR="006A5048" w:rsidRPr="007A7D33" w:rsidRDefault="006A5048" w:rsidP="00604683">
      <w:pPr>
        <w:pStyle w:val="BodyText2"/>
        <w:ind w:left="0" w:firstLine="0"/>
        <w:rPr>
          <w:sz w:val="24"/>
          <w:szCs w:val="24"/>
          <w:lang w:eastAsia="zh-HK"/>
        </w:rPr>
      </w:pPr>
      <w:r w:rsidRPr="007A7D33">
        <w:rPr>
          <w:sz w:val="24"/>
          <w:szCs w:val="24"/>
          <w:lang w:eastAsia="zh-HK"/>
        </w:rPr>
        <w:t>The above improvements to the quality of service will help bolster the level of professionalism as well as the image of EEO.</w:t>
      </w:r>
    </w:p>
    <w:p w14:paraId="5421C2E3" w14:textId="77777777" w:rsidR="006A5048" w:rsidRPr="007A7D33" w:rsidRDefault="006A5048" w:rsidP="006A5048">
      <w:pPr>
        <w:pStyle w:val="BodyText2"/>
        <w:ind w:left="360"/>
        <w:rPr>
          <w:sz w:val="24"/>
          <w:szCs w:val="24"/>
        </w:rPr>
      </w:pPr>
    </w:p>
    <w:p w14:paraId="2E3E5695" w14:textId="77777777" w:rsidR="006A5048" w:rsidRPr="007A7D33" w:rsidRDefault="006A5048" w:rsidP="00C502EB">
      <w:pPr>
        <w:numPr>
          <w:ilvl w:val="0"/>
          <w:numId w:val="38"/>
        </w:numPr>
        <w:tabs>
          <w:tab w:val="clear" w:pos="1000"/>
        </w:tabs>
        <w:spacing w:before="120" w:after="120"/>
        <w:ind w:left="0" w:firstLine="0"/>
        <w:jc w:val="both"/>
        <w:rPr>
          <w:sz w:val="24"/>
          <w:szCs w:val="24"/>
        </w:rPr>
      </w:pPr>
      <w:bookmarkStart w:id="445" w:name="_Toc515703101"/>
      <w:r w:rsidRPr="007A7D33">
        <w:rPr>
          <w:sz w:val="24"/>
          <w:szCs w:val="24"/>
        </w:rPr>
        <w:t xml:space="preserve">Transition to a </w:t>
      </w:r>
      <w:r w:rsidRPr="007A7D33">
        <w:rPr>
          <w:sz w:val="24"/>
          <w:szCs w:val="24"/>
          <w:lang w:eastAsia="zh-HK"/>
        </w:rPr>
        <w:t>Less-paper</w:t>
      </w:r>
      <w:r w:rsidRPr="007A7D33">
        <w:rPr>
          <w:sz w:val="24"/>
          <w:szCs w:val="24"/>
        </w:rPr>
        <w:t xml:space="preserve"> Environment</w:t>
      </w:r>
      <w:bookmarkEnd w:id="445"/>
    </w:p>
    <w:p w14:paraId="288C5CFC" w14:textId="77777777" w:rsidR="006A5048" w:rsidRPr="007A7D33" w:rsidRDefault="006A5048" w:rsidP="006A5048">
      <w:pPr>
        <w:pStyle w:val="BodyText2"/>
        <w:ind w:left="360"/>
        <w:rPr>
          <w:sz w:val="24"/>
          <w:szCs w:val="24"/>
        </w:rPr>
      </w:pPr>
    </w:p>
    <w:p w14:paraId="2BD7F4A2" w14:textId="77777777" w:rsidR="006A5048" w:rsidRPr="007A7D33" w:rsidRDefault="006A5048" w:rsidP="00604683">
      <w:pPr>
        <w:pStyle w:val="BodyText2"/>
        <w:ind w:left="0" w:firstLine="0"/>
        <w:rPr>
          <w:sz w:val="24"/>
          <w:szCs w:val="24"/>
          <w:lang w:eastAsia="zh-HK"/>
        </w:rPr>
      </w:pPr>
      <w:r w:rsidRPr="007A7D33">
        <w:rPr>
          <w:sz w:val="24"/>
          <w:szCs w:val="24"/>
          <w:lang w:eastAsia="zh-HK"/>
        </w:rPr>
        <w:t xml:space="preserve">With DMS, most paper documents will be stored and processed electronically. There will be a significant reduction of paper usage, which can help maintaining a ‘Green’ office and protecting the environment in HKSAR. An enhanced office environment with less paper shall bring about higher productivity among DMS users. Besides, reduction of storage space, savings on cost of the reduced storage space and printing can also be anticipated. </w:t>
      </w:r>
    </w:p>
    <w:p w14:paraId="16D0B076" w14:textId="77777777" w:rsidR="006A5048" w:rsidRPr="007A7D33" w:rsidRDefault="006A5048" w:rsidP="006A5048">
      <w:pPr>
        <w:pStyle w:val="BodyText2"/>
        <w:ind w:left="360"/>
        <w:rPr>
          <w:sz w:val="24"/>
          <w:szCs w:val="24"/>
        </w:rPr>
      </w:pPr>
    </w:p>
    <w:p w14:paraId="5F0E6EE4" w14:textId="77777777" w:rsidR="006A5048" w:rsidRPr="007A7D33" w:rsidRDefault="006A5048" w:rsidP="00C502EB">
      <w:pPr>
        <w:numPr>
          <w:ilvl w:val="0"/>
          <w:numId w:val="38"/>
        </w:numPr>
        <w:tabs>
          <w:tab w:val="clear" w:pos="1000"/>
        </w:tabs>
        <w:spacing w:before="120" w:after="120"/>
        <w:ind w:left="0" w:firstLine="0"/>
        <w:jc w:val="both"/>
        <w:rPr>
          <w:sz w:val="24"/>
          <w:szCs w:val="24"/>
        </w:rPr>
      </w:pPr>
      <w:bookmarkStart w:id="446" w:name="_Toc515703103"/>
      <w:r w:rsidRPr="007A7D33">
        <w:rPr>
          <w:sz w:val="24"/>
          <w:szCs w:val="24"/>
        </w:rPr>
        <w:t>More Effective Measurement of Performance</w:t>
      </w:r>
      <w:bookmarkEnd w:id="446"/>
    </w:p>
    <w:p w14:paraId="47C0FA5E" w14:textId="77777777" w:rsidR="006A5048" w:rsidRPr="007A7D33" w:rsidRDefault="006A5048" w:rsidP="006A5048">
      <w:pPr>
        <w:pStyle w:val="BodyText2"/>
        <w:ind w:left="360"/>
        <w:rPr>
          <w:sz w:val="24"/>
          <w:szCs w:val="24"/>
        </w:rPr>
      </w:pPr>
    </w:p>
    <w:p w14:paraId="5151C44F" w14:textId="77777777" w:rsidR="006A5048" w:rsidRPr="007A7D33" w:rsidRDefault="006A5048" w:rsidP="00604683">
      <w:pPr>
        <w:pStyle w:val="BodyText2"/>
        <w:ind w:left="0" w:firstLine="0"/>
        <w:rPr>
          <w:sz w:val="24"/>
          <w:szCs w:val="24"/>
          <w:lang w:eastAsia="zh-HK"/>
        </w:rPr>
      </w:pPr>
      <w:r w:rsidRPr="007A7D33">
        <w:rPr>
          <w:sz w:val="24"/>
          <w:szCs w:val="24"/>
          <w:lang w:eastAsia="zh-HK"/>
        </w:rPr>
        <w:t>With DMS workflow service, better evaluation on business practices such as resource alignment and performance pledge achievement can be attained.</w:t>
      </w:r>
    </w:p>
    <w:p w14:paraId="48E4F493" w14:textId="77777777" w:rsidR="006A5048" w:rsidRPr="007A7D33" w:rsidRDefault="006A5048" w:rsidP="006A5048">
      <w:pPr>
        <w:pStyle w:val="BodyText2"/>
        <w:ind w:left="360"/>
        <w:rPr>
          <w:sz w:val="24"/>
          <w:szCs w:val="24"/>
        </w:rPr>
      </w:pPr>
    </w:p>
    <w:p w14:paraId="12877822" w14:textId="77777777" w:rsidR="006A5048" w:rsidRPr="007A7D33" w:rsidRDefault="006A5048" w:rsidP="006A5048">
      <w:pPr>
        <w:pStyle w:val="BodyText2"/>
        <w:ind w:left="360"/>
        <w:rPr>
          <w:sz w:val="24"/>
          <w:szCs w:val="24"/>
        </w:rPr>
      </w:pPr>
    </w:p>
    <w:p w14:paraId="721863D3" w14:textId="77777777" w:rsidR="006A5048" w:rsidRPr="007A7D33" w:rsidRDefault="006A5048" w:rsidP="006A5048">
      <w:pPr>
        <w:pStyle w:val="BodyText2"/>
        <w:ind w:left="360"/>
        <w:rPr>
          <w:sz w:val="24"/>
          <w:szCs w:val="24"/>
        </w:rPr>
      </w:pPr>
    </w:p>
    <w:p w14:paraId="0BDA727B" w14:textId="7D296BFD" w:rsidR="006A5048" w:rsidRPr="00604683" w:rsidRDefault="006A5048" w:rsidP="00604683">
      <w:pPr>
        <w:pStyle w:val="Heading2"/>
        <w:spacing w:line="360" w:lineRule="auto"/>
        <w:rPr>
          <w:sz w:val="24"/>
          <w:szCs w:val="24"/>
        </w:rPr>
      </w:pPr>
      <w:bookmarkStart w:id="447" w:name="_Toc96939154"/>
      <w:bookmarkStart w:id="448" w:name="_Toc97616883"/>
      <w:bookmarkStart w:id="449" w:name="_Toc97617249"/>
      <w:bookmarkStart w:id="450" w:name="_Toc97617615"/>
      <w:bookmarkStart w:id="451" w:name="_Toc97620417"/>
      <w:bookmarkStart w:id="452" w:name="_Toc96939156"/>
      <w:bookmarkStart w:id="453" w:name="_Toc97616885"/>
      <w:bookmarkStart w:id="454" w:name="_Toc97617251"/>
      <w:bookmarkStart w:id="455" w:name="_Toc97617617"/>
      <w:bookmarkStart w:id="456" w:name="_Toc97620419"/>
      <w:bookmarkStart w:id="457" w:name="_Toc96939157"/>
      <w:bookmarkStart w:id="458" w:name="_Toc97616886"/>
      <w:bookmarkStart w:id="459" w:name="_Toc97617252"/>
      <w:bookmarkStart w:id="460" w:name="_Toc97617618"/>
      <w:bookmarkStart w:id="461" w:name="_Toc97620420"/>
      <w:bookmarkStart w:id="462" w:name="_Toc96939158"/>
      <w:bookmarkStart w:id="463" w:name="_Toc97616887"/>
      <w:bookmarkStart w:id="464" w:name="_Toc97617253"/>
      <w:bookmarkStart w:id="465" w:name="_Toc97617619"/>
      <w:bookmarkStart w:id="466" w:name="_Toc97620421"/>
      <w:bookmarkStart w:id="467" w:name="_Toc96939160"/>
      <w:bookmarkStart w:id="468" w:name="_Toc97616889"/>
      <w:bookmarkStart w:id="469" w:name="_Toc97617255"/>
      <w:bookmarkStart w:id="470" w:name="_Toc97617621"/>
      <w:bookmarkStart w:id="471" w:name="_Toc97620423"/>
      <w:bookmarkStart w:id="472" w:name="_Toc96939162"/>
      <w:bookmarkStart w:id="473" w:name="_Toc97616891"/>
      <w:bookmarkStart w:id="474" w:name="_Toc97617257"/>
      <w:bookmarkStart w:id="475" w:name="_Toc97617623"/>
      <w:bookmarkStart w:id="476" w:name="_Toc97620425"/>
      <w:bookmarkStart w:id="477" w:name="_Toc96939164"/>
      <w:bookmarkStart w:id="478" w:name="_Toc97616893"/>
      <w:bookmarkStart w:id="479" w:name="_Toc97617259"/>
      <w:bookmarkStart w:id="480" w:name="_Toc97617625"/>
      <w:bookmarkStart w:id="481" w:name="_Toc97620427"/>
      <w:bookmarkStart w:id="482" w:name="_Toc96939165"/>
      <w:bookmarkStart w:id="483" w:name="_Toc97616894"/>
      <w:bookmarkStart w:id="484" w:name="_Toc97617260"/>
      <w:bookmarkStart w:id="485" w:name="_Toc97617626"/>
      <w:bookmarkStart w:id="486" w:name="_Toc97620428"/>
      <w:bookmarkStart w:id="487" w:name="_Toc96939166"/>
      <w:bookmarkStart w:id="488" w:name="_Toc97616895"/>
      <w:bookmarkStart w:id="489" w:name="_Toc97617261"/>
      <w:bookmarkStart w:id="490" w:name="_Toc97617627"/>
      <w:bookmarkStart w:id="491" w:name="_Toc97620429"/>
      <w:bookmarkStart w:id="492" w:name="_Toc96939167"/>
      <w:bookmarkStart w:id="493" w:name="_Toc97616896"/>
      <w:bookmarkStart w:id="494" w:name="_Toc97617262"/>
      <w:bookmarkStart w:id="495" w:name="_Toc97617628"/>
      <w:bookmarkStart w:id="496" w:name="_Toc97620430"/>
      <w:bookmarkStart w:id="497" w:name="_Toc96939168"/>
      <w:bookmarkStart w:id="498" w:name="_Toc97616897"/>
      <w:bookmarkStart w:id="499" w:name="_Toc97617263"/>
      <w:bookmarkStart w:id="500" w:name="_Toc97617629"/>
      <w:bookmarkStart w:id="501" w:name="_Toc97620431"/>
      <w:bookmarkStart w:id="502" w:name="_Toc96939170"/>
      <w:bookmarkStart w:id="503" w:name="_Toc97616899"/>
      <w:bookmarkStart w:id="504" w:name="_Toc97617265"/>
      <w:bookmarkStart w:id="505" w:name="_Toc97617631"/>
      <w:bookmarkStart w:id="506" w:name="_Toc97620433"/>
      <w:bookmarkStart w:id="507" w:name="_Toc96939172"/>
      <w:bookmarkStart w:id="508" w:name="_Toc97616901"/>
      <w:bookmarkStart w:id="509" w:name="_Toc97617267"/>
      <w:bookmarkStart w:id="510" w:name="_Toc97617633"/>
      <w:bookmarkStart w:id="511" w:name="_Toc97620435"/>
      <w:bookmarkStart w:id="512" w:name="_Toc96939173"/>
      <w:bookmarkStart w:id="513" w:name="_Toc97616902"/>
      <w:bookmarkStart w:id="514" w:name="_Toc97617268"/>
      <w:bookmarkStart w:id="515" w:name="_Toc97617634"/>
      <w:bookmarkStart w:id="516" w:name="_Toc97620436"/>
      <w:bookmarkStart w:id="517" w:name="_Toc96939174"/>
      <w:bookmarkStart w:id="518" w:name="_Toc97616903"/>
      <w:bookmarkStart w:id="519" w:name="_Toc97617269"/>
      <w:bookmarkStart w:id="520" w:name="_Toc97617635"/>
      <w:bookmarkStart w:id="521" w:name="_Toc97620437"/>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sidRPr="007A7D33">
        <w:rPr>
          <w:sz w:val="24"/>
          <w:szCs w:val="24"/>
        </w:rPr>
        <w:br w:type="page"/>
      </w:r>
      <w:bookmarkStart w:id="522" w:name="_Toc314590113"/>
      <w:bookmarkStart w:id="523" w:name="_Toc92701826"/>
      <w:r w:rsidRPr="00544021">
        <w:rPr>
          <w:b/>
          <w:caps w:val="0"/>
          <w:lang w:eastAsia="zh-CN"/>
        </w:rPr>
        <w:lastRenderedPageBreak/>
        <w:t>Reason for Selection</w:t>
      </w:r>
      <w:bookmarkEnd w:id="522"/>
      <w:bookmarkEnd w:id="523"/>
    </w:p>
    <w:p w14:paraId="3996B1DF" w14:textId="35CFA478" w:rsidR="00604683" w:rsidRPr="000234B2" w:rsidRDefault="006A5048" w:rsidP="00604683">
      <w:pPr>
        <w:pStyle w:val="BodyText2"/>
        <w:ind w:left="0" w:firstLine="0"/>
        <w:rPr>
          <w:sz w:val="24"/>
          <w:szCs w:val="24"/>
          <w:lang w:eastAsia="zh-HK"/>
        </w:rPr>
      </w:pPr>
      <w:r w:rsidRPr="007A7D33">
        <w:rPr>
          <w:sz w:val="24"/>
          <w:szCs w:val="24"/>
          <w:lang w:eastAsia="zh-HK"/>
        </w:rPr>
        <w:t>This section describes and compares the feasible technical system options. The recommended option will be given at end of this section.</w:t>
      </w:r>
    </w:p>
    <w:p w14:paraId="1BF0B0AE" w14:textId="77777777" w:rsidR="006A5048" w:rsidRPr="000234B2" w:rsidRDefault="006A5048" w:rsidP="000234B2">
      <w:pPr>
        <w:pStyle w:val="Heading3"/>
        <w:spacing w:line="360" w:lineRule="auto"/>
        <w:ind w:left="0" w:firstLine="0"/>
        <w:jc w:val="both"/>
        <w:rPr>
          <w:b/>
          <w:sz w:val="24"/>
          <w:szCs w:val="24"/>
          <w:lang w:eastAsia="zh-CN"/>
        </w:rPr>
      </w:pPr>
      <w:bookmarkStart w:id="524" w:name="_Toc92701827"/>
      <w:r w:rsidRPr="000234B2">
        <w:rPr>
          <w:b/>
          <w:sz w:val="24"/>
          <w:szCs w:val="24"/>
          <w:lang w:eastAsia="zh-CN"/>
        </w:rPr>
        <w:t>Technical System Options Considered</w:t>
      </w:r>
      <w:bookmarkEnd w:id="524"/>
    </w:p>
    <w:p w14:paraId="7BB6B6AF" w14:textId="77777777" w:rsidR="006A5048" w:rsidRPr="007A7D33" w:rsidRDefault="006A5048" w:rsidP="006A5048">
      <w:pPr>
        <w:jc w:val="both"/>
        <w:rPr>
          <w:sz w:val="24"/>
          <w:szCs w:val="24"/>
        </w:rPr>
      </w:pPr>
    </w:p>
    <w:p w14:paraId="2B8B4F9C" w14:textId="5FD1C6E4" w:rsidR="006A5048" w:rsidRPr="007A7D33" w:rsidRDefault="006A5048" w:rsidP="00604683">
      <w:pPr>
        <w:pStyle w:val="BodyText2"/>
        <w:ind w:left="0" w:firstLine="0"/>
        <w:rPr>
          <w:sz w:val="24"/>
          <w:szCs w:val="24"/>
          <w:lang w:eastAsia="zh-HK"/>
        </w:rPr>
      </w:pPr>
      <w:r w:rsidRPr="007A7D33">
        <w:rPr>
          <w:sz w:val="24"/>
          <w:szCs w:val="24"/>
          <w:lang w:eastAsia="zh-HK"/>
        </w:rPr>
        <w:t xml:space="preserve">The DMS adopts the 3-tier J2EE architecture and includes Application &amp; Web Server and Database Server which are software application dedicated to </w:t>
      </w:r>
      <w:r w:rsidR="00604683" w:rsidRPr="007A7D33">
        <w:rPr>
          <w:sz w:val="24"/>
          <w:szCs w:val="24"/>
          <w:lang w:eastAsia="zh-HK"/>
        </w:rPr>
        <w:t>performing</w:t>
      </w:r>
      <w:r w:rsidRPr="007A7D33">
        <w:rPr>
          <w:sz w:val="24"/>
          <w:szCs w:val="24"/>
          <w:lang w:eastAsia="zh-HK"/>
        </w:rPr>
        <w:t xml:space="preserve"> the specific process in the whole system. </w:t>
      </w:r>
      <w:r w:rsidR="00604683" w:rsidRPr="007A7D33">
        <w:rPr>
          <w:sz w:val="24"/>
          <w:szCs w:val="24"/>
          <w:lang w:eastAsia="zh-HK"/>
        </w:rPr>
        <w:t>To</w:t>
      </w:r>
      <w:r w:rsidRPr="007A7D33">
        <w:rPr>
          <w:sz w:val="24"/>
          <w:szCs w:val="24"/>
          <w:lang w:eastAsia="zh-HK"/>
        </w:rPr>
        <w:t xml:space="preserve"> optimize the performance of DMS, the Application &amp; Web Server and Database Server are physically hosted and operate on 2 individual servers.</w:t>
      </w:r>
    </w:p>
    <w:p w14:paraId="1A79ED37" w14:textId="77777777" w:rsidR="006A5048" w:rsidRPr="007A7D33" w:rsidRDefault="006A5048" w:rsidP="00604683">
      <w:pPr>
        <w:pStyle w:val="BodyText2"/>
        <w:ind w:left="0" w:firstLine="0"/>
        <w:rPr>
          <w:sz w:val="24"/>
          <w:szCs w:val="24"/>
          <w:lang w:eastAsia="zh-HK"/>
        </w:rPr>
      </w:pPr>
    </w:p>
    <w:p w14:paraId="528E0CC7" w14:textId="77777777" w:rsidR="006A5048" w:rsidRPr="007A7D33" w:rsidRDefault="006A5048" w:rsidP="00604683">
      <w:pPr>
        <w:pStyle w:val="BodyText2"/>
        <w:ind w:left="0" w:firstLine="0"/>
        <w:rPr>
          <w:sz w:val="24"/>
          <w:szCs w:val="24"/>
          <w:lang w:eastAsia="zh-HK"/>
        </w:rPr>
      </w:pPr>
      <w:r w:rsidRPr="007A7D33">
        <w:rPr>
          <w:sz w:val="24"/>
          <w:szCs w:val="24"/>
          <w:lang w:eastAsia="zh-HK"/>
        </w:rPr>
        <w:t>By combinations of Hardware, Operating System and Hosting Mechanism, the feasible options are compared as follows:</w:t>
      </w:r>
    </w:p>
    <w:p w14:paraId="2E8D182B" w14:textId="77777777" w:rsidR="006A5048" w:rsidRPr="007A7D33" w:rsidRDefault="006A5048" w:rsidP="006A5048">
      <w:pPr>
        <w:jc w:val="both"/>
        <w:rPr>
          <w:sz w:val="24"/>
          <w:szCs w:val="24"/>
          <w:lang w:eastAsia="zh-HK"/>
        </w:rPr>
      </w:pPr>
    </w:p>
    <w:p w14:paraId="75E4F658" w14:textId="77777777" w:rsidR="006A5048" w:rsidRPr="007A7D33" w:rsidRDefault="006A5048" w:rsidP="006A5048">
      <w:pPr>
        <w:pStyle w:val="ListParagraph"/>
        <w:ind w:leftChars="0" w:left="0"/>
        <w:jc w:val="both"/>
        <w:rPr>
          <w:sz w:val="24"/>
          <w:lang w:eastAsia="zh-HK"/>
        </w:rPr>
      </w:pPr>
      <w:r w:rsidRPr="007A7D33">
        <w:rPr>
          <w:b/>
          <w:sz w:val="24"/>
          <w:lang w:eastAsia="zh-HK"/>
        </w:rPr>
        <w:t>Option 1:</w:t>
      </w:r>
      <w:r w:rsidRPr="007A7D33">
        <w:rPr>
          <w:b/>
          <w:sz w:val="24"/>
          <w:lang w:eastAsia="zh-HK"/>
        </w:rPr>
        <w:tab/>
        <w:t xml:space="preserve">Standalone Servers + Operating System </w:t>
      </w:r>
    </w:p>
    <w:p w14:paraId="6BCB8E2B" w14:textId="77777777" w:rsidR="006A5048" w:rsidRPr="007A7D33" w:rsidRDefault="006A5048" w:rsidP="006A5048">
      <w:pPr>
        <w:pStyle w:val="ListParagraph"/>
        <w:ind w:leftChars="0" w:left="0"/>
        <w:jc w:val="both"/>
        <w:rPr>
          <w:sz w:val="24"/>
          <w:lang w:eastAsia="zh-HK"/>
        </w:rPr>
      </w:pPr>
      <w:r w:rsidRPr="007A7D33">
        <w:rPr>
          <w:sz w:val="24"/>
          <w:lang w:eastAsia="zh-HK"/>
        </w:rPr>
        <w:t>Description:</w:t>
      </w:r>
    </w:p>
    <w:p w14:paraId="7B19FFBA" w14:textId="77777777" w:rsidR="006A5048" w:rsidRPr="007A7D33" w:rsidRDefault="006A5048" w:rsidP="00C502EB">
      <w:pPr>
        <w:pStyle w:val="ListParagraph"/>
        <w:widowControl w:val="0"/>
        <w:numPr>
          <w:ilvl w:val="0"/>
          <w:numId w:val="39"/>
        </w:numPr>
        <w:tabs>
          <w:tab w:val="clear" w:pos="1000"/>
        </w:tabs>
        <w:overflowPunct/>
        <w:autoSpaceDE/>
        <w:autoSpaceDN/>
        <w:adjustRightInd/>
        <w:ind w:leftChars="0"/>
        <w:jc w:val="both"/>
        <w:textAlignment w:val="auto"/>
        <w:rPr>
          <w:sz w:val="24"/>
          <w:lang w:eastAsia="zh-HK"/>
        </w:rPr>
      </w:pPr>
      <w:r w:rsidRPr="007A7D33">
        <w:rPr>
          <w:sz w:val="24"/>
          <w:lang w:eastAsia="zh-HK"/>
        </w:rPr>
        <w:t xml:space="preserve">Application &amp; Web Server and Database Server are directly operating on individual servers without any virtualization. </w:t>
      </w:r>
    </w:p>
    <w:p w14:paraId="2F74895E" w14:textId="77777777" w:rsidR="006A5048" w:rsidRPr="007A7D33" w:rsidRDefault="006A5048" w:rsidP="006A5048">
      <w:pPr>
        <w:pStyle w:val="ListParagraph"/>
        <w:ind w:leftChars="0" w:left="0"/>
        <w:jc w:val="both"/>
        <w:rPr>
          <w:sz w:val="24"/>
          <w:lang w:eastAsia="zh-HK"/>
        </w:rPr>
      </w:pPr>
    </w:p>
    <w:p w14:paraId="24C6AC4C" w14:textId="77777777" w:rsidR="006A5048" w:rsidRPr="007A7D33" w:rsidRDefault="006A5048" w:rsidP="006A5048">
      <w:pPr>
        <w:pStyle w:val="ListParagraph"/>
        <w:ind w:leftChars="0" w:left="0"/>
        <w:jc w:val="both"/>
        <w:rPr>
          <w:sz w:val="24"/>
          <w:lang w:eastAsia="zh-HK"/>
        </w:rPr>
      </w:pPr>
      <w:r w:rsidRPr="007A7D33">
        <w:rPr>
          <w:sz w:val="24"/>
          <w:lang w:eastAsia="zh-HK"/>
        </w:rPr>
        <w:t>Characteristics:</w:t>
      </w:r>
    </w:p>
    <w:p w14:paraId="74CCAE95"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Architecture is simple to deploy and implement</w:t>
      </w:r>
    </w:p>
    <w:p w14:paraId="6B527533"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The resources on the server can be utilized by DMS with minimum overhead</w:t>
      </w:r>
    </w:p>
    <w:p w14:paraId="55671518" w14:textId="77777777" w:rsidR="006A5048" w:rsidRPr="007A7D33" w:rsidRDefault="006A5048" w:rsidP="006A5048">
      <w:pPr>
        <w:jc w:val="both"/>
        <w:rPr>
          <w:sz w:val="24"/>
          <w:szCs w:val="24"/>
          <w:lang w:eastAsia="zh-HK"/>
        </w:rPr>
      </w:pPr>
    </w:p>
    <w:p w14:paraId="6EA12563" w14:textId="77777777" w:rsidR="006A5048" w:rsidRPr="007A7D33" w:rsidRDefault="006A5048" w:rsidP="006A5048">
      <w:pPr>
        <w:jc w:val="both"/>
        <w:rPr>
          <w:sz w:val="24"/>
          <w:szCs w:val="24"/>
          <w:lang w:eastAsia="zh-HK"/>
        </w:rPr>
      </w:pPr>
    </w:p>
    <w:p w14:paraId="372447D8" w14:textId="77777777" w:rsidR="006A5048" w:rsidRPr="007A7D33" w:rsidRDefault="006A5048" w:rsidP="006A5048">
      <w:pPr>
        <w:pStyle w:val="ListParagraph"/>
        <w:ind w:leftChars="0" w:left="0"/>
        <w:jc w:val="both"/>
        <w:rPr>
          <w:b/>
          <w:sz w:val="24"/>
          <w:lang w:eastAsia="zh-HK"/>
        </w:rPr>
      </w:pPr>
      <w:r w:rsidRPr="007A7D33">
        <w:rPr>
          <w:b/>
          <w:sz w:val="24"/>
          <w:lang w:eastAsia="zh-HK"/>
        </w:rPr>
        <w:t>Option 2:</w:t>
      </w:r>
      <w:r w:rsidRPr="007A7D33">
        <w:rPr>
          <w:b/>
          <w:sz w:val="24"/>
          <w:lang w:eastAsia="zh-HK"/>
        </w:rPr>
        <w:tab/>
        <w:t xml:space="preserve">Standalone Servers + Virtualization </w:t>
      </w:r>
    </w:p>
    <w:p w14:paraId="05E4ED22" w14:textId="77777777" w:rsidR="006A5048" w:rsidRPr="007A7D33" w:rsidRDefault="006A5048" w:rsidP="006A5048">
      <w:pPr>
        <w:pStyle w:val="ListParagraph"/>
        <w:ind w:leftChars="0" w:left="0"/>
        <w:jc w:val="both"/>
        <w:rPr>
          <w:sz w:val="24"/>
          <w:lang w:eastAsia="zh-HK"/>
        </w:rPr>
      </w:pPr>
      <w:r w:rsidRPr="007A7D33">
        <w:rPr>
          <w:sz w:val="24"/>
          <w:lang w:eastAsia="zh-HK"/>
        </w:rPr>
        <w:t>Description:</w:t>
      </w:r>
    </w:p>
    <w:p w14:paraId="3A69E5A7" w14:textId="77777777" w:rsidR="006A5048" w:rsidRPr="007A7D33" w:rsidRDefault="006A5048" w:rsidP="00C502EB">
      <w:pPr>
        <w:pStyle w:val="ListParagraph"/>
        <w:widowControl w:val="0"/>
        <w:numPr>
          <w:ilvl w:val="0"/>
          <w:numId w:val="39"/>
        </w:numPr>
        <w:tabs>
          <w:tab w:val="clear" w:pos="1000"/>
        </w:tabs>
        <w:overflowPunct/>
        <w:autoSpaceDE/>
        <w:autoSpaceDN/>
        <w:adjustRightInd/>
        <w:ind w:leftChars="0"/>
        <w:jc w:val="both"/>
        <w:textAlignment w:val="auto"/>
        <w:rPr>
          <w:sz w:val="24"/>
          <w:lang w:eastAsia="zh-HK"/>
        </w:rPr>
      </w:pPr>
      <w:r w:rsidRPr="007A7D33">
        <w:rPr>
          <w:sz w:val="24"/>
          <w:lang w:eastAsia="zh-HK"/>
        </w:rPr>
        <w:t xml:space="preserve">Application &amp; Web Server and Database Server are operating in guest operating systems on individual servers. </w:t>
      </w:r>
    </w:p>
    <w:p w14:paraId="0B9C0945" w14:textId="77777777" w:rsidR="006A5048" w:rsidRPr="007A7D33" w:rsidRDefault="006A5048" w:rsidP="006A5048">
      <w:pPr>
        <w:pStyle w:val="ListParagraph"/>
        <w:ind w:leftChars="0" w:left="0"/>
        <w:jc w:val="both"/>
        <w:rPr>
          <w:b/>
          <w:sz w:val="24"/>
          <w:lang w:eastAsia="zh-HK"/>
        </w:rPr>
      </w:pPr>
    </w:p>
    <w:p w14:paraId="7C1C481F" w14:textId="77777777" w:rsidR="006A5048" w:rsidRPr="007A7D33" w:rsidRDefault="006A5048" w:rsidP="006A5048">
      <w:pPr>
        <w:pStyle w:val="ListParagraph"/>
        <w:ind w:leftChars="0" w:left="0"/>
        <w:jc w:val="both"/>
        <w:rPr>
          <w:sz w:val="24"/>
          <w:lang w:eastAsia="zh-HK"/>
        </w:rPr>
      </w:pPr>
      <w:r w:rsidRPr="007A7D33">
        <w:rPr>
          <w:sz w:val="24"/>
          <w:lang w:eastAsia="zh-HK"/>
        </w:rPr>
        <w:t>Characteristics:</w:t>
      </w:r>
    </w:p>
    <w:p w14:paraId="6407C5F8" w14:textId="77777777" w:rsidR="006A5048" w:rsidRPr="007A7D33" w:rsidRDefault="006A5048" w:rsidP="00C502EB">
      <w:pPr>
        <w:pStyle w:val="ListParagraph"/>
        <w:widowControl w:val="0"/>
        <w:numPr>
          <w:ilvl w:val="0"/>
          <w:numId w:val="39"/>
        </w:numPr>
        <w:tabs>
          <w:tab w:val="clear" w:pos="1000"/>
        </w:tabs>
        <w:overflowPunct/>
        <w:autoSpaceDE/>
        <w:autoSpaceDN/>
        <w:adjustRightInd/>
        <w:ind w:leftChars="0"/>
        <w:jc w:val="both"/>
        <w:textAlignment w:val="auto"/>
        <w:rPr>
          <w:sz w:val="24"/>
          <w:lang w:eastAsia="zh-HK"/>
        </w:rPr>
      </w:pPr>
      <w:r w:rsidRPr="007A7D33">
        <w:rPr>
          <w:sz w:val="24"/>
          <w:lang w:eastAsia="zh-HK"/>
        </w:rPr>
        <w:t>By making use of the virtualization characteristic, the individual servers can serve as resilience of each other</w:t>
      </w:r>
    </w:p>
    <w:p w14:paraId="1942ACEA" w14:textId="65406A85" w:rsidR="006A5048" w:rsidRPr="007A7D33" w:rsidRDefault="006A5048" w:rsidP="00C502EB">
      <w:pPr>
        <w:pStyle w:val="ListParagraph"/>
        <w:widowControl w:val="0"/>
        <w:numPr>
          <w:ilvl w:val="0"/>
          <w:numId w:val="39"/>
        </w:numPr>
        <w:tabs>
          <w:tab w:val="clear" w:pos="1000"/>
        </w:tabs>
        <w:overflowPunct/>
        <w:autoSpaceDE/>
        <w:autoSpaceDN/>
        <w:adjustRightInd/>
        <w:ind w:leftChars="0"/>
        <w:jc w:val="both"/>
        <w:textAlignment w:val="auto"/>
        <w:rPr>
          <w:sz w:val="24"/>
          <w:lang w:eastAsia="zh-HK"/>
        </w:rPr>
      </w:pPr>
      <w:r w:rsidRPr="007A7D33">
        <w:rPr>
          <w:sz w:val="24"/>
          <w:lang w:eastAsia="zh-HK"/>
        </w:rPr>
        <w:t xml:space="preserve">In case of applying major system </w:t>
      </w:r>
      <w:r w:rsidR="00604683" w:rsidRPr="007A7D33">
        <w:rPr>
          <w:sz w:val="24"/>
          <w:lang w:eastAsia="zh-HK"/>
        </w:rPr>
        <w:t>patches, simulation</w:t>
      </w:r>
      <w:r w:rsidRPr="007A7D33">
        <w:rPr>
          <w:sz w:val="24"/>
          <w:lang w:eastAsia="zh-HK"/>
        </w:rPr>
        <w:t xml:space="preserve"> of the production environment by running the clone of production guests could be done to observe the impact to the system beforehand</w:t>
      </w:r>
    </w:p>
    <w:p w14:paraId="2DF03D1D" w14:textId="77777777" w:rsidR="006A5048" w:rsidRPr="007A7D33" w:rsidRDefault="006A5048" w:rsidP="006A5048">
      <w:pPr>
        <w:jc w:val="both"/>
        <w:rPr>
          <w:sz w:val="24"/>
          <w:szCs w:val="24"/>
          <w:lang w:eastAsia="zh-HK"/>
        </w:rPr>
      </w:pPr>
    </w:p>
    <w:p w14:paraId="74654C89" w14:textId="77777777" w:rsidR="006A5048" w:rsidRPr="000234B2" w:rsidRDefault="006A5048" w:rsidP="000234B2">
      <w:pPr>
        <w:pStyle w:val="Heading3"/>
        <w:pageBreakBefore/>
        <w:spacing w:line="360" w:lineRule="auto"/>
        <w:ind w:left="0" w:firstLine="0"/>
        <w:jc w:val="both"/>
        <w:rPr>
          <w:b/>
          <w:sz w:val="24"/>
          <w:szCs w:val="24"/>
          <w:lang w:eastAsia="zh-CN"/>
        </w:rPr>
      </w:pPr>
      <w:bookmarkStart w:id="525" w:name="_Toc92701828"/>
      <w:r w:rsidRPr="000234B2">
        <w:rPr>
          <w:b/>
          <w:sz w:val="24"/>
          <w:szCs w:val="24"/>
          <w:lang w:eastAsia="zh-CN"/>
        </w:rPr>
        <w:lastRenderedPageBreak/>
        <w:t>Technical System Options Comparison</w:t>
      </w:r>
      <w:bookmarkEnd w:id="525"/>
    </w:p>
    <w:p w14:paraId="6D361D27" w14:textId="77777777" w:rsidR="006A5048" w:rsidRPr="007A7D33" w:rsidRDefault="006A5048" w:rsidP="006A5048">
      <w:pPr>
        <w:jc w:val="both"/>
        <w:rPr>
          <w:sz w:val="24"/>
          <w:szCs w:val="24"/>
          <w:lang w:eastAsia="zh-HK"/>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9"/>
        <w:gridCol w:w="3292"/>
        <w:gridCol w:w="2728"/>
      </w:tblGrid>
      <w:tr w:rsidR="006A5048" w:rsidRPr="007A7D33" w14:paraId="2E16A63E" w14:textId="77777777" w:rsidTr="00CF44D8">
        <w:tc>
          <w:tcPr>
            <w:tcW w:w="1756" w:type="pct"/>
            <w:tcBorders>
              <w:tl2br w:val="single" w:sz="4" w:space="0" w:color="000000"/>
            </w:tcBorders>
            <w:shd w:val="clear" w:color="auto" w:fill="E0E0E0"/>
          </w:tcPr>
          <w:p w14:paraId="500944E6" w14:textId="77777777" w:rsidR="006A5048" w:rsidRPr="007A7D33" w:rsidRDefault="006A5048" w:rsidP="00CF44D8">
            <w:pPr>
              <w:rPr>
                <w:b/>
                <w:sz w:val="24"/>
                <w:szCs w:val="24"/>
                <w:lang w:eastAsia="zh-HK"/>
              </w:rPr>
            </w:pPr>
            <w:r w:rsidRPr="007A7D33">
              <w:rPr>
                <w:b/>
                <w:sz w:val="24"/>
                <w:szCs w:val="24"/>
                <w:lang w:eastAsia="zh-HK"/>
              </w:rPr>
              <w:t>Option</w:t>
            </w:r>
          </w:p>
          <w:p w14:paraId="0EA4FC68" w14:textId="77777777" w:rsidR="006A5048" w:rsidRPr="007A7D33" w:rsidRDefault="006A5048" w:rsidP="00CF44D8">
            <w:pPr>
              <w:rPr>
                <w:b/>
                <w:sz w:val="24"/>
                <w:szCs w:val="24"/>
                <w:highlight w:val="yellow"/>
                <w:lang w:eastAsia="zh-HK"/>
              </w:rPr>
            </w:pPr>
            <w:r w:rsidRPr="007A7D33">
              <w:rPr>
                <w:b/>
                <w:sz w:val="24"/>
                <w:szCs w:val="24"/>
                <w:lang w:eastAsia="zh-HK"/>
              </w:rPr>
              <w:t>Comparison</w:t>
            </w:r>
          </w:p>
        </w:tc>
        <w:tc>
          <w:tcPr>
            <w:tcW w:w="1774" w:type="pct"/>
            <w:shd w:val="clear" w:color="auto" w:fill="E0E0E0"/>
          </w:tcPr>
          <w:p w14:paraId="6A73D4E1" w14:textId="77777777" w:rsidR="006A5048" w:rsidRPr="007A7D33" w:rsidRDefault="006A5048" w:rsidP="00CF44D8">
            <w:pPr>
              <w:rPr>
                <w:b/>
                <w:sz w:val="24"/>
                <w:szCs w:val="24"/>
                <w:highlight w:val="yellow"/>
                <w:lang w:eastAsia="zh-HK"/>
              </w:rPr>
            </w:pPr>
            <w:r w:rsidRPr="007A7D33">
              <w:rPr>
                <w:b/>
                <w:sz w:val="24"/>
                <w:szCs w:val="24"/>
                <w:lang w:eastAsia="zh-HK"/>
              </w:rPr>
              <w:t>Standalone Servers + Operating System</w:t>
            </w:r>
          </w:p>
        </w:tc>
        <w:tc>
          <w:tcPr>
            <w:tcW w:w="1470" w:type="pct"/>
            <w:shd w:val="clear" w:color="auto" w:fill="E0E0E0"/>
          </w:tcPr>
          <w:p w14:paraId="78BAB74B" w14:textId="77777777" w:rsidR="006A5048" w:rsidRPr="007A7D33" w:rsidRDefault="006A5048" w:rsidP="00CF44D8">
            <w:pPr>
              <w:rPr>
                <w:b/>
                <w:sz w:val="24"/>
                <w:szCs w:val="24"/>
                <w:highlight w:val="yellow"/>
                <w:lang w:eastAsia="zh-HK"/>
              </w:rPr>
            </w:pPr>
            <w:r w:rsidRPr="007A7D33">
              <w:rPr>
                <w:b/>
                <w:sz w:val="24"/>
                <w:szCs w:val="24"/>
                <w:lang w:eastAsia="zh-HK"/>
              </w:rPr>
              <w:t>Standalone Servers + Virtualization Solutions</w:t>
            </w:r>
          </w:p>
        </w:tc>
      </w:tr>
      <w:tr w:rsidR="006A5048" w:rsidRPr="007A7D33" w14:paraId="2A4ABAFF" w14:textId="77777777" w:rsidTr="00CF44D8">
        <w:tc>
          <w:tcPr>
            <w:tcW w:w="1756" w:type="pct"/>
          </w:tcPr>
          <w:p w14:paraId="35F464E0" w14:textId="77777777" w:rsidR="006A5048" w:rsidRPr="007A7D33" w:rsidRDefault="006A5048" w:rsidP="00CF44D8">
            <w:pPr>
              <w:jc w:val="both"/>
              <w:rPr>
                <w:sz w:val="24"/>
                <w:szCs w:val="24"/>
                <w:lang w:eastAsia="zh-HK"/>
              </w:rPr>
            </w:pPr>
            <w:r w:rsidRPr="007A7D33">
              <w:rPr>
                <w:sz w:val="24"/>
                <w:szCs w:val="24"/>
                <w:lang w:eastAsia="zh-HK"/>
              </w:rPr>
              <w:t>Availability</w:t>
            </w:r>
          </w:p>
        </w:tc>
        <w:tc>
          <w:tcPr>
            <w:tcW w:w="1774" w:type="pct"/>
          </w:tcPr>
          <w:p w14:paraId="7BCEC2BB" w14:textId="77777777" w:rsidR="006A5048" w:rsidRPr="007A7D33" w:rsidRDefault="006A5048" w:rsidP="00CF44D8">
            <w:pPr>
              <w:jc w:val="both"/>
              <w:rPr>
                <w:sz w:val="24"/>
                <w:szCs w:val="24"/>
                <w:lang w:eastAsia="zh-HK"/>
              </w:rPr>
            </w:pPr>
            <w:r w:rsidRPr="007A7D33">
              <w:rPr>
                <w:sz w:val="24"/>
                <w:szCs w:val="24"/>
                <w:lang w:eastAsia="zh-HK"/>
              </w:rPr>
              <w:t>High</w:t>
            </w:r>
          </w:p>
        </w:tc>
        <w:tc>
          <w:tcPr>
            <w:tcW w:w="1470" w:type="pct"/>
          </w:tcPr>
          <w:p w14:paraId="46118C93" w14:textId="77777777" w:rsidR="006A5048" w:rsidRPr="007A7D33" w:rsidRDefault="006A5048" w:rsidP="00CF44D8">
            <w:pPr>
              <w:jc w:val="both"/>
              <w:rPr>
                <w:sz w:val="24"/>
                <w:szCs w:val="24"/>
                <w:lang w:eastAsia="zh-HK"/>
              </w:rPr>
            </w:pPr>
            <w:r w:rsidRPr="007A7D33">
              <w:rPr>
                <w:sz w:val="24"/>
                <w:szCs w:val="24"/>
                <w:lang w:eastAsia="zh-HK"/>
              </w:rPr>
              <w:t>High</w:t>
            </w:r>
          </w:p>
        </w:tc>
      </w:tr>
      <w:tr w:rsidR="006A5048" w:rsidRPr="007A7D33" w14:paraId="09638340" w14:textId="77777777" w:rsidTr="00CF44D8">
        <w:tc>
          <w:tcPr>
            <w:tcW w:w="1756" w:type="pct"/>
          </w:tcPr>
          <w:p w14:paraId="0FF48914" w14:textId="77777777" w:rsidR="006A5048" w:rsidRPr="007A7D33" w:rsidRDefault="006A5048" w:rsidP="00CF44D8">
            <w:pPr>
              <w:jc w:val="both"/>
              <w:rPr>
                <w:sz w:val="24"/>
                <w:szCs w:val="24"/>
                <w:lang w:eastAsia="zh-HK"/>
              </w:rPr>
            </w:pPr>
            <w:r w:rsidRPr="007A7D33">
              <w:rPr>
                <w:sz w:val="24"/>
                <w:szCs w:val="24"/>
                <w:lang w:eastAsia="zh-HK"/>
              </w:rPr>
              <w:t>Resilience</w:t>
            </w:r>
          </w:p>
        </w:tc>
        <w:tc>
          <w:tcPr>
            <w:tcW w:w="1774" w:type="pct"/>
          </w:tcPr>
          <w:p w14:paraId="333B7FD6" w14:textId="77777777" w:rsidR="006A5048" w:rsidRPr="007A7D33" w:rsidRDefault="006A5048" w:rsidP="00CF44D8">
            <w:pPr>
              <w:jc w:val="both"/>
              <w:rPr>
                <w:sz w:val="24"/>
                <w:szCs w:val="24"/>
                <w:lang w:eastAsia="zh-HK"/>
              </w:rPr>
            </w:pPr>
            <w:r w:rsidRPr="007A7D33">
              <w:rPr>
                <w:sz w:val="24"/>
                <w:szCs w:val="24"/>
                <w:lang w:eastAsia="zh-HK"/>
              </w:rPr>
              <w:t>No</w:t>
            </w:r>
          </w:p>
        </w:tc>
        <w:tc>
          <w:tcPr>
            <w:tcW w:w="1470" w:type="pct"/>
          </w:tcPr>
          <w:p w14:paraId="0CA3F7BB" w14:textId="77777777" w:rsidR="006A5048" w:rsidRPr="007A7D33" w:rsidRDefault="006A5048" w:rsidP="00CF44D8">
            <w:pPr>
              <w:jc w:val="both"/>
              <w:rPr>
                <w:sz w:val="24"/>
                <w:szCs w:val="24"/>
                <w:lang w:eastAsia="zh-HK"/>
              </w:rPr>
            </w:pPr>
            <w:r w:rsidRPr="007A7D33">
              <w:rPr>
                <w:sz w:val="24"/>
                <w:szCs w:val="24"/>
                <w:lang w:eastAsia="zh-HK"/>
              </w:rPr>
              <w:t>Yes</w:t>
            </w:r>
          </w:p>
        </w:tc>
      </w:tr>
      <w:tr w:rsidR="006A5048" w:rsidRPr="007A7D33" w14:paraId="08632A7C" w14:textId="77777777" w:rsidTr="00CF44D8">
        <w:tc>
          <w:tcPr>
            <w:tcW w:w="1756" w:type="pct"/>
          </w:tcPr>
          <w:p w14:paraId="49AED836" w14:textId="77777777" w:rsidR="006A5048" w:rsidRPr="007A7D33" w:rsidRDefault="006A5048" w:rsidP="00CF44D8">
            <w:pPr>
              <w:jc w:val="both"/>
              <w:rPr>
                <w:sz w:val="24"/>
                <w:szCs w:val="24"/>
                <w:lang w:eastAsia="zh-HK"/>
              </w:rPr>
            </w:pPr>
            <w:r w:rsidRPr="007A7D33">
              <w:rPr>
                <w:sz w:val="24"/>
                <w:szCs w:val="24"/>
                <w:lang w:eastAsia="zh-HK"/>
              </w:rPr>
              <w:t>System Failover</w:t>
            </w:r>
          </w:p>
        </w:tc>
        <w:tc>
          <w:tcPr>
            <w:tcW w:w="1774" w:type="pct"/>
          </w:tcPr>
          <w:p w14:paraId="53A95EAA" w14:textId="77777777" w:rsidR="006A5048" w:rsidRPr="007A7D33" w:rsidRDefault="006A5048" w:rsidP="00CF44D8">
            <w:pPr>
              <w:jc w:val="both"/>
              <w:rPr>
                <w:sz w:val="24"/>
                <w:szCs w:val="24"/>
                <w:lang w:eastAsia="zh-HK"/>
              </w:rPr>
            </w:pPr>
            <w:r w:rsidRPr="007A7D33">
              <w:rPr>
                <w:sz w:val="24"/>
                <w:szCs w:val="24"/>
                <w:lang w:eastAsia="zh-HK"/>
              </w:rPr>
              <w:t>Manual</w:t>
            </w:r>
          </w:p>
        </w:tc>
        <w:tc>
          <w:tcPr>
            <w:tcW w:w="1470" w:type="pct"/>
          </w:tcPr>
          <w:p w14:paraId="23A191CD" w14:textId="77777777" w:rsidR="006A5048" w:rsidRPr="007A7D33" w:rsidRDefault="006A5048" w:rsidP="00CF44D8">
            <w:pPr>
              <w:jc w:val="both"/>
              <w:rPr>
                <w:sz w:val="24"/>
                <w:szCs w:val="24"/>
                <w:lang w:eastAsia="zh-HK"/>
              </w:rPr>
            </w:pPr>
            <w:r w:rsidRPr="007A7D33">
              <w:rPr>
                <w:sz w:val="24"/>
                <w:szCs w:val="24"/>
                <w:lang w:eastAsia="zh-HK"/>
              </w:rPr>
              <w:t>Manual</w:t>
            </w:r>
          </w:p>
        </w:tc>
      </w:tr>
      <w:tr w:rsidR="006A5048" w:rsidRPr="007A7D33" w14:paraId="472A4E6E" w14:textId="77777777" w:rsidTr="00CF44D8">
        <w:tc>
          <w:tcPr>
            <w:tcW w:w="1756" w:type="pct"/>
          </w:tcPr>
          <w:p w14:paraId="5F6195AF" w14:textId="77777777" w:rsidR="006A5048" w:rsidRPr="007A7D33" w:rsidRDefault="006A5048" w:rsidP="00CF44D8">
            <w:pPr>
              <w:jc w:val="both"/>
              <w:rPr>
                <w:sz w:val="24"/>
                <w:szCs w:val="24"/>
                <w:lang w:eastAsia="zh-HK"/>
              </w:rPr>
            </w:pPr>
            <w:r w:rsidRPr="007A7D33">
              <w:rPr>
                <w:sz w:val="24"/>
                <w:szCs w:val="24"/>
                <w:lang w:eastAsia="zh-HK"/>
              </w:rPr>
              <w:t>System downtime</w:t>
            </w:r>
            <w:r w:rsidRPr="007A7D33">
              <w:rPr>
                <w:rStyle w:val="FootnoteReference"/>
                <w:sz w:val="24"/>
                <w:szCs w:val="24"/>
                <w:lang w:eastAsia="zh-HK"/>
              </w:rPr>
              <w:footnoteReference w:id="2"/>
            </w:r>
            <w:r w:rsidRPr="007A7D33">
              <w:rPr>
                <w:sz w:val="24"/>
                <w:szCs w:val="24"/>
                <w:vertAlign w:val="superscript"/>
                <w:lang w:eastAsia="zh-HK"/>
              </w:rPr>
              <w:t>,</w:t>
            </w:r>
            <w:r w:rsidRPr="007A7D33">
              <w:rPr>
                <w:rStyle w:val="FootnoteReference"/>
                <w:sz w:val="24"/>
                <w:szCs w:val="24"/>
                <w:lang w:eastAsia="zh-HK"/>
              </w:rPr>
              <w:t xml:space="preserve"> </w:t>
            </w:r>
            <w:r w:rsidRPr="007A7D33">
              <w:rPr>
                <w:rStyle w:val="FootnoteReference"/>
                <w:sz w:val="24"/>
                <w:szCs w:val="24"/>
                <w:lang w:eastAsia="zh-HK"/>
              </w:rPr>
              <w:footnoteReference w:id="3"/>
            </w:r>
          </w:p>
        </w:tc>
        <w:tc>
          <w:tcPr>
            <w:tcW w:w="1774" w:type="pct"/>
          </w:tcPr>
          <w:p w14:paraId="3DB85515" w14:textId="77777777" w:rsidR="006A5048" w:rsidRPr="007A7D33" w:rsidRDefault="006A5048" w:rsidP="00CF44D8">
            <w:pPr>
              <w:jc w:val="both"/>
              <w:rPr>
                <w:sz w:val="24"/>
                <w:szCs w:val="24"/>
                <w:lang w:eastAsia="zh-HK"/>
              </w:rPr>
            </w:pPr>
            <w:r w:rsidRPr="007A7D33">
              <w:rPr>
                <w:sz w:val="24"/>
                <w:szCs w:val="24"/>
                <w:lang w:eastAsia="zh-HK"/>
              </w:rPr>
              <w:t>Medium (Less than 8 hours</w:t>
            </w:r>
            <w:r w:rsidRPr="007A7D33">
              <w:rPr>
                <w:rStyle w:val="FootnoteReference"/>
                <w:sz w:val="24"/>
                <w:szCs w:val="24"/>
                <w:lang w:eastAsia="zh-HK"/>
              </w:rPr>
              <w:footnoteReference w:id="4"/>
            </w:r>
            <w:r w:rsidRPr="007A7D33">
              <w:rPr>
                <w:sz w:val="24"/>
                <w:szCs w:val="24"/>
                <w:lang w:eastAsia="zh-HK"/>
              </w:rPr>
              <w:t>)</w:t>
            </w:r>
          </w:p>
        </w:tc>
        <w:tc>
          <w:tcPr>
            <w:tcW w:w="1470" w:type="pct"/>
          </w:tcPr>
          <w:p w14:paraId="63A4DFCB" w14:textId="77777777" w:rsidR="006A5048" w:rsidRPr="007A7D33" w:rsidRDefault="006A5048" w:rsidP="00CF44D8">
            <w:pPr>
              <w:jc w:val="both"/>
              <w:rPr>
                <w:sz w:val="24"/>
                <w:szCs w:val="24"/>
                <w:lang w:eastAsia="zh-HK"/>
              </w:rPr>
            </w:pPr>
            <w:r w:rsidRPr="007A7D33">
              <w:rPr>
                <w:sz w:val="24"/>
                <w:szCs w:val="24"/>
                <w:lang w:eastAsia="zh-HK"/>
              </w:rPr>
              <w:t>Short (Less than 4 hours</w:t>
            </w:r>
            <w:r w:rsidRPr="007A7D33">
              <w:rPr>
                <w:rStyle w:val="FootnoteReference"/>
                <w:sz w:val="24"/>
                <w:szCs w:val="24"/>
                <w:lang w:eastAsia="zh-HK"/>
              </w:rPr>
              <w:footnoteReference w:id="5"/>
            </w:r>
            <w:r w:rsidRPr="007A7D33">
              <w:rPr>
                <w:sz w:val="24"/>
                <w:szCs w:val="24"/>
                <w:lang w:eastAsia="zh-HK"/>
              </w:rPr>
              <w:t>)</w:t>
            </w:r>
          </w:p>
        </w:tc>
      </w:tr>
      <w:tr w:rsidR="006A5048" w:rsidRPr="007A7D33" w14:paraId="2FCF89F1" w14:textId="77777777" w:rsidTr="00CF44D8">
        <w:tc>
          <w:tcPr>
            <w:tcW w:w="1756" w:type="pct"/>
          </w:tcPr>
          <w:p w14:paraId="3D0FAA14" w14:textId="77777777" w:rsidR="006A5048" w:rsidRPr="007A7D33" w:rsidRDefault="006A5048" w:rsidP="00CF44D8">
            <w:pPr>
              <w:jc w:val="both"/>
              <w:rPr>
                <w:sz w:val="24"/>
                <w:szCs w:val="24"/>
                <w:lang w:eastAsia="zh-HK"/>
              </w:rPr>
            </w:pPr>
            <w:r w:rsidRPr="007A7D33">
              <w:rPr>
                <w:sz w:val="24"/>
                <w:szCs w:val="24"/>
                <w:lang w:eastAsia="zh-HK"/>
              </w:rPr>
              <w:t>Security vulnerability</w:t>
            </w:r>
          </w:p>
        </w:tc>
        <w:tc>
          <w:tcPr>
            <w:tcW w:w="1774" w:type="pct"/>
          </w:tcPr>
          <w:p w14:paraId="1CFC8C1F" w14:textId="77777777" w:rsidR="006A5048" w:rsidRPr="007A7D33" w:rsidRDefault="006A5048" w:rsidP="00CF44D8">
            <w:pPr>
              <w:jc w:val="both"/>
              <w:rPr>
                <w:sz w:val="24"/>
                <w:szCs w:val="24"/>
                <w:lang w:eastAsia="zh-HK"/>
              </w:rPr>
            </w:pPr>
            <w:r w:rsidRPr="007A7D33">
              <w:rPr>
                <w:sz w:val="24"/>
                <w:szCs w:val="24"/>
                <w:lang w:eastAsia="zh-HK"/>
              </w:rPr>
              <w:t>Low</w:t>
            </w:r>
          </w:p>
        </w:tc>
        <w:tc>
          <w:tcPr>
            <w:tcW w:w="1470" w:type="pct"/>
          </w:tcPr>
          <w:p w14:paraId="1F984659" w14:textId="77777777" w:rsidR="006A5048" w:rsidRPr="007A7D33" w:rsidRDefault="006A5048" w:rsidP="00CF44D8">
            <w:pPr>
              <w:jc w:val="both"/>
              <w:rPr>
                <w:sz w:val="24"/>
                <w:szCs w:val="24"/>
                <w:lang w:eastAsia="zh-HK"/>
              </w:rPr>
            </w:pPr>
            <w:r w:rsidRPr="007A7D33">
              <w:rPr>
                <w:sz w:val="24"/>
                <w:szCs w:val="24"/>
                <w:lang w:eastAsia="zh-HK"/>
              </w:rPr>
              <w:t>Low</w:t>
            </w:r>
          </w:p>
        </w:tc>
      </w:tr>
      <w:tr w:rsidR="006A5048" w:rsidRPr="007A7D33" w14:paraId="2F54FEFE" w14:textId="77777777" w:rsidTr="00CF44D8">
        <w:tc>
          <w:tcPr>
            <w:tcW w:w="1756" w:type="pct"/>
          </w:tcPr>
          <w:p w14:paraId="47EBB293" w14:textId="77777777" w:rsidR="006A5048" w:rsidRPr="007A7D33" w:rsidRDefault="006A5048" w:rsidP="00CF44D8">
            <w:pPr>
              <w:jc w:val="both"/>
              <w:rPr>
                <w:sz w:val="24"/>
                <w:szCs w:val="24"/>
                <w:lang w:eastAsia="zh-HK"/>
              </w:rPr>
            </w:pPr>
            <w:r w:rsidRPr="007A7D33">
              <w:rPr>
                <w:sz w:val="24"/>
                <w:szCs w:val="24"/>
                <w:lang w:eastAsia="zh-HK"/>
              </w:rPr>
              <w:t>OS Support</w:t>
            </w:r>
          </w:p>
        </w:tc>
        <w:tc>
          <w:tcPr>
            <w:tcW w:w="1774" w:type="pct"/>
          </w:tcPr>
          <w:p w14:paraId="382E8AF1" w14:textId="77777777" w:rsidR="006A5048" w:rsidRPr="007A7D33" w:rsidRDefault="006A5048" w:rsidP="00CF44D8">
            <w:pPr>
              <w:jc w:val="both"/>
              <w:rPr>
                <w:sz w:val="24"/>
                <w:szCs w:val="24"/>
                <w:lang w:eastAsia="zh-HK"/>
              </w:rPr>
            </w:pPr>
            <w:r w:rsidRPr="007A7D33">
              <w:rPr>
                <w:sz w:val="24"/>
                <w:szCs w:val="24"/>
                <w:lang w:eastAsia="zh-HK"/>
              </w:rPr>
              <w:t>Good</w:t>
            </w:r>
          </w:p>
        </w:tc>
        <w:tc>
          <w:tcPr>
            <w:tcW w:w="1470" w:type="pct"/>
          </w:tcPr>
          <w:p w14:paraId="6C951BB6" w14:textId="77777777" w:rsidR="006A5048" w:rsidRPr="007A7D33" w:rsidRDefault="006A5048" w:rsidP="00CF44D8">
            <w:pPr>
              <w:jc w:val="both"/>
              <w:rPr>
                <w:sz w:val="24"/>
                <w:szCs w:val="24"/>
                <w:lang w:eastAsia="zh-HK"/>
              </w:rPr>
            </w:pPr>
            <w:r w:rsidRPr="007A7D33">
              <w:rPr>
                <w:sz w:val="24"/>
                <w:szCs w:val="24"/>
                <w:lang w:eastAsia="zh-HK"/>
              </w:rPr>
              <w:t>Good</w:t>
            </w:r>
          </w:p>
        </w:tc>
      </w:tr>
      <w:tr w:rsidR="006A5048" w:rsidRPr="007A7D33" w14:paraId="4FB050F6" w14:textId="77777777" w:rsidTr="00CF44D8">
        <w:tc>
          <w:tcPr>
            <w:tcW w:w="1756" w:type="pct"/>
          </w:tcPr>
          <w:p w14:paraId="6AC72313" w14:textId="77777777" w:rsidR="006A5048" w:rsidRPr="007A7D33" w:rsidRDefault="006A5048" w:rsidP="00CF44D8">
            <w:pPr>
              <w:jc w:val="both"/>
              <w:rPr>
                <w:sz w:val="24"/>
                <w:szCs w:val="24"/>
                <w:lang w:eastAsia="zh-HK"/>
              </w:rPr>
            </w:pPr>
            <w:r w:rsidRPr="007A7D33">
              <w:rPr>
                <w:sz w:val="24"/>
                <w:szCs w:val="24"/>
                <w:lang w:eastAsia="zh-HK"/>
              </w:rPr>
              <w:t>Hardware compatibility</w:t>
            </w:r>
          </w:p>
        </w:tc>
        <w:tc>
          <w:tcPr>
            <w:tcW w:w="1774" w:type="pct"/>
          </w:tcPr>
          <w:p w14:paraId="749970B5" w14:textId="77777777" w:rsidR="006A5048" w:rsidRPr="007A7D33" w:rsidRDefault="006A5048" w:rsidP="00CF44D8">
            <w:pPr>
              <w:rPr>
                <w:sz w:val="24"/>
                <w:szCs w:val="24"/>
                <w:lang w:eastAsia="zh-HK"/>
              </w:rPr>
            </w:pPr>
            <w:r w:rsidRPr="007A7D33">
              <w:rPr>
                <w:sz w:val="24"/>
                <w:szCs w:val="24"/>
                <w:lang w:eastAsia="zh-HK"/>
              </w:rPr>
              <w:t>Good</w:t>
            </w:r>
          </w:p>
        </w:tc>
        <w:tc>
          <w:tcPr>
            <w:tcW w:w="1470" w:type="pct"/>
          </w:tcPr>
          <w:p w14:paraId="3D85C3AB" w14:textId="77777777" w:rsidR="006A5048" w:rsidRPr="007A7D33" w:rsidRDefault="006A5048" w:rsidP="00CF44D8">
            <w:pPr>
              <w:jc w:val="both"/>
              <w:rPr>
                <w:sz w:val="24"/>
                <w:szCs w:val="24"/>
                <w:lang w:eastAsia="zh-HK"/>
              </w:rPr>
            </w:pPr>
            <w:r w:rsidRPr="007A7D33">
              <w:rPr>
                <w:sz w:val="24"/>
                <w:szCs w:val="24"/>
                <w:lang w:eastAsia="zh-HK"/>
              </w:rPr>
              <w:t>Good</w:t>
            </w:r>
          </w:p>
        </w:tc>
      </w:tr>
      <w:tr w:rsidR="006A5048" w:rsidRPr="007A7D33" w14:paraId="49996189" w14:textId="77777777" w:rsidTr="00CF44D8">
        <w:tc>
          <w:tcPr>
            <w:tcW w:w="1756" w:type="pct"/>
          </w:tcPr>
          <w:p w14:paraId="3A1EBF0A" w14:textId="77777777" w:rsidR="006A5048" w:rsidRPr="007A7D33" w:rsidRDefault="006A5048" w:rsidP="00CF44D8">
            <w:pPr>
              <w:rPr>
                <w:sz w:val="24"/>
                <w:szCs w:val="24"/>
                <w:lang w:eastAsia="zh-HK"/>
              </w:rPr>
            </w:pPr>
            <w:r w:rsidRPr="007A7D33">
              <w:rPr>
                <w:sz w:val="24"/>
                <w:szCs w:val="24"/>
                <w:lang w:eastAsia="zh-HK"/>
              </w:rPr>
              <w:t>Server Resource Utilization</w:t>
            </w:r>
          </w:p>
        </w:tc>
        <w:tc>
          <w:tcPr>
            <w:tcW w:w="1774" w:type="pct"/>
          </w:tcPr>
          <w:p w14:paraId="4893BC06" w14:textId="77777777" w:rsidR="006A5048" w:rsidRPr="007A7D33" w:rsidRDefault="006A5048" w:rsidP="00CF44D8">
            <w:pPr>
              <w:jc w:val="both"/>
              <w:rPr>
                <w:sz w:val="24"/>
                <w:szCs w:val="24"/>
                <w:lang w:eastAsia="zh-HK"/>
              </w:rPr>
            </w:pPr>
            <w:r w:rsidRPr="007A7D33">
              <w:rPr>
                <w:sz w:val="24"/>
                <w:szCs w:val="24"/>
                <w:lang w:eastAsia="zh-HK"/>
              </w:rPr>
              <w:t>Fully Utilized By the system</w:t>
            </w:r>
          </w:p>
        </w:tc>
        <w:tc>
          <w:tcPr>
            <w:tcW w:w="1470" w:type="pct"/>
          </w:tcPr>
          <w:p w14:paraId="66A10067"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Resource overhead consumed by the virtualization</w:t>
            </w:r>
          </w:p>
        </w:tc>
      </w:tr>
      <w:tr w:rsidR="006A5048" w:rsidRPr="007A7D33" w14:paraId="3FC33F23" w14:textId="77777777" w:rsidTr="00CF44D8">
        <w:tc>
          <w:tcPr>
            <w:tcW w:w="1756" w:type="pct"/>
          </w:tcPr>
          <w:p w14:paraId="1C3F90C0" w14:textId="77777777" w:rsidR="006A5048" w:rsidRPr="007A7D33" w:rsidRDefault="006A5048" w:rsidP="00CF44D8">
            <w:pPr>
              <w:jc w:val="both"/>
              <w:rPr>
                <w:sz w:val="24"/>
                <w:szCs w:val="24"/>
                <w:lang w:eastAsia="zh-HK"/>
              </w:rPr>
            </w:pPr>
            <w:r w:rsidRPr="007A7D33">
              <w:rPr>
                <w:sz w:val="24"/>
                <w:szCs w:val="24"/>
                <w:lang w:eastAsia="zh-HK"/>
              </w:rPr>
              <w:t>Vendor Availability</w:t>
            </w:r>
          </w:p>
        </w:tc>
        <w:tc>
          <w:tcPr>
            <w:tcW w:w="1774" w:type="pct"/>
          </w:tcPr>
          <w:p w14:paraId="4DA0D045" w14:textId="77777777" w:rsidR="006A5048" w:rsidRPr="007A7D33" w:rsidRDefault="006A5048" w:rsidP="00CF44D8">
            <w:pPr>
              <w:rPr>
                <w:i/>
                <w:sz w:val="24"/>
                <w:szCs w:val="24"/>
                <w:lang w:eastAsia="zh-HK"/>
              </w:rPr>
            </w:pPr>
            <w:r w:rsidRPr="007A7D33">
              <w:rPr>
                <w:sz w:val="24"/>
                <w:szCs w:val="24"/>
                <w:lang w:eastAsia="zh-HK"/>
              </w:rPr>
              <w:t>High</w:t>
            </w:r>
          </w:p>
        </w:tc>
        <w:tc>
          <w:tcPr>
            <w:tcW w:w="1470" w:type="pct"/>
          </w:tcPr>
          <w:p w14:paraId="2D62BB96" w14:textId="77777777" w:rsidR="006A5048" w:rsidRPr="007A7D33" w:rsidRDefault="006A5048" w:rsidP="00CF44D8">
            <w:pPr>
              <w:rPr>
                <w:sz w:val="24"/>
                <w:szCs w:val="24"/>
                <w:lang w:eastAsia="zh-HK"/>
              </w:rPr>
            </w:pPr>
            <w:r w:rsidRPr="007A7D33">
              <w:rPr>
                <w:sz w:val="24"/>
                <w:szCs w:val="24"/>
                <w:lang w:eastAsia="zh-HK"/>
              </w:rPr>
              <w:t>High</w:t>
            </w:r>
          </w:p>
        </w:tc>
      </w:tr>
    </w:tbl>
    <w:p w14:paraId="4059ECCB" w14:textId="77777777" w:rsidR="006A5048" w:rsidRPr="007A7D33" w:rsidRDefault="006A5048" w:rsidP="006A5048">
      <w:pPr>
        <w:jc w:val="both"/>
        <w:rPr>
          <w:sz w:val="24"/>
          <w:szCs w:val="24"/>
          <w:lang w:eastAsia="zh-HK"/>
        </w:rPr>
      </w:pPr>
    </w:p>
    <w:p w14:paraId="54DE01BC" w14:textId="4D3B0826" w:rsidR="006A5048" w:rsidRPr="007A7D33" w:rsidRDefault="006A5048" w:rsidP="00604683">
      <w:pPr>
        <w:pStyle w:val="BodyText2"/>
        <w:ind w:left="0" w:firstLine="0"/>
        <w:rPr>
          <w:sz w:val="24"/>
          <w:szCs w:val="24"/>
          <w:lang w:eastAsia="zh-HK"/>
        </w:rPr>
      </w:pPr>
      <w:r w:rsidRPr="007A7D33">
        <w:rPr>
          <w:sz w:val="24"/>
          <w:szCs w:val="24"/>
          <w:lang w:eastAsia="zh-HK"/>
        </w:rPr>
        <w:t>Base</w:t>
      </w:r>
      <w:r w:rsidR="00604683">
        <w:rPr>
          <w:sz w:val="24"/>
          <w:szCs w:val="24"/>
          <w:lang w:eastAsia="zh-HK"/>
        </w:rPr>
        <w:t>d</w:t>
      </w:r>
      <w:r w:rsidRPr="007A7D33">
        <w:rPr>
          <w:sz w:val="24"/>
          <w:szCs w:val="24"/>
          <w:lang w:eastAsia="zh-HK"/>
        </w:rPr>
        <w:t xml:space="preserve"> on the above comparison, the Option 2 (Standalone Servers + Virtualization) is recommended because of the following reasons:</w:t>
      </w:r>
    </w:p>
    <w:p w14:paraId="63F568E7"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Provide high availability within budget</w:t>
      </w:r>
    </w:p>
    <w:p w14:paraId="58C65D6D"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 xml:space="preserve">Have server resilience </w:t>
      </w:r>
    </w:p>
    <w:p w14:paraId="4CFB13EF"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Have shorter down time</w:t>
      </w:r>
    </w:p>
    <w:p w14:paraId="5738A2E5" w14:textId="77777777" w:rsidR="006A5048" w:rsidRPr="007A7D33" w:rsidRDefault="006A5048" w:rsidP="006A5048">
      <w:pPr>
        <w:widowControl w:val="0"/>
        <w:jc w:val="both"/>
        <w:rPr>
          <w:sz w:val="24"/>
          <w:szCs w:val="24"/>
          <w:lang w:eastAsia="zh-HK"/>
        </w:rPr>
      </w:pPr>
    </w:p>
    <w:p w14:paraId="32CE1AB0" w14:textId="77777777" w:rsidR="006A5048" w:rsidRPr="00604683" w:rsidRDefault="006A5048" w:rsidP="00604683">
      <w:pPr>
        <w:pStyle w:val="Heading3"/>
        <w:pageBreakBefore/>
        <w:spacing w:line="360" w:lineRule="auto"/>
        <w:ind w:left="0" w:firstLine="0"/>
        <w:jc w:val="both"/>
        <w:rPr>
          <w:b/>
          <w:iCs/>
          <w:sz w:val="24"/>
          <w:szCs w:val="24"/>
        </w:rPr>
      </w:pPr>
      <w:bookmarkStart w:id="526" w:name="_Toc92701829"/>
      <w:r w:rsidRPr="00604683">
        <w:rPr>
          <w:b/>
          <w:iCs/>
          <w:sz w:val="24"/>
          <w:szCs w:val="24"/>
        </w:rPr>
        <w:lastRenderedPageBreak/>
        <w:t>Hypervisor comparison between VMware vShpere 5.0, Microsoft Hyper-V Server 2008 R2 and Citrix XenServer 6.0</w:t>
      </w:r>
      <w:bookmarkEnd w:id="526"/>
    </w:p>
    <w:p w14:paraId="27E29034" w14:textId="77777777" w:rsidR="006A5048" w:rsidRPr="007A7D33" w:rsidRDefault="006A5048" w:rsidP="006A5048">
      <w:pPr>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2452"/>
        <w:gridCol w:w="2452"/>
        <w:gridCol w:w="2450"/>
      </w:tblGrid>
      <w:tr w:rsidR="006A5048" w:rsidRPr="007A7D33" w14:paraId="759CF2A9" w14:textId="77777777" w:rsidTr="00CF44D8">
        <w:trPr>
          <w:tblHeader/>
        </w:trPr>
        <w:tc>
          <w:tcPr>
            <w:tcW w:w="1037" w:type="pct"/>
            <w:shd w:val="clear" w:color="auto" w:fill="F3F3F3"/>
          </w:tcPr>
          <w:p w14:paraId="39C2F28F" w14:textId="77777777" w:rsidR="006A5048" w:rsidRPr="007A7D33" w:rsidRDefault="006A5048" w:rsidP="00CF44D8">
            <w:pPr>
              <w:spacing w:before="60" w:after="60"/>
              <w:rPr>
                <w:b/>
                <w:sz w:val="24"/>
                <w:szCs w:val="24"/>
                <w:lang w:eastAsia="zh-HK"/>
              </w:rPr>
            </w:pPr>
            <w:r w:rsidRPr="007A7D33">
              <w:rPr>
                <w:b/>
                <w:sz w:val="24"/>
                <w:szCs w:val="24"/>
                <w:lang w:eastAsia="zh-HK"/>
              </w:rPr>
              <w:t>Description</w:t>
            </w:r>
          </w:p>
        </w:tc>
        <w:tc>
          <w:tcPr>
            <w:tcW w:w="1321" w:type="pct"/>
            <w:shd w:val="clear" w:color="auto" w:fill="F3F3F3"/>
          </w:tcPr>
          <w:p w14:paraId="06E01F5C" w14:textId="77777777" w:rsidR="006A5048" w:rsidRPr="007A7D33" w:rsidRDefault="006A5048" w:rsidP="00CF44D8">
            <w:pPr>
              <w:spacing w:before="60" w:after="60"/>
              <w:rPr>
                <w:b/>
                <w:sz w:val="24"/>
                <w:szCs w:val="24"/>
                <w:lang w:eastAsia="zh-HK"/>
              </w:rPr>
            </w:pPr>
            <w:r w:rsidRPr="007A7D33">
              <w:rPr>
                <w:b/>
                <w:sz w:val="24"/>
                <w:szCs w:val="24"/>
                <w:lang w:eastAsia="zh-HK"/>
              </w:rPr>
              <w:t>VMware vSphere 5.0</w:t>
            </w:r>
          </w:p>
        </w:tc>
        <w:tc>
          <w:tcPr>
            <w:tcW w:w="1321" w:type="pct"/>
            <w:shd w:val="clear" w:color="auto" w:fill="F3F3F3"/>
          </w:tcPr>
          <w:p w14:paraId="5F1FC3DE" w14:textId="77777777" w:rsidR="006A5048" w:rsidRPr="007A7D33" w:rsidRDefault="006A5048" w:rsidP="00CF44D8">
            <w:pPr>
              <w:spacing w:before="60" w:after="60"/>
              <w:rPr>
                <w:b/>
                <w:sz w:val="24"/>
                <w:szCs w:val="24"/>
                <w:lang w:eastAsia="zh-HK"/>
              </w:rPr>
            </w:pPr>
            <w:r w:rsidRPr="007A7D33">
              <w:rPr>
                <w:b/>
                <w:sz w:val="24"/>
                <w:szCs w:val="24"/>
                <w:lang w:eastAsia="zh-HK"/>
              </w:rPr>
              <w:t>Microsoft Hyper-V Server 2008 R2</w:t>
            </w:r>
          </w:p>
        </w:tc>
        <w:tc>
          <w:tcPr>
            <w:tcW w:w="1320" w:type="pct"/>
            <w:shd w:val="clear" w:color="auto" w:fill="F3F3F3"/>
          </w:tcPr>
          <w:p w14:paraId="60AA055F" w14:textId="77777777" w:rsidR="006A5048" w:rsidRPr="007A7D33" w:rsidRDefault="006A5048" w:rsidP="00CF44D8">
            <w:pPr>
              <w:spacing w:before="60" w:after="60"/>
              <w:rPr>
                <w:b/>
                <w:sz w:val="24"/>
                <w:szCs w:val="24"/>
                <w:lang w:eastAsia="zh-HK"/>
              </w:rPr>
            </w:pPr>
            <w:r w:rsidRPr="007A7D33">
              <w:rPr>
                <w:b/>
                <w:sz w:val="24"/>
                <w:szCs w:val="24"/>
                <w:lang w:eastAsia="zh-HK"/>
              </w:rPr>
              <w:t>Citrix XenServer 6.0</w:t>
            </w:r>
          </w:p>
        </w:tc>
      </w:tr>
      <w:tr w:rsidR="006A5048" w:rsidRPr="007A7D33" w14:paraId="4A4E0266" w14:textId="77777777" w:rsidTr="00CF44D8">
        <w:tc>
          <w:tcPr>
            <w:tcW w:w="1037" w:type="pct"/>
          </w:tcPr>
          <w:p w14:paraId="211645D7"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Hot Add Memory</w:t>
            </w:r>
          </w:p>
        </w:tc>
        <w:tc>
          <w:tcPr>
            <w:tcW w:w="1321" w:type="pct"/>
          </w:tcPr>
          <w:p w14:paraId="6E821A1A"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Supported</w:t>
            </w:r>
          </w:p>
        </w:tc>
        <w:tc>
          <w:tcPr>
            <w:tcW w:w="1321" w:type="pct"/>
          </w:tcPr>
          <w:p w14:paraId="10303ED9"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Not Supported</w:t>
            </w:r>
          </w:p>
        </w:tc>
        <w:tc>
          <w:tcPr>
            <w:tcW w:w="1320" w:type="pct"/>
          </w:tcPr>
          <w:p w14:paraId="25E7D7C9"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Not Supported</w:t>
            </w:r>
          </w:p>
        </w:tc>
      </w:tr>
      <w:tr w:rsidR="006A5048" w:rsidRPr="007A7D33" w14:paraId="74AF029F" w14:textId="77777777" w:rsidTr="00CF44D8">
        <w:tc>
          <w:tcPr>
            <w:tcW w:w="1037" w:type="pct"/>
          </w:tcPr>
          <w:p w14:paraId="2DBEEEBA"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Network I/O control</w:t>
            </w:r>
          </w:p>
        </w:tc>
        <w:tc>
          <w:tcPr>
            <w:tcW w:w="1321" w:type="pct"/>
          </w:tcPr>
          <w:p w14:paraId="10D9301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Supported</w:t>
            </w:r>
          </w:p>
        </w:tc>
        <w:tc>
          <w:tcPr>
            <w:tcW w:w="1321" w:type="pct"/>
          </w:tcPr>
          <w:p w14:paraId="77167FA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Not Supported</w:t>
            </w:r>
          </w:p>
        </w:tc>
        <w:tc>
          <w:tcPr>
            <w:tcW w:w="1320" w:type="pct"/>
          </w:tcPr>
          <w:p w14:paraId="352C0455"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Supported</w:t>
            </w:r>
          </w:p>
        </w:tc>
      </w:tr>
      <w:tr w:rsidR="006A5048" w:rsidRPr="007A7D33" w14:paraId="5A12D1E6" w14:textId="77777777" w:rsidTr="00CF44D8">
        <w:tc>
          <w:tcPr>
            <w:tcW w:w="1037" w:type="pct"/>
          </w:tcPr>
          <w:p w14:paraId="7904947B"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Network Shared Storage</w:t>
            </w:r>
          </w:p>
        </w:tc>
        <w:tc>
          <w:tcPr>
            <w:tcW w:w="1321" w:type="pct"/>
          </w:tcPr>
          <w:p w14:paraId="3FC1234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SAN &amp; NAS</w:t>
            </w:r>
          </w:p>
        </w:tc>
        <w:tc>
          <w:tcPr>
            <w:tcW w:w="1321" w:type="pct"/>
          </w:tcPr>
          <w:p w14:paraId="6F741B1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SAN only</w:t>
            </w:r>
          </w:p>
        </w:tc>
        <w:tc>
          <w:tcPr>
            <w:tcW w:w="1320" w:type="pct"/>
          </w:tcPr>
          <w:p w14:paraId="5440EEB7"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SAN &amp; NFS enabled NAS</w:t>
            </w:r>
          </w:p>
        </w:tc>
      </w:tr>
      <w:tr w:rsidR="006A5048" w:rsidRPr="007A7D33" w14:paraId="47C7C9FA" w14:textId="77777777" w:rsidTr="00CF44D8">
        <w:tc>
          <w:tcPr>
            <w:tcW w:w="1037" w:type="pct"/>
          </w:tcPr>
          <w:p w14:paraId="1F0B4238"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Long Distance Live Migration of Virtual Machines</w:t>
            </w:r>
          </w:p>
        </w:tc>
        <w:tc>
          <w:tcPr>
            <w:tcW w:w="1321" w:type="pct"/>
          </w:tcPr>
          <w:p w14:paraId="0DF813C5"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Supported</w:t>
            </w:r>
          </w:p>
        </w:tc>
        <w:tc>
          <w:tcPr>
            <w:tcW w:w="1321" w:type="pct"/>
          </w:tcPr>
          <w:p w14:paraId="011B339A"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Not Supported</w:t>
            </w:r>
          </w:p>
        </w:tc>
        <w:tc>
          <w:tcPr>
            <w:tcW w:w="1320" w:type="pct"/>
          </w:tcPr>
          <w:p w14:paraId="0B9755EB"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Not Supported</w:t>
            </w:r>
          </w:p>
        </w:tc>
      </w:tr>
      <w:tr w:rsidR="006A5048" w:rsidRPr="007A7D33" w14:paraId="5A9FCB7B" w14:textId="77777777" w:rsidTr="00CF44D8">
        <w:tc>
          <w:tcPr>
            <w:tcW w:w="1037" w:type="pct"/>
          </w:tcPr>
          <w:p w14:paraId="569C443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 xml:space="preserve">Support Windows version for Guest OS </w:t>
            </w:r>
          </w:p>
        </w:tc>
        <w:tc>
          <w:tcPr>
            <w:tcW w:w="1321" w:type="pct"/>
          </w:tcPr>
          <w:p w14:paraId="43F2B42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All currently available version of Windows and Windows Servers</w:t>
            </w:r>
          </w:p>
        </w:tc>
        <w:tc>
          <w:tcPr>
            <w:tcW w:w="1321" w:type="pct"/>
          </w:tcPr>
          <w:p w14:paraId="50F6D7E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All currently available version of Windows and Windows Servers</w:t>
            </w:r>
          </w:p>
        </w:tc>
        <w:tc>
          <w:tcPr>
            <w:tcW w:w="1320" w:type="pct"/>
          </w:tcPr>
          <w:p w14:paraId="28C64DB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All currently available version of Windows and Windows Servers</w:t>
            </w:r>
          </w:p>
        </w:tc>
      </w:tr>
      <w:tr w:rsidR="006A5048" w:rsidRPr="007A7D33" w14:paraId="1462BE90" w14:textId="77777777" w:rsidTr="00CF44D8">
        <w:tc>
          <w:tcPr>
            <w:tcW w:w="1037" w:type="pct"/>
          </w:tcPr>
          <w:p w14:paraId="3F4E066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Support Linux version as Guest OS</w:t>
            </w:r>
          </w:p>
        </w:tc>
        <w:tc>
          <w:tcPr>
            <w:tcW w:w="1321" w:type="pct"/>
          </w:tcPr>
          <w:p w14:paraId="2F58534B" w14:textId="77777777" w:rsidR="006A5048" w:rsidRPr="007A7D33" w:rsidRDefault="006A5048" w:rsidP="00E46E23">
            <w:pPr>
              <w:pStyle w:val="BodyText2"/>
              <w:spacing w:line="240" w:lineRule="auto"/>
              <w:ind w:left="0" w:firstLine="0"/>
              <w:rPr>
                <w:sz w:val="24"/>
                <w:szCs w:val="24"/>
                <w:lang w:eastAsia="zh-HK"/>
              </w:rPr>
            </w:pPr>
            <w:r w:rsidRPr="00E46E23">
              <w:rPr>
                <w:sz w:val="24"/>
                <w:szCs w:val="24"/>
                <w:lang w:eastAsia="zh-HK"/>
              </w:rPr>
              <w:t xml:space="preserve">Asianux, </w:t>
            </w:r>
            <w:r w:rsidRPr="007A7D33">
              <w:rPr>
                <w:sz w:val="24"/>
                <w:szCs w:val="24"/>
                <w:lang w:eastAsia="zh-HK"/>
              </w:rPr>
              <w:t>CentOS, Red Hat Enterprise Linux, SUSE Enterprise Linux, Oracle Enterprise Linux, Debian Squeeze, Ubuntu</w:t>
            </w:r>
          </w:p>
        </w:tc>
        <w:tc>
          <w:tcPr>
            <w:tcW w:w="1321" w:type="pct"/>
          </w:tcPr>
          <w:p w14:paraId="6A802EB9"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CentOS, Red Hat Enterprise Linux, SUSE Linux Enterprise</w:t>
            </w:r>
          </w:p>
        </w:tc>
        <w:tc>
          <w:tcPr>
            <w:tcW w:w="1320" w:type="pct"/>
          </w:tcPr>
          <w:p w14:paraId="528D5E2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 xml:space="preserve">CentOS, Red Hat Enterprise Linux, SUSE Enterprise Linux, Oracle Enterprise Linux, Debian Squeeze, Ubuntu </w:t>
            </w:r>
          </w:p>
        </w:tc>
      </w:tr>
      <w:tr w:rsidR="006A5048" w:rsidRPr="007A7D33" w14:paraId="1F1095FA" w14:textId="77777777" w:rsidTr="00CF44D8">
        <w:tc>
          <w:tcPr>
            <w:tcW w:w="1037" w:type="pct"/>
          </w:tcPr>
          <w:p w14:paraId="2B356877"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Support Other OS as Guest OS</w:t>
            </w:r>
          </w:p>
        </w:tc>
        <w:tc>
          <w:tcPr>
            <w:tcW w:w="1321" w:type="pct"/>
          </w:tcPr>
          <w:p w14:paraId="3AF5620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Solaris 10, OS/2, NetWare, Mac OS X</w:t>
            </w:r>
          </w:p>
        </w:tc>
        <w:tc>
          <w:tcPr>
            <w:tcW w:w="1321" w:type="pct"/>
          </w:tcPr>
          <w:p w14:paraId="72BE038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Nil</w:t>
            </w:r>
          </w:p>
        </w:tc>
        <w:tc>
          <w:tcPr>
            <w:tcW w:w="1320" w:type="pct"/>
          </w:tcPr>
          <w:p w14:paraId="7E9B18BA"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Nil</w:t>
            </w:r>
          </w:p>
        </w:tc>
      </w:tr>
    </w:tbl>
    <w:p w14:paraId="5A565BC7" w14:textId="77777777" w:rsidR="006A5048" w:rsidRPr="007A7D33" w:rsidRDefault="006A5048" w:rsidP="006A5048">
      <w:pPr>
        <w:widowControl w:val="0"/>
        <w:jc w:val="both"/>
        <w:rPr>
          <w:sz w:val="24"/>
          <w:szCs w:val="24"/>
          <w:lang w:eastAsia="zh-HK"/>
        </w:rPr>
      </w:pPr>
    </w:p>
    <w:p w14:paraId="3E0BD7D4" w14:textId="77777777" w:rsidR="006A5048" w:rsidRPr="007A7D33" w:rsidRDefault="006A5048" w:rsidP="006A5048">
      <w:pPr>
        <w:widowControl w:val="0"/>
        <w:jc w:val="both"/>
        <w:rPr>
          <w:sz w:val="24"/>
          <w:szCs w:val="24"/>
          <w:lang w:eastAsia="zh-HK"/>
        </w:rPr>
      </w:pPr>
    </w:p>
    <w:p w14:paraId="79E900B1" w14:textId="314D49EF" w:rsidR="006A5048" w:rsidRPr="007A7D33" w:rsidRDefault="006A5048" w:rsidP="00604683">
      <w:pPr>
        <w:pStyle w:val="BodyText2"/>
        <w:ind w:left="0" w:firstLine="0"/>
        <w:rPr>
          <w:sz w:val="24"/>
          <w:szCs w:val="24"/>
          <w:lang w:eastAsia="zh-HK"/>
        </w:rPr>
      </w:pPr>
      <w:r w:rsidRPr="007A7D33">
        <w:rPr>
          <w:sz w:val="24"/>
          <w:szCs w:val="24"/>
          <w:lang w:eastAsia="zh-HK"/>
        </w:rPr>
        <w:t>Base</w:t>
      </w:r>
      <w:r w:rsidR="00604683">
        <w:rPr>
          <w:sz w:val="24"/>
          <w:szCs w:val="24"/>
          <w:lang w:eastAsia="zh-HK"/>
        </w:rPr>
        <w:t>d</w:t>
      </w:r>
      <w:r w:rsidRPr="007A7D33">
        <w:rPr>
          <w:sz w:val="24"/>
          <w:szCs w:val="24"/>
          <w:lang w:eastAsia="zh-HK"/>
        </w:rPr>
        <w:t xml:space="preserve"> on the above comparison, the VMware vSphere 5.0 recommended because of the following reasons:</w:t>
      </w:r>
    </w:p>
    <w:p w14:paraId="7ACC70EC"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Better support for performance tuning of the system with Hot Add Memory and Network I/O Control</w:t>
      </w:r>
    </w:p>
    <w:p w14:paraId="1014F9DC"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More choices of supported network shared storage and guest OS for system expand and further development</w:t>
      </w:r>
    </w:p>
    <w:p w14:paraId="030B18F4" w14:textId="599101C1" w:rsidR="006A5048" w:rsidRPr="00604683" w:rsidRDefault="006A5048" w:rsidP="00604683">
      <w:pPr>
        <w:widowControl w:val="0"/>
        <w:numPr>
          <w:ilvl w:val="0"/>
          <w:numId w:val="39"/>
        </w:numPr>
        <w:tabs>
          <w:tab w:val="clear" w:pos="1000"/>
        </w:tabs>
        <w:jc w:val="both"/>
        <w:rPr>
          <w:sz w:val="24"/>
          <w:szCs w:val="24"/>
          <w:lang w:eastAsia="zh-HK"/>
        </w:rPr>
      </w:pPr>
      <w:r w:rsidRPr="007A7D33">
        <w:rPr>
          <w:sz w:val="24"/>
          <w:szCs w:val="24"/>
          <w:lang w:eastAsia="zh-HK"/>
        </w:rPr>
        <w:t>Provide long distance live migration which could be an additional DR option</w:t>
      </w:r>
    </w:p>
    <w:p w14:paraId="5BC8E8A2" w14:textId="77777777" w:rsidR="006A5048" w:rsidRPr="00604683" w:rsidRDefault="006A5048" w:rsidP="00604683">
      <w:pPr>
        <w:pStyle w:val="Heading3"/>
        <w:pageBreakBefore/>
        <w:spacing w:line="360" w:lineRule="auto"/>
        <w:ind w:left="0" w:firstLine="0"/>
        <w:jc w:val="both"/>
        <w:rPr>
          <w:b/>
          <w:iCs/>
          <w:sz w:val="24"/>
          <w:szCs w:val="24"/>
        </w:rPr>
      </w:pPr>
      <w:bookmarkStart w:id="527" w:name="_Toc92701830"/>
      <w:r w:rsidRPr="00604683">
        <w:rPr>
          <w:b/>
          <w:iCs/>
          <w:sz w:val="24"/>
          <w:szCs w:val="24"/>
        </w:rPr>
        <w:lastRenderedPageBreak/>
        <w:t>Comparison between Oracle, MySQL and MS SQL Server</w:t>
      </w:r>
      <w:bookmarkEnd w:id="527"/>
    </w:p>
    <w:p w14:paraId="45917E33" w14:textId="77777777" w:rsidR="006A5048" w:rsidRPr="007A7D33" w:rsidRDefault="006A5048" w:rsidP="006A5048">
      <w:pPr>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2452"/>
        <w:gridCol w:w="2452"/>
        <w:gridCol w:w="2450"/>
      </w:tblGrid>
      <w:tr w:rsidR="006A5048" w:rsidRPr="007A7D33" w14:paraId="32F78F31" w14:textId="77777777" w:rsidTr="00CF44D8">
        <w:trPr>
          <w:tblHeader/>
        </w:trPr>
        <w:tc>
          <w:tcPr>
            <w:tcW w:w="1037" w:type="pct"/>
            <w:shd w:val="clear" w:color="auto" w:fill="F3F3F3"/>
          </w:tcPr>
          <w:p w14:paraId="79A331DB" w14:textId="77777777" w:rsidR="006A5048" w:rsidRPr="007A7D33" w:rsidRDefault="006A5048" w:rsidP="00CF44D8">
            <w:pPr>
              <w:spacing w:before="60" w:after="60"/>
              <w:rPr>
                <w:b/>
                <w:sz w:val="24"/>
                <w:szCs w:val="24"/>
                <w:lang w:eastAsia="zh-HK"/>
              </w:rPr>
            </w:pPr>
            <w:r w:rsidRPr="007A7D33">
              <w:rPr>
                <w:b/>
                <w:sz w:val="24"/>
                <w:szCs w:val="24"/>
                <w:lang w:eastAsia="zh-HK"/>
              </w:rPr>
              <w:t>Description</w:t>
            </w:r>
          </w:p>
        </w:tc>
        <w:tc>
          <w:tcPr>
            <w:tcW w:w="1321" w:type="pct"/>
            <w:shd w:val="clear" w:color="auto" w:fill="F3F3F3"/>
          </w:tcPr>
          <w:p w14:paraId="04BC9BC5" w14:textId="77777777" w:rsidR="006A5048" w:rsidRPr="007A7D33" w:rsidRDefault="006A5048" w:rsidP="00CF44D8">
            <w:pPr>
              <w:spacing w:before="60" w:after="60"/>
              <w:rPr>
                <w:b/>
                <w:sz w:val="24"/>
                <w:szCs w:val="24"/>
                <w:lang w:eastAsia="zh-HK"/>
              </w:rPr>
            </w:pPr>
            <w:r w:rsidRPr="007A7D33">
              <w:rPr>
                <w:b/>
                <w:sz w:val="24"/>
                <w:szCs w:val="24"/>
                <w:lang w:eastAsia="zh-HK"/>
              </w:rPr>
              <w:t>Oracle Database 11g</w:t>
            </w:r>
          </w:p>
        </w:tc>
        <w:tc>
          <w:tcPr>
            <w:tcW w:w="1321" w:type="pct"/>
            <w:shd w:val="clear" w:color="auto" w:fill="F3F3F3"/>
          </w:tcPr>
          <w:p w14:paraId="52B075C2" w14:textId="77777777" w:rsidR="006A5048" w:rsidRPr="007A7D33" w:rsidRDefault="006A5048" w:rsidP="00CF44D8">
            <w:pPr>
              <w:spacing w:before="60" w:after="60"/>
              <w:rPr>
                <w:b/>
                <w:sz w:val="24"/>
                <w:szCs w:val="24"/>
                <w:lang w:eastAsia="zh-HK"/>
              </w:rPr>
            </w:pPr>
            <w:r w:rsidRPr="007A7D33">
              <w:rPr>
                <w:b/>
                <w:sz w:val="24"/>
                <w:szCs w:val="24"/>
                <w:lang w:eastAsia="zh-HK"/>
              </w:rPr>
              <w:t>MySQL Enterprise Edition</w:t>
            </w:r>
          </w:p>
        </w:tc>
        <w:tc>
          <w:tcPr>
            <w:tcW w:w="1320" w:type="pct"/>
            <w:shd w:val="clear" w:color="auto" w:fill="F3F3F3"/>
          </w:tcPr>
          <w:p w14:paraId="56A27F39" w14:textId="77777777" w:rsidR="006A5048" w:rsidRPr="007A7D33" w:rsidRDefault="006A5048" w:rsidP="00CF44D8">
            <w:pPr>
              <w:spacing w:before="60" w:after="60"/>
              <w:rPr>
                <w:b/>
                <w:sz w:val="24"/>
                <w:szCs w:val="24"/>
                <w:lang w:eastAsia="zh-HK"/>
              </w:rPr>
            </w:pPr>
            <w:r w:rsidRPr="007A7D33">
              <w:rPr>
                <w:b/>
                <w:sz w:val="24"/>
                <w:szCs w:val="24"/>
                <w:lang w:eastAsia="zh-HK"/>
              </w:rPr>
              <w:t>MS SQL Server 2008 R2</w:t>
            </w:r>
          </w:p>
        </w:tc>
      </w:tr>
      <w:tr w:rsidR="006A5048" w:rsidRPr="007A7D33" w14:paraId="59F5EA12" w14:textId="77777777" w:rsidTr="00CF44D8">
        <w:tc>
          <w:tcPr>
            <w:tcW w:w="1037" w:type="pct"/>
          </w:tcPr>
          <w:p w14:paraId="5E3D0A57"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Cost</w:t>
            </w:r>
          </w:p>
        </w:tc>
        <w:tc>
          <w:tcPr>
            <w:tcW w:w="1321" w:type="pct"/>
          </w:tcPr>
          <w:p w14:paraId="66C286A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Highest license free to setup and annual subscription required for support services</w:t>
            </w:r>
          </w:p>
        </w:tc>
        <w:tc>
          <w:tcPr>
            <w:tcW w:w="1321" w:type="pct"/>
          </w:tcPr>
          <w:p w14:paraId="4FB4360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Annual subscription required for support services</w:t>
            </w:r>
          </w:p>
        </w:tc>
        <w:tc>
          <w:tcPr>
            <w:tcW w:w="1320" w:type="pct"/>
          </w:tcPr>
          <w:p w14:paraId="4F891BA2"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One-off license fee</w:t>
            </w:r>
          </w:p>
        </w:tc>
      </w:tr>
      <w:tr w:rsidR="006A5048" w:rsidRPr="007A7D33" w14:paraId="67693DE2" w14:textId="77777777" w:rsidTr="00CF44D8">
        <w:tc>
          <w:tcPr>
            <w:tcW w:w="1037" w:type="pct"/>
          </w:tcPr>
          <w:p w14:paraId="4A2194A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OS Support</w:t>
            </w:r>
          </w:p>
        </w:tc>
        <w:tc>
          <w:tcPr>
            <w:tcW w:w="1321" w:type="pct"/>
          </w:tcPr>
          <w:p w14:paraId="0551660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Windows, Unix, Linux, Mac OS</w:t>
            </w:r>
          </w:p>
        </w:tc>
        <w:tc>
          <w:tcPr>
            <w:tcW w:w="1321" w:type="pct"/>
          </w:tcPr>
          <w:p w14:paraId="1EC4B2DA"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Windows, Unix, Linux, Mac OS</w:t>
            </w:r>
          </w:p>
        </w:tc>
        <w:tc>
          <w:tcPr>
            <w:tcW w:w="1320" w:type="pct"/>
          </w:tcPr>
          <w:p w14:paraId="7B0E1C8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Windows only</w:t>
            </w:r>
          </w:p>
        </w:tc>
      </w:tr>
      <w:tr w:rsidR="006A5048" w:rsidRPr="007A7D33" w14:paraId="17B56158" w14:textId="77777777" w:rsidTr="00CF44D8">
        <w:tc>
          <w:tcPr>
            <w:tcW w:w="1037" w:type="pct"/>
          </w:tcPr>
          <w:p w14:paraId="4B77F505"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Online Database Backup</w:t>
            </w:r>
          </w:p>
        </w:tc>
        <w:tc>
          <w:tcPr>
            <w:tcW w:w="1321" w:type="pct"/>
          </w:tcPr>
          <w:p w14:paraId="53FFAC90"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Yes</w:t>
            </w:r>
          </w:p>
        </w:tc>
        <w:tc>
          <w:tcPr>
            <w:tcW w:w="1321" w:type="pct"/>
          </w:tcPr>
          <w:p w14:paraId="128BF1C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Available for InnoDB data only</w:t>
            </w:r>
          </w:p>
        </w:tc>
        <w:tc>
          <w:tcPr>
            <w:tcW w:w="1320" w:type="pct"/>
          </w:tcPr>
          <w:p w14:paraId="1DC7DEA7"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Yes</w:t>
            </w:r>
          </w:p>
        </w:tc>
      </w:tr>
      <w:tr w:rsidR="006A5048" w:rsidRPr="007A7D33" w14:paraId="476B51C3" w14:textId="77777777" w:rsidTr="00CF44D8">
        <w:tc>
          <w:tcPr>
            <w:tcW w:w="1037" w:type="pct"/>
          </w:tcPr>
          <w:p w14:paraId="24643B0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Reporting Tool</w:t>
            </w:r>
          </w:p>
        </w:tc>
        <w:tc>
          <w:tcPr>
            <w:tcW w:w="1321" w:type="pct"/>
          </w:tcPr>
          <w:p w14:paraId="3439F92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 xml:space="preserve">Oracle Reports Services is available but is required to be procured separately </w:t>
            </w:r>
          </w:p>
        </w:tc>
        <w:tc>
          <w:tcPr>
            <w:tcW w:w="1321" w:type="pct"/>
          </w:tcPr>
          <w:p w14:paraId="2F190792"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No reporting tool offered by MySQL. Third parties reporting tool is required to be procured separately</w:t>
            </w:r>
          </w:p>
        </w:tc>
        <w:tc>
          <w:tcPr>
            <w:tcW w:w="1320" w:type="pct"/>
          </w:tcPr>
          <w:p w14:paraId="6E4425CE"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 xml:space="preserve">Included </w:t>
            </w:r>
          </w:p>
        </w:tc>
      </w:tr>
    </w:tbl>
    <w:p w14:paraId="7B2C7E7A" w14:textId="77777777" w:rsidR="006A5048" w:rsidRPr="007A7D33" w:rsidRDefault="006A5048" w:rsidP="006A5048">
      <w:pPr>
        <w:rPr>
          <w:sz w:val="24"/>
          <w:szCs w:val="24"/>
        </w:rPr>
      </w:pPr>
    </w:p>
    <w:p w14:paraId="74FD09F3" w14:textId="2AFD3BFB" w:rsidR="006A5048" w:rsidRPr="007A7D33" w:rsidRDefault="006A5048" w:rsidP="00604683">
      <w:pPr>
        <w:pStyle w:val="BodyText2"/>
        <w:ind w:left="0" w:firstLine="0"/>
        <w:rPr>
          <w:sz w:val="24"/>
          <w:szCs w:val="24"/>
          <w:lang w:eastAsia="zh-HK"/>
        </w:rPr>
      </w:pPr>
      <w:r w:rsidRPr="007A7D33">
        <w:rPr>
          <w:sz w:val="24"/>
          <w:szCs w:val="24"/>
          <w:lang w:eastAsia="zh-HK"/>
        </w:rPr>
        <w:t>Base</w:t>
      </w:r>
      <w:r w:rsidR="00604683">
        <w:rPr>
          <w:sz w:val="24"/>
          <w:szCs w:val="24"/>
          <w:lang w:eastAsia="zh-HK"/>
        </w:rPr>
        <w:t>d</w:t>
      </w:r>
      <w:r w:rsidRPr="007A7D33">
        <w:rPr>
          <w:sz w:val="24"/>
          <w:szCs w:val="24"/>
          <w:lang w:eastAsia="zh-HK"/>
        </w:rPr>
        <w:t xml:space="preserve"> on the above comparison, MS SQL Server 2008 R2 is recommended because of the following reasons:</w:t>
      </w:r>
    </w:p>
    <w:p w14:paraId="2A73A464"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Less recurrent cost for support services</w:t>
      </w:r>
    </w:p>
    <w:p w14:paraId="31766692"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Able to perform online database backup</w:t>
      </w:r>
    </w:p>
    <w:p w14:paraId="2649CB81"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 xml:space="preserve">Native reporting tool included </w:t>
      </w:r>
    </w:p>
    <w:p w14:paraId="7810CCE1" w14:textId="77777777" w:rsidR="006A5048" w:rsidRPr="007A7D33" w:rsidRDefault="006A5048" w:rsidP="006A5048">
      <w:pPr>
        <w:rPr>
          <w:i/>
          <w:sz w:val="24"/>
          <w:szCs w:val="24"/>
        </w:rPr>
      </w:pPr>
    </w:p>
    <w:p w14:paraId="3790DCB5" w14:textId="77777777" w:rsidR="006A5048" w:rsidRPr="007A7D33" w:rsidRDefault="006A5048" w:rsidP="006A5048">
      <w:pPr>
        <w:rPr>
          <w:i/>
          <w:sz w:val="24"/>
          <w:szCs w:val="24"/>
        </w:rPr>
      </w:pPr>
    </w:p>
    <w:p w14:paraId="4B6FE717" w14:textId="77777777" w:rsidR="006A5048" w:rsidRPr="007A7D33" w:rsidRDefault="006A5048" w:rsidP="006A5048">
      <w:pPr>
        <w:rPr>
          <w:i/>
          <w:sz w:val="24"/>
          <w:szCs w:val="24"/>
        </w:rPr>
      </w:pPr>
    </w:p>
    <w:p w14:paraId="1F01474E" w14:textId="77777777" w:rsidR="006A5048" w:rsidRPr="00604683" w:rsidRDefault="006A5048" w:rsidP="00604683">
      <w:pPr>
        <w:pStyle w:val="Heading3"/>
        <w:pageBreakBefore/>
        <w:spacing w:line="360" w:lineRule="auto"/>
        <w:ind w:left="0" w:firstLine="0"/>
        <w:jc w:val="both"/>
        <w:rPr>
          <w:b/>
          <w:iCs/>
          <w:sz w:val="24"/>
          <w:szCs w:val="24"/>
        </w:rPr>
      </w:pPr>
      <w:bookmarkStart w:id="528" w:name="_Toc92701831"/>
      <w:r w:rsidRPr="00604683">
        <w:rPr>
          <w:b/>
          <w:iCs/>
          <w:sz w:val="24"/>
          <w:szCs w:val="24"/>
        </w:rPr>
        <w:lastRenderedPageBreak/>
        <w:t>Comparison between Windows Server 2008 R2 and Linux Server</w:t>
      </w:r>
      <w:bookmarkEnd w:id="528"/>
    </w:p>
    <w:p w14:paraId="0F194F09" w14:textId="77777777" w:rsidR="006A5048" w:rsidRPr="007A7D33" w:rsidRDefault="006A5048" w:rsidP="006A5048">
      <w:pPr>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3331"/>
        <w:gridCol w:w="3331"/>
      </w:tblGrid>
      <w:tr w:rsidR="006A5048" w:rsidRPr="007A7D33" w14:paraId="79E2F753" w14:textId="77777777" w:rsidTr="00CF44D8">
        <w:trPr>
          <w:tblHeader/>
        </w:trPr>
        <w:tc>
          <w:tcPr>
            <w:tcW w:w="1410" w:type="pct"/>
            <w:shd w:val="clear" w:color="auto" w:fill="F3F3F3"/>
          </w:tcPr>
          <w:p w14:paraId="58F9BB9F" w14:textId="77777777" w:rsidR="006A5048" w:rsidRPr="007A7D33" w:rsidRDefault="006A5048" w:rsidP="00CF44D8">
            <w:pPr>
              <w:spacing w:before="60" w:after="60"/>
              <w:rPr>
                <w:b/>
                <w:sz w:val="24"/>
                <w:szCs w:val="24"/>
              </w:rPr>
            </w:pPr>
            <w:r w:rsidRPr="007A7D33">
              <w:rPr>
                <w:b/>
                <w:sz w:val="24"/>
                <w:szCs w:val="24"/>
              </w:rPr>
              <w:t>Description</w:t>
            </w:r>
          </w:p>
        </w:tc>
        <w:tc>
          <w:tcPr>
            <w:tcW w:w="1795" w:type="pct"/>
            <w:shd w:val="clear" w:color="auto" w:fill="F3F3F3"/>
          </w:tcPr>
          <w:p w14:paraId="7F9FBB2B" w14:textId="77777777" w:rsidR="006A5048" w:rsidRPr="007A7D33" w:rsidRDefault="006A5048" w:rsidP="00CF44D8">
            <w:pPr>
              <w:spacing w:before="60" w:after="60"/>
              <w:rPr>
                <w:b/>
                <w:sz w:val="24"/>
                <w:szCs w:val="24"/>
              </w:rPr>
            </w:pPr>
            <w:r w:rsidRPr="007A7D33">
              <w:rPr>
                <w:b/>
                <w:sz w:val="24"/>
                <w:szCs w:val="24"/>
              </w:rPr>
              <w:t>Windows Server 2008 R2</w:t>
            </w:r>
          </w:p>
        </w:tc>
        <w:tc>
          <w:tcPr>
            <w:tcW w:w="1795" w:type="pct"/>
            <w:shd w:val="clear" w:color="auto" w:fill="F3F3F3"/>
          </w:tcPr>
          <w:p w14:paraId="2DDC5CDB" w14:textId="77777777" w:rsidR="006A5048" w:rsidRPr="007A7D33" w:rsidRDefault="006A5048" w:rsidP="00CF44D8">
            <w:pPr>
              <w:spacing w:before="60" w:after="60"/>
              <w:rPr>
                <w:b/>
                <w:sz w:val="24"/>
                <w:szCs w:val="24"/>
              </w:rPr>
            </w:pPr>
            <w:r w:rsidRPr="007A7D33">
              <w:rPr>
                <w:b/>
                <w:sz w:val="24"/>
                <w:szCs w:val="24"/>
              </w:rPr>
              <w:t>Linux Server</w:t>
            </w:r>
          </w:p>
        </w:tc>
      </w:tr>
      <w:tr w:rsidR="006A5048" w:rsidRPr="007A7D33" w14:paraId="788934D2" w14:textId="77777777" w:rsidTr="00CF44D8">
        <w:tc>
          <w:tcPr>
            <w:tcW w:w="1410" w:type="pct"/>
          </w:tcPr>
          <w:p w14:paraId="13372D15" w14:textId="77777777" w:rsidR="006A5048" w:rsidRPr="007A7D33" w:rsidRDefault="006A5048" w:rsidP="00CF44D8">
            <w:pPr>
              <w:spacing w:before="60" w:after="60"/>
              <w:rPr>
                <w:sz w:val="24"/>
                <w:szCs w:val="24"/>
              </w:rPr>
            </w:pPr>
            <w:r w:rsidRPr="007A7D33">
              <w:rPr>
                <w:sz w:val="24"/>
                <w:szCs w:val="24"/>
              </w:rPr>
              <w:t>Cost</w:t>
            </w:r>
          </w:p>
        </w:tc>
        <w:tc>
          <w:tcPr>
            <w:tcW w:w="1795" w:type="pct"/>
          </w:tcPr>
          <w:p w14:paraId="46C930E8"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 xml:space="preserve">One-off license fee </w:t>
            </w:r>
          </w:p>
        </w:tc>
        <w:tc>
          <w:tcPr>
            <w:tcW w:w="1795" w:type="pct"/>
          </w:tcPr>
          <w:p w14:paraId="2F66098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Depends on the Linux distribution vendor, annual subscription for support services would require</w:t>
            </w:r>
          </w:p>
        </w:tc>
      </w:tr>
      <w:tr w:rsidR="006A5048" w:rsidRPr="007A7D33" w14:paraId="68E9DA69" w14:textId="77777777" w:rsidTr="00CF44D8">
        <w:tc>
          <w:tcPr>
            <w:tcW w:w="1410" w:type="pct"/>
          </w:tcPr>
          <w:p w14:paraId="42BC4AE2" w14:textId="77777777" w:rsidR="006A5048" w:rsidRPr="007A7D33" w:rsidRDefault="006A5048" w:rsidP="00CF44D8">
            <w:pPr>
              <w:spacing w:before="60" w:after="60"/>
              <w:rPr>
                <w:sz w:val="24"/>
                <w:szCs w:val="24"/>
              </w:rPr>
            </w:pPr>
            <w:r w:rsidRPr="007A7D33">
              <w:rPr>
                <w:sz w:val="24"/>
                <w:szCs w:val="24"/>
              </w:rPr>
              <w:t>Stability</w:t>
            </w:r>
            <w:r w:rsidRPr="007A7D33">
              <w:rPr>
                <w:rStyle w:val="FootnoteReference"/>
                <w:sz w:val="24"/>
                <w:szCs w:val="24"/>
              </w:rPr>
              <w:footnoteReference w:id="6"/>
            </w:r>
          </w:p>
        </w:tc>
        <w:tc>
          <w:tcPr>
            <w:tcW w:w="1795" w:type="pct"/>
          </w:tcPr>
          <w:p w14:paraId="4C919DD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High</w:t>
            </w:r>
          </w:p>
        </w:tc>
        <w:tc>
          <w:tcPr>
            <w:tcW w:w="1795" w:type="pct"/>
          </w:tcPr>
          <w:p w14:paraId="0960FD80"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High</w:t>
            </w:r>
          </w:p>
        </w:tc>
      </w:tr>
      <w:tr w:rsidR="006A5048" w:rsidRPr="007A7D33" w14:paraId="798DC8AE" w14:textId="77777777" w:rsidTr="00CF44D8">
        <w:tc>
          <w:tcPr>
            <w:tcW w:w="1410" w:type="pct"/>
          </w:tcPr>
          <w:p w14:paraId="6E6CCFD9" w14:textId="77777777" w:rsidR="006A5048" w:rsidRPr="007A7D33" w:rsidRDefault="006A5048" w:rsidP="00CF44D8">
            <w:pPr>
              <w:spacing w:before="60" w:after="60"/>
              <w:rPr>
                <w:sz w:val="24"/>
                <w:szCs w:val="24"/>
              </w:rPr>
            </w:pPr>
            <w:r w:rsidRPr="007A7D33">
              <w:rPr>
                <w:sz w:val="24"/>
                <w:szCs w:val="24"/>
              </w:rPr>
              <w:t>Support</w:t>
            </w:r>
          </w:p>
        </w:tc>
        <w:tc>
          <w:tcPr>
            <w:tcW w:w="1795" w:type="pct"/>
          </w:tcPr>
          <w:p w14:paraId="5F6EB2A3"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Patches for product updates or bugs fix will be provided by Microsoft until the end of life of the product.</w:t>
            </w:r>
          </w:p>
        </w:tc>
        <w:tc>
          <w:tcPr>
            <w:tcW w:w="1795" w:type="pct"/>
          </w:tcPr>
          <w:p w14:paraId="34C80C5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Patches for product updates or bugs fix will be offered by the Linux distribution vendor, some patches would require valid subscription to download</w:t>
            </w:r>
          </w:p>
        </w:tc>
      </w:tr>
      <w:tr w:rsidR="006A5048" w:rsidRPr="007A7D33" w14:paraId="54ADF2CD" w14:textId="77777777" w:rsidTr="00CF44D8">
        <w:tc>
          <w:tcPr>
            <w:tcW w:w="1410" w:type="pct"/>
          </w:tcPr>
          <w:p w14:paraId="4F58B711" w14:textId="77777777" w:rsidR="006A5048" w:rsidRPr="007A7D33" w:rsidRDefault="006A5048" w:rsidP="00CF44D8">
            <w:pPr>
              <w:spacing w:before="60" w:after="60"/>
              <w:rPr>
                <w:sz w:val="24"/>
                <w:szCs w:val="24"/>
              </w:rPr>
            </w:pPr>
            <w:r w:rsidRPr="007A7D33">
              <w:rPr>
                <w:sz w:val="24"/>
                <w:szCs w:val="24"/>
              </w:rPr>
              <w:t xml:space="preserve">Hardware </w:t>
            </w:r>
          </w:p>
        </w:tc>
        <w:tc>
          <w:tcPr>
            <w:tcW w:w="1795" w:type="pct"/>
          </w:tcPr>
          <w:p w14:paraId="1973EAC2"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Vast options of hardware available</w:t>
            </w:r>
          </w:p>
        </w:tc>
        <w:tc>
          <w:tcPr>
            <w:tcW w:w="1795" w:type="pct"/>
          </w:tcPr>
          <w:p w14:paraId="0F01D751"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Hardware options available will depend on the Linux distribution</w:t>
            </w:r>
          </w:p>
        </w:tc>
      </w:tr>
    </w:tbl>
    <w:p w14:paraId="30487B0A" w14:textId="77777777" w:rsidR="006A5048" w:rsidRPr="007A7D33" w:rsidRDefault="006A5048" w:rsidP="006A5048">
      <w:pPr>
        <w:rPr>
          <w:sz w:val="24"/>
          <w:szCs w:val="24"/>
        </w:rPr>
      </w:pPr>
    </w:p>
    <w:p w14:paraId="67A4FCEE" w14:textId="4FF2D11E" w:rsidR="006A5048" w:rsidRPr="007A7D33" w:rsidRDefault="006A5048" w:rsidP="00604683">
      <w:pPr>
        <w:pStyle w:val="BodyText2"/>
        <w:ind w:left="0" w:firstLine="0"/>
        <w:rPr>
          <w:sz w:val="24"/>
          <w:szCs w:val="24"/>
          <w:lang w:eastAsia="zh-HK"/>
        </w:rPr>
      </w:pPr>
      <w:r w:rsidRPr="007A7D33">
        <w:rPr>
          <w:sz w:val="24"/>
          <w:szCs w:val="24"/>
          <w:lang w:eastAsia="zh-HK"/>
        </w:rPr>
        <w:t>Base</w:t>
      </w:r>
      <w:r w:rsidR="00604683">
        <w:rPr>
          <w:sz w:val="24"/>
          <w:szCs w:val="24"/>
          <w:lang w:eastAsia="zh-HK"/>
        </w:rPr>
        <w:t>d</w:t>
      </w:r>
      <w:r w:rsidRPr="007A7D33">
        <w:rPr>
          <w:sz w:val="24"/>
          <w:szCs w:val="24"/>
          <w:lang w:eastAsia="zh-HK"/>
        </w:rPr>
        <w:t xml:space="preserve"> on the above comparison, Windows Server 2008 R2 or an equivalent latest version is recommended because of the following reasons:</w:t>
      </w:r>
    </w:p>
    <w:p w14:paraId="3F882F8C" w14:textId="77777777" w:rsidR="006A5048" w:rsidRPr="007A7D33" w:rsidRDefault="006A5048" w:rsidP="006A5048">
      <w:pPr>
        <w:jc w:val="both"/>
        <w:rPr>
          <w:sz w:val="24"/>
          <w:szCs w:val="24"/>
          <w:lang w:eastAsia="zh-HK"/>
        </w:rPr>
      </w:pPr>
    </w:p>
    <w:p w14:paraId="6694D5B7"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Provide high stability platform</w:t>
      </w:r>
    </w:p>
    <w:p w14:paraId="76D7AEBC"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Less recurrent cost for support services</w:t>
      </w:r>
    </w:p>
    <w:p w14:paraId="4B5759A8" w14:textId="77777777" w:rsidR="006A5048" w:rsidRPr="007A7D33" w:rsidRDefault="006A5048" w:rsidP="006A5048">
      <w:pPr>
        <w:widowControl w:val="0"/>
        <w:ind w:left="360"/>
        <w:jc w:val="both"/>
        <w:rPr>
          <w:sz w:val="24"/>
          <w:szCs w:val="24"/>
          <w:lang w:eastAsia="zh-HK"/>
        </w:rPr>
      </w:pPr>
    </w:p>
    <w:p w14:paraId="71176981" w14:textId="77777777" w:rsidR="006A5048" w:rsidRPr="007A7D33" w:rsidRDefault="006A5048" w:rsidP="00604683">
      <w:pPr>
        <w:pStyle w:val="BodyText2"/>
        <w:ind w:left="0" w:firstLine="0"/>
        <w:rPr>
          <w:sz w:val="24"/>
          <w:szCs w:val="24"/>
          <w:lang w:eastAsia="zh-HK"/>
        </w:rPr>
      </w:pPr>
      <w:r w:rsidRPr="007A7D33">
        <w:rPr>
          <w:sz w:val="24"/>
          <w:szCs w:val="24"/>
          <w:lang w:eastAsia="zh-HK"/>
        </w:rPr>
        <w:t>As MS SQL Server 2008 R2 is recommended for Database Server, the Operating Systems for the database server would therefore be Windows Server 2008 RS. For the ease of support and maintenance, the same operating system using in the servers of the system would be recommended.</w:t>
      </w:r>
    </w:p>
    <w:p w14:paraId="2A377426" w14:textId="77777777" w:rsidR="006A5048" w:rsidRPr="007A7D33" w:rsidRDefault="006A5048" w:rsidP="006A5048">
      <w:pPr>
        <w:rPr>
          <w:sz w:val="24"/>
          <w:szCs w:val="24"/>
          <w:lang w:eastAsia="zh-HK"/>
        </w:rPr>
      </w:pPr>
    </w:p>
    <w:p w14:paraId="2C6F9A11" w14:textId="77777777" w:rsidR="006A5048" w:rsidRPr="00604683" w:rsidRDefault="006A5048" w:rsidP="00604683">
      <w:pPr>
        <w:pStyle w:val="Heading3"/>
        <w:pageBreakBefore/>
        <w:spacing w:line="360" w:lineRule="auto"/>
        <w:ind w:left="0" w:firstLine="0"/>
        <w:jc w:val="both"/>
        <w:rPr>
          <w:b/>
          <w:iCs/>
          <w:sz w:val="24"/>
          <w:szCs w:val="24"/>
        </w:rPr>
      </w:pPr>
      <w:bookmarkStart w:id="529" w:name="_Toc92701832"/>
      <w:r w:rsidRPr="00604683">
        <w:rPr>
          <w:b/>
          <w:iCs/>
          <w:sz w:val="24"/>
          <w:szCs w:val="24"/>
        </w:rPr>
        <w:lastRenderedPageBreak/>
        <w:t>Comparison between J2EE and Visual Studio .NET</w:t>
      </w:r>
      <w:bookmarkEnd w:id="529"/>
    </w:p>
    <w:p w14:paraId="507643DC" w14:textId="77777777" w:rsidR="006A5048" w:rsidRPr="007A7D33" w:rsidRDefault="006A5048" w:rsidP="006A5048">
      <w:pPr>
        <w:rPr>
          <w:i/>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3331"/>
        <w:gridCol w:w="3331"/>
      </w:tblGrid>
      <w:tr w:rsidR="006A5048" w:rsidRPr="007A7D33" w14:paraId="59D977B4" w14:textId="77777777" w:rsidTr="00CF44D8">
        <w:trPr>
          <w:tblHeader/>
        </w:trPr>
        <w:tc>
          <w:tcPr>
            <w:tcW w:w="1410" w:type="pct"/>
            <w:shd w:val="clear" w:color="auto" w:fill="F3F3F3"/>
          </w:tcPr>
          <w:p w14:paraId="641625E9" w14:textId="77777777" w:rsidR="006A5048" w:rsidRPr="007A7D33" w:rsidRDefault="006A5048" w:rsidP="00CF44D8">
            <w:pPr>
              <w:spacing w:before="60" w:after="60"/>
              <w:rPr>
                <w:b/>
                <w:sz w:val="24"/>
                <w:szCs w:val="24"/>
              </w:rPr>
            </w:pPr>
            <w:r w:rsidRPr="007A7D33">
              <w:rPr>
                <w:b/>
                <w:sz w:val="24"/>
                <w:szCs w:val="24"/>
              </w:rPr>
              <w:t>Description</w:t>
            </w:r>
          </w:p>
        </w:tc>
        <w:tc>
          <w:tcPr>
            <w:tcW w:w="1795" w:type="pct"/>
            <w:shd w:val="clear" w:color="auto" w:fill="F3F3F3"/>
          </w:tcPr>
          <w:p w14:paraId="40B9576D" w14:textId="77777777" w:rsidR="006A5048" w:rsidRPr="007A7D33" w:rsidRDefault="006A5048" w:rsidP="00CF44D8">
            <w:pPr>
              <w:spacing w:before="60" w:after="60"/>
              <w:rPr>
                <w:b/>
                <w:sz w:val="24"/>
                <w:szCs w:val="24"/>
              </w:rPr>
            </w:pPr>
            <w:r w:rsidRPr="007A7D33">
              <w:rPr>
                <w:b/>
                <w:sz w:val="24"/>
                <w:szCs w:val="24"/>
              </w:rPr>
              <w:t>J2EE</w:t>
            </w:r>
          </w:p>
        </w:tc>
        <w:tc>
          <w:tcPr>
            <w:tcW w:w="1795" w:type="pct"/>
            <w:shd w:val="clear" w:color="auto" w:fill="F3F3F3"/>
          </w:tcPr>
          <w:p w14:paraId="215BCD23" w14:textId="77777777" w:rsidR="006A5048" w:rsidRPr="007A7D33" w:rsidRDefault="006A5048" w:rsidP="00CF44D8">
            <w:pPr>
              <w:spacing w:before="60" w:after="60"/>
              <w:rPr>
                <w:b/>
                <w:sz w:val="24"/>
                <w:szCs w:val="24"/>
              </w:rPr>
            </w:pPr>
            <w:r w:rsidRPr="007A7D33">
              <w:rPr>
                <w:b/>
                <w:sz w:val="24"/>
                <w:szCs w:val="24"/>
              </w:rPr>
              <w:t>Visual Studio .NET</w:t>
            </w:r>
          </w:p>
        </w:tc>
      </w:tr>
      <w:tr w:rsidR="006A5048" w:rsidRPr="007A7D33" w14:paraId="5E820753" w14:textId="77777777" w:rsidTr="00CF44D8">
        <w:tc>
          <w:tcPr>
            <w:tcW w:w="1410" w:type="pct"/>
          </w:tcPr>
          <w:p w14:paraId="06D212E1" w14:textId="77777777" w:rsidR="006A5048" w:rsidRPr="007A7D33" w:rsidRDefault="006A5048" w:rsidP="00E46E23">
            <w:pPr>
              <w:pStyle w:val="BodyText2"/>
              <w:spacing w:line="240" w:lineRule="auto"/>
              <w:ind w:left="0" w:firstLine="0"/>
              <w:rPr>
                <w:sz w:val="24"/>
                <w:szCs w:val="24"/>
              </w:rPr>
            </w:pPr>
            <w:r w:rsidRPr="007A7D33">
              <w:rPr>
                <w:sz w:val="24"/>
                <w:szCs w:val="24"/>
                <w:lang w:eastAsia="zh-HK"/>
              </w:rPr>
              <w:t>Supported Sever Platforms</w:t>
            </w:r>
          </w:p>
        </w:tc>
        <w:tc>
          <w:tcPr>
            <w:tcW w:w="1795" w:type="pct"/>
          </w:tcPr>
          <w:p w14:paraId="442AF71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As different versions of Java Virtual Machine (JVM) are available for different platforms, the J2EE applications are therefore relatively more platform-independent.</w:t>
            </w:r>
          </w:p>
        </w:tc>
        <w:tc>
          <w:tcPr>
            <w:tcW w:w="1795" w:type="pct"/>
          </w:tcPr>
          <w:p w14:paraId="3F55ED6B"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Available to machines with .NET framework installed, where the framework can be installed to Windows Servers only.</w:t>
            </w:r>
          </w:p>
        </w:tc>
      </w:tr>
      <w:tr w:rsidR="006A5048" w:rsidRPr="007A7D33" w14:paraId="79DB6E7A" w14:textId="77777777" w:rsidTr="00CF44D8">
        <w:tc>
          <w:tcPr>
            <w:tcW w:w="1410" w:type="pct"/>
          </w:tcPr>
          <w:p w14:paraId="3D5FD2BE" w14:textId="77777777" w:rsidR="006A5048" w:rsidRPr="007A7D33" w:rsidRDefault="006A5048" w:rsidP="00CF44D8">
            <w:pPr>
              <w:spacing w:before="60" w:after="60"/>
              <w:rPr>
                <w:sz w:val="24"/>
                <w:szCs w:val="24"/>
              </w:rPr>
            </w:pPr>
            <w:r w:rsidRPr="007A7D33">
              <w:rPr>
                <w:sz w:val="24"/>
                <w:szCs w:val="24"/>
              </w:rPr>
              <w:t xml:space="preserve">Development </w:t>
            </w:r>
          </w:p>
        </w:tc>
        <w:tc>
          <w:tcPr>
            <w:tcW w:w="1795" w:type="pct"/>
          </w:tcPr>
          <w:p w14:paraId="2024A9D4" w14:textId="77777777" w:rsidR="006A5048" w:rsidRPr="007A7D33" w:rsidRDefault="006A5048" w:rsidP="00E46E23">
            <w:pPr>
              <w:pStyle w:val="BodyText2"/>
              <w:spacing w:line="240" w:lineRule="auto"/>
              <w:ind w:left="0" w:firstLine="0"/>
              <w:rPr>
                <w:sz w:val="24"/>
                <w:szCs w:val="24"/>
                <w:lang w:eastAsia="zh-HK"/>
              </w:rPr>
            </w:pPr>
            <w:r w:rsidRPr="00E46E23">
              <w:rPr>
                <w:sz w:val="24"/>
                <w:szCs w:val="24"/>
                <w:lang w:eastAsia="zh-HK"/>
              </w:rPr>
              <w:t>Java is architecture neutral</w:t>
            </w:r>
            <w:r w:rsidRPr="007A7D33">
              <w:rPr>
                <w:sz w:val="24"/>
                <w:szCs w:val="24"/>
                <w:lang w:eastAsia="zh-HK"/>
              </w:rPr>
              <w:t xml:space="preserve"> without </w:t>
            </w:r>
            <w:r w:rsidRPr="00E46E23">
              <w:rPr>
                <w:sz w:val="24"/>
                <w:szCs w:val="24"/>
                <w:lang w:eastAsia="zh-HK"/>
              </w:rPr>
              <w:t>implementation dependent code, which increases portability.</w:t>
            </w:r>
          </w:p>
        </w:tc>
        <w:tc>
          <w:tcPr>
            <w:tcW w:w="1795" w:type="pct"/>
          </w:tcPr>
          <w:p w14:paraId="3993E596"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.NET framework based on the new CLR, enables development in any language that is supported by Microsoft's tools.</w:t>
            </w:r>
          </w:p>
        </w:tc>
      </w:tr>
      <w:tr w:rsidR="006A5048" w:rsidRPr="007A7D33" w14:paraId="44FA0E4F" w14:textId="77777777" w:rsidTr="00CF44D8">
        <w:tc>
          <w:tcPr>
            <w:tcW w:w="1410" w:type="pct"/>
          </w:tcPr>
          <w:p w14:paraId="722A26FE" w14:textId="77777777" w:rsidR="006A5048" w:rsidRPr="007A7D33" w:rsidRDefault="006A5048" w:rsidP="00CF44D8">
            <w:pPr>
              <w:spacing w:before="60" w:after="60"/>
              <w:rPr>
                <w:sz w:val="24"/>
                <w:szCs w:val="24"/>
              </w:rPr>
            </w:pPr>
            <w:r w:rsidRPr="007A7D33">
              <w:rPr>
                <w:sz w:val="24"/>
                <w:szCs w:val="24"/>
              </w:rPr>
              <w:t>Support Services</w:t>
            </w:r>
          </w:p>
        </w:tc>
        <w:tc>
          <w:tcPr>
            <w:tcW w:w="1795" w:type="pct"/>
          </w:tcPr>
          <w:p w14:paraId="5626D509"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There is a lot of people developing and supporting Java for applications running on different platform. Java code is readily available on the Internet.</w:t>
            </w:r>
          </w:p>
        </w:tc>
        <w:tc>
          <w:tcPr>
            <w:tcW w:w="1795" w:type="pct"/>
          </w:tcPr>
          <w:p w14:paraId="2AC7905D"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Due to limited availability of the platform as compared with J2EE, the development on the platform is not widely adopted by most developers, so support is limited in the market.</w:t>
            </w:r>
          </w:p>
        </w:tc>
      </w:tr>
      <w:tr w:rsidR="006A5048" w:rsidRPr="007A7D33" w14:paraId="2BF3919B" w14:textId="77777777" w:rsidTr="00CF44D8">
        <w:tc>
          <w:tcPr>
            <w:tcW w:w="1410" w:type="pct"/>
          </w:tcPr>
          <w:p w14:paraId="4803D453" w14:textId="77777777" w:rsidR="006A5048" w:rsidRPr="007A7D33" w:rsidRDefault="006A5048" w:rsidP="00CF44D8">
            <w:pPr>
              <w:spacing w:before="60" w:after="60"/>
              <w:rPr>
                <w:sz w:val="24"/>
                <w:szCs w:val="24"/>
              </w:rPr>
            </w:pPr>
            <w:r w:rsidRPr="007A7D33">
              <w:rPr>
                <w:sz w:val="24"/>
                <w:szCs w:val="24"/>
              </w:rPr>
              <w:t>Development Tools</w:t>
            </w:r>
          </w:p>
        </w:tc>
        <w:tc>
          <w:tcPr>
            <w:tcW w:w="1795" w:type="pct"/>
          </w:tcPr>
          <w:p w14:paraId="55F55602"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Many software vendors provide efficient development tools to easily build the required components. As J2EE/Java is an open standard, basically developer can build any software component from the specification by using standard development kit with no cost. Developers that can support this area are widely available.</w:t>
            </w:r>
          </w:p>
        </w:tc>
        <w:tc>
          <w:tcPr>
            <w:tcW w:w="1795" w:type="pct"/>
          </w:tcPr>
          <w:p w14:paraId="3FF16D1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Developer can only build the component by using the development tools and platform provided by Microsoft, which made it not as popular as J2EE in the market. So developer with sufficient knowledge that can support this area is limited.</w:t>
            </w:r>
          </w:p>
        </w:tc>
      </w:tr>
      <w:tr w:rsidR="006A5048" w:rsidRPr="007A7D33" w14:paraId="05412D8A" w14:textId="77777777" w:rsidTr="00CF44D8">
        <w:tc>
          <w:tcPr>
            <w:tcW w:w="1410" w:type="pct"/>
          </w:tcPr>
          <w:p w14:paraId="3A25B742" w14:textId="77777777" w:rsidR="006A5048" w:rsidRPr="007A7D33" w:rsidRDefault="006A5048" w:rsidP="00CF44D8">
            <w:pPr>
              <w:spacing w:before="60" w:after="60"/>
              <w:rPr>
                <w:sz w:val="24"/>
                <w:szCs w:val="24"/>
              </w:rPr>
            </w:pPr>
            <w:r w:rsidRPr="007A7D33">
              <w:rPr>
                <w:sz w:val="24"/>
                <w:szCs w:val="24"/>
              </w:rPr>
              <w:t>Implementation Cost</w:t>
            </w:r>
          </w:p>
        </w:tc>
        <w:tc>
          <w:tcPr>
            <w:tcW w:w="1795" w:type="pct"/>
          </w:tcPr>
          <w:p w14:paraId="53F4318C"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Lower</w:t>
            </w:r>
          </w:p>
          <w:p w14:paraId="5A1DA82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J2EE development tools are available as freeware by accepting the specific license terms or usage agreement.</w:t>
            </w:r>
          </w:p>
        </w:tc>
        <w:tc>
          <w:tcPr>
            <w:tcW w:w="1795" w:type="pct"/>
          </w:tcPr>
          <w:p w14:paraId="3EC8569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Higher</w:t>
            </w:r>
          </w:p>
          <w:p w14:paraId="26AE3C04" w14:textId="77777777" w:rsidR="006A5048" w:rsidRPr="007A7D33" w:rsidRDefault="006A5048" w:rsidP="00E46E23">
            <w:pPr>
              <w:pStyle w:val="BodyText2"/>
              <w:spacing w:line="240" w:lineRule="auto"/>
              <w:ind w:left="0" w:firstLine="0"/>
              <w:rPr>
                <w:sz w:val="24"/>
                <w:szCs w:val="24"/>
                <w:lang w:eastAsia="zh-HK"/>
              </w:rPr>
            </w:pPr>
            <w:r w:rsidRPr="007A7D33">
              <w:rPr>
                <w:sz w:val="24"/>
                <w:szCs w:val="24"/>
                <w:lang w:eastAsia="zh-HK"/>
              </w:rPr>
              <w:t>The software license for development tools &amp; platform must be purchased.</w:t>
            </w:r>
          </w:p>
        </w:tc>
      </w:tr>
    </w:tbl>
    <w:p w14:paraId="307CB092" w14:textId="77777777" w:rsidR="006A5048" w:rsidRPr="007A7D33" w:rsidRDefault="006A5048" w:rsidP="006A5048">
      <w:pPr>
        <w:rPr>
          <w:i/>
          <w:sz w:val="24"/>
          <w:szCs w:val="24"/>
        </w:rPr>
      </w:pPr>
    </w:p>
    <w:p w14:paraId="3A8E95AD" w14:textId="77777777" w:rsidR="006A5048" w:rsidRPr="007A7D33" w:rsidRDefault="006A5048" w:rsidP="006A5048">
      <w:pPr>
        <w:jc w:val="both"/>
        <w:rPr>
          <w:sz w:val="24"/>
          <w:szCs w:val="24"/>
        </w:rPr>
      </w:pPr>
      <w:r w:rsidRPr="007A7D33">
        <w:rPr>
          <w:sz w:val="24"/>
          <w:szCs w:val="24"/>
        </w:rPr>
        <w:t>Based on the above comparison, J2EE is selected.</w:t>
      </w:r>
    </w:p>
    <w:p w14:paraId="0B10D003" w14:textId="77777777" w:rsidR="006A5048" w:rsidRPr="007A7D33" w:rsidRDefault="006A5048" w:rsidP="006A5048">
      <w:pPr>
        <w:rPr>
          <w:i/>
          <w:sz w:val="24"/>
          <w:szCs w:val="24"/>
        </w:rPr>
      </w:pPr>
    </w:p>
    <w:p w14:paraId="1F08C57B" w14:textId="77777777" w:rsidR="006A5048" w:rsidRPr="00604683" w:rsidRDefault="006A5048" w:rsidP="00604683">
      <w:pPr>
        <w:pStyle w:val="Heading3"/>
        <w:pageBreakBefore/>
        <w:spacing w:line="360" w:lineRule="auto"/>
        <w:ind w:left="0" w:firstLine="0"/>
        <w:jc w:val="both"/>
        <w:rPr>
          <w:b/>
          <w:iCs/>
          <w:sz w:val="24"/>
          <w:szCs w:val="24"/>
        </w:rPr>
      </w:pPr>
      <w:bookmarkStart w:id="530" w:name="_Toc92701833"/>
      <w:r w:rsidRPr="00604683">
        <w:rPr>
          <w:b/>
          <w:iCs/>
          <w:sz w:val="24"/>
          <w:szCs w:val="24"/>
        </w:rPr>
        <w:lastRenderedPageBreak/>
        <w:t>Remote Access Option through Mobile Device Considered</w:t>
      </w:r>
      <w:bookmarkEnd w:id="530"/>
    </w:p>
    <w:p w14:paraId="2E8CB09D" w14:textId="77777777" w:rsidR="006A5048" w:rsidRPr="007A7D33" w:rsidRDefault="006A5048" w:rsidP="006A5048">
      <w:pPr>
        <w:rPr>
          <w:sz w:val="24"/>
          <w:szCs w:val="24"/>
        </w:rPr>
      </w:pPr>
    </w:p>
    <w:p w14:paraId="666041F6" w14:textId="77777777" w:rsidR="006A5048" w:rsidRPr="007A7D33" w:rsidRDefault="006A5048" w:rsidP="00604683">
      <w:pPr>
        <w:pStyle w:val="BodyText2"/>
        <w:ind w:left="0" w:firstLine="0"/>
        <w:rPr>
          <w:sz w:val="24"/>
          <w:szCs w:val="24"/>
          <w:lang w:eastAsia="zh-HK"/>
        </w:rPr>
      </w:pPr>
      <w:r w:rsidRPr="007A7D33">
        <w:rPr>
          <w:sz w:val="24"/>
          <w:szCs w:val="24"/>
          <w:lang w:eastAsia="zh-HK"/>
        </w:rPr>
        <w:t>Mobile devices are used by Inspector during site inspection. Enquiry function product data and shop information would be applied, plus update function for storing inspection results.</w:t>
      </w:r>
    </w:p>
    <w:p w14:paraId="15CF6CC9" w14:textId="77777777" w:rsidR="006A5048" w:rsidRPr="007A7D33" w:rsidRDefault="006A5048" w:rsidP="006A5048">
      <w:pPr>
        <w:jc w:val="both"/>
        <w:rPr>
          <w:sz w:val="24"/>
          <w:szCs w:val="24"/>
        </w:rPr>
      </w:pPr>
    </w:p>
    <w:p w14:paraId="518D1C82" w14:textId="77777777" w:rsidR="006A5048" w:rsidRPr="007A7D33" w:rsidRDefault="006A5048" w:rsidP="006A5048">
      <w:pPr>
        <w:jc w:val="both"/>
        <w:rPr>
          <w:sz w:val="24"/>
          <w:szCs w:val="24"/>
        </w:rPr>
      </w:pPr>
      <w:r w:rsidRPr="007A7D33">
        <w:rPr>
          <w:sz w:val="24"/>
          <w:szCs w:val="24"/>
        </w:rPr>
        <w:t>The following feasible options are compared as follows:</w:t>
      </w:r>
    </w:p>
    <w:p w14:paraId="2D8B77A0" w14:textId="77777777" w:rsidR="006A5048" w:rsidRPr="007A7D33" w:rsidRDefault="006A5048" w:rsidP="006A5048">
      <w:pPr>
        <w:rPr>
          <w:sz w:val="24"/>
          <w:szCs w:val="24"/>
        </w:rPr>
      </w:pPr>
    </w:p>
    <w:p w14:paraId="5A790B24" w14:textId="77777777" w:rsidR="006A5048" w:rsidRPr="007A7D33" w:rsidRDefault="006A5048" w:rsidP="006A5048">
      <w:pPr>
        <w:pStyle w:val="ListParagraph"/>
        <w:ind w:leftChars="0" w:left="0"/>
        <w:jc w:val="both"/>
        <w:rPr>
          <w:b/>
          <w:sz w:val="24"/>
          <w:lang w:eastAsia="zh-HK"/>
        </w:rPr>
      </w:pPr>
      <w:r w:rsidRPr="007A7D33">
        <w:rPr>
          <w:b/>
          <w:sz w:val="24"/>
          <w:lang w:eastAsia="zh-HK"/>
        </w:rPr>
        <w:t>Option 1:</w:t>
      </w:r>
      <w:r w:rsidRPr="007A7D33">
        <w:rPr>
          <w:b/>
          <w:sz w:val="24"/>
          <w:lang w:eastAsia="zh-HK"/>
        </w:rPr>
        <w:tab/>
        <w:t>Data Download and Updated to Mobile Device (Standalone Mode)</w:t>
      </w:r>
    </w:p>
    <w:p w14:paraId="70AD51FF" w14:textId="77777777" w:rsidR="006A5048" w:rsidRPr="007A7D33" w:rsidRDefault="006A5048" w:rsidP="006A5048">
      <w:pPr>
        <w:pStyle w:val="ListParagraph"/>
        <w:ind w:leftChars="0" w:left="0"/>
        <w:jc w:val="both"/>
        <w:rPr>
          <w:sz w:val="24"/>
          <w:lang w:eastAsia="zh-HK"/>
        </w:rPr>
      </w:pPr>
    </w:p>
    <w:p w14:paraId="442F8F62" w14:textId="77777777" w:rsidR="006A5048" w:rsidRPr="007A7D33" w:rsidRDefault="006A5048" w:rsidP="006A5048">
      <w:pPr>
        <w:pStyle w:val="ListParagraph"/>
        <w:ind w:leftChars="0" w:left="0"/>
        <w:jc w:val="both"/>
        <w:rPr>
          <w:sz w:val="24"/>
          <w:lang w:eastAsia="zh-HK"/>
        </w:rPr>
      </w:pPr>
      <w:r w:rsidRPr="007A7D33">
        <w:rPr>
          <w:sz w:val="24"/>
          <w:lang w:eastAsia="zh-HK"/>
        </w:rPr>
        <w:t xml:space="preserve">Description: </w:t>
      </w:r>
    </w:p>
    <w:p w14:paraId="6F9C843B"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Product data and shop information are downloaded to mobile devices on regular basis before inspection</w:t>
      </w:r>
    </w:p>
    <w:p w14:paraId="6289BF45"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Enquiry function would base on local data and information in mobile device</w:t>
      </w:r>
    </w:p>
    <w:p w14:paraId="597BB360"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Inspection results would be updated and stored in mobile device during inspection</w:t>
      </w:r>
    </w:p>
    <w:p w14:paraId="799D46A2"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Inspection results would be synchronized to DMS after inspection</w:t>
      </w:r>
    </w:p>
    <w:p w14:paraId="21ABB01C" w14:textId="77777777" w:rsidR="006A5048" w:rsidRPr="007A7D33" w:rsidRDefault="006A5048" w:rsidP="006A5048">
      <w:pPr>
        <w:pStyle w:val="ListParagraph"/>
        <w:ind w:leftChars="0" w:left="0"/>
        <w:jc w:val="both"/>
        <w:rPr>
          <w:sz w:val="24"/>
          <w:lang w:eastAsia="zh-HK"/>
        </w:rPr>
      </w:pPr>
    </w:p>
    <w:p w14:paraId="528FF45E" w14:textId="77777777" w:rsidR="006A5048" w:rsidRPr="007A7D33" w:rsidRDefault="006A5048" w:rsidP="006A5048">
      <w:pPr>
        <w:pStyle w:val="ListParagraph"/>
        <w:ind w:leftChars="0" w:left="0"/>
        <w:jc w:val="both"/>
        <w:rPr>
          <w:sz w:val="24"/>
          <w:lang w:eastAsia="zh-HK"/>
        </w:rPr>
      </w:pPr>
      <w:r w:rsidRPr="007A7D33">
        <w:rPr>
          <w:sz w:val="24"/>
          <w:lang w:eastAsia="zh-HK"/>
        </w:rPr>
        <w:t>Characteristics:</w:t>
      </w:r>
    </w:p>
    <w:p w14:paraId="779E9DF3"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Downloaded data is a snapshot of DMS at download time. Data would not be changed unless performing another download from DMS</w:t>
      </w:r>
    </w:p>
    <w:p w14:paraId="1B1E7162"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No access to DMS can be made during inspection</w:t>
      </w:r>
    </w:p>
    <w:p w14:paraId="79F08B0C" w14:textId="77777777" w:rsidR="006A5048" w:rsidRPr="007A7D33" w:rsidRDefault="006A5048" w:rsidP="006A5048">
      <w:pPr>
        <w:rPr>
          <w:sz w:val="24"/>
          <w:szCs w:val="24"/>
        </w:rPr>
      </w:pPr>
    </w:p>
    <w:p w14:paraId="1C135262" w14:textId="77777777" w:rsidR="006A5048" w:rsidRPr="007A7D33" w:rsidRDefault="006A5048" w:rsidP="006A5048">
      <w:pPr>
        <w:pStyle w:val="ListParagraph"/>
        <w:ind w:leftChars="0" w:left="0"/>
        <w:jc w:val="both"/>
        <w:rPr>
          <w:b/>
          <w:sz w:val="24"/>
          <w:lang w:eastAsia="zh-HK"/>
        </w:rPr>
      </w:pPr>
      <w:r w:rsidRPr="007A7D33">
        <w:rPr>
          <w:b/>
          <w:sz w:val="24"/>
          <w:lang w:eastAsia="zh-HK"/>
        </w:rPr>
        <w:t>Option 2:</w:t>
      </w:r>
      <w:r w:rsidRPr="007A7D33">
        <w:rPr>
          <w:b/>
          <w:sz w:val="24"/>
          <w:lang w:eastAsia="zh-HK"/>
        </w:rPr>
        <w:tab/>
        <w:t>Access DMS through Mobile Data Service (Online Mode)</w:t>
      </w:r>
    </w:p>
    <w:p w14:paraId="2C4C395E" w14:textId="77777777" w:rsidR="006A5048" w:rsidRPr="007A7D33" w:rsidRDefault="006A5048" w:rsidP="006A5048">
      <w:pPr>
        <w:pStyle w:val="ListParagraph"/>
        <w:ind w:leftChars="0" w:left="0"/>
        <w:jc w:val="both"/>
        <w:rPr>
          <w:sz w:val="24"/>
          <w:lang w:eastAsia="zh-HK"/>
        </w:rPr>
      </w:pPr>
    </w:p>
    <w:p w14:paraId="034194BB" w14:textId="77777777" w:rsidR="006A5048" w:rsidRPr="007A7D33" w:rsidRDefault="006A5048" w:rsidP="006A5048">
      <w:pPr>
        <w:pStyle w:val="ListParagraph"/>
        <w:ind w:leftChars="0" w:left="0"/>
        <w:jc w:val="both"/>
        <w:rPr>
          <w:sz w:val="24"/>
          <w:lang w:eastAsia="zh-HK"/>
        </w:rPr>
      </w:pPr>
      <w:r w:rsidRPr="007A7D33">
        <w:rPr>
          <w:sz w:val="24"/>
          <w:lang w:eastAsia="zh-HK"/>
        </w:rPr>
        <w:t xml:space="preserve">Description: </w:t>
      </w:r>
    </w:p>
    <w:p w14:paraId="05F38BA6"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Inspectors make use of mobile device to connect to EMSD Intranet through mobile data service with VPN</w:t>
      </w:r>
    </w:p>
    <w:p w14:paraId="6B411E3F" w14:textId="77777777" w:rsidR="006A5048" w:rsidRPr="007A7D33" w:rsidRDefault="006A5048" w:rsidP="006A5048">
      <w:pPr>
        <w:pStyle w:val="ListParagraph"/>
        <w:ind w:leftChars="0" w:left="0"/>
        <w:jc w:val="both"/>
        <w:rPr>
          <w:sz w:val="24"/>
          <w:lang w:eastAsia="zh-HK"/>
        </w:rPr>
      </w:pPr>
    </w:p>
    <w:p w14:paraId="3C323789" w14:textId="77777777" w:rsidR="006A5048" w:rsidRPr="007A7D33" w:rsidRDefault="006A5048" w:rsidP="006A5048">
      <w:pPr>
        <w:pStyle w:val="ListParagraph"/>
        <w:ind w:leftChars="0" w:left="0"/>
        <w:jc w:val="both"/>
        <w:rPr>
          <w:sz w:val="24"/>
          <w:lang w:eastAsia="zh-HK"/>
        </w:rPr>
      </w:pPr>
      <w:r w:rsidRPr="007A7D33">
        <w:rPr>
          <w:sz w:val="24"/>
          <w:lang w:eastAsia="zh-HK"/>
        </w:rPr>
        <w:t>Characteristics:</w:t>
      </w:r>
    </w:p>
    <w:p w14:paraId="6D89599C"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Real-time information from DMS could be retrieved at any time</w:t>
      </w:r>
    </w:p>
    <w:p w14:paraId="493FA384"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Inspection result update could be reflected instantly in DMS</w:t>
      </w:r>
    </w:p>
    <w:p w14:paraId="2970E3E2"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Access can only be maintained where mobile data service is available</w:t>
      </w:r>
    </w:p>
    <w:p w14:paraId="6AE32247" w14:textId="77777777" w:rsidR="006A5048" w:rsidRPr="007A7D33" w:rsidRDefault="006A5048" w:rsidP="006A5048">
      <w:pPr>
        <w:rPr>
          <w:sz w:val="24"/>
          <w:szCs w:val="24"/>
        </w:rPr>
      </w:pPr>
    </w:p>
    <w:p w14:paraId="26A6DB15" w14:textId="77777777" w:rsidR="006A5048" w:rsidRPr="007A7D33" w:rsidRDefault="006A5048" w:rsidP="006A5048">
      <w:pPr>
        <w:pStyle w:val="ListParagraph"/>
        <w:ind w:leftChars="0" w:left="0"/>
        <w:jc w:val="both"/>
        <w:rPr>
          <w:b/>
          <w:sz w:val="24"/>
          <w:lang w:eastAsia="zh-HK"/>
        </w:rPr>
      </w:pPr>
      <w:r w:rsidRPr="007A7D33">
        <w:rPr>
          <w:b/>
          <w:sz w:val="24"/>
          <w:lang w:eastAsia="zh-HK"/>
        </w:rPr>
        <w:t>Option 3:</w:t>
      </w:r>
      <w:r w:rsidRPr="007A7D33">
        <w:rPr>
          <w:b/>
          <w:sz w:val="24"/>
          <w:lang w:eastAsia="zh-HK"/>
        </w:rPr>
        <w:tab/>
        <w:t>Combination of Standalone Mode and Online Mode</w:t>
      </w:r>
    </w:p>
    <w:p w14:paraId="6A2F6DA6" w14:textId="77777777" w:rsidR="006A5048" w:rsidRPr="007A7D33" w:rsidRDefault="006A5048" w:rsidP="006A5048">
      <w:pPr>
        <w:pStyle w:val="ListParagraph"/>
        <w:ind w:leftChars="0" w:left="0"/>
        <w:jc w:val="both"/>
        <w:rPr>
          <w:sz w:val="24"/>
          <w:lang w:eastAsia="zh-HK"/>
        </w:rPr>
      </w:pPr>
    </w:p>
    <w:p w14:paraId="388E5BE9" w14:textId="77777777" w:rsidR="006A5048" w:rsidRPr="007A7D33" w:rsidRDefault="006A5048" w:rsidP="006A5048">
      <w:pPr>
        <w:pStyle w:val="ListParagraph"/>
        <w:ind w:leftChars="0" w:left="0"/>
        <w:jc w:val="both"/>
        <w:rPr>
          <w:sz w:val="24"/>
          <w:lang w:eastAsia="zh-HK"/>
        </w:rPr>
      </w:pPr>
      <w:r w:rsidRPr="007A7D33">
        <w:rPr>
          <w:sz w:val="24"/>
          <w:lang w:eastAsia="zh-HK"/>
        </w:rPr>
        <w:t xml:space="preserve">Description: </w:t>
      </w:r>
    </w:p>
    <w:p w14:paraId="4868D4FB"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Hybrid mode of operation combining standalone mode and online mode</w:t>
      </w:r>
    </w:p>
    <w:p w14:paraId="78BF8B21"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Inspector can select which operation mode is used</w:t>
      </w:r>
    </w:p>
    <w:p w14:paraId="67496B0B" w14:textId="77777777" w:rsidR="006A5048" w:rsidRPr="007A7D33" w:rsidRDefault="006A5048" w:rsidP="006A5048">
      <w:pPr>
        <w:pStyle w:val="ListParagraph"/>
        <w:ind w:leftChars="0" w:left="0"/>
        <w:jc w:val="both"/>
        <w:rPr>
          <w:sz w:val="24"/>
          <w:lang w:eastAsia="zh-HK"/>
        </w:rPr>
      </w:pPr>
    </w:p>
    <w:p w14:paraId="069C8128" w14:textId="77777777" w:rsidR="006A5048" w:rsidRPr="007A7D33" w:rsidRDefault="006A5048" w:rsidP="006A5048">
      <w:pPr>
        <w:pStyle w:val="ListParagraph"/>
        <w:ind w:leftChars="0" w:left="0"/>
        <w:jc w:val="both"/>
        <w:rPr>
          <w:sz w:val="24"/>
          <w:lang w:eastAsia="zh-HK"/>
        </w:rPr>
      </w:pPr>
      <w:r w:rsidRPr="007A7D33">
        <w:rPr>
          <w:sz w:val="24"/>
          <w:lang w:eastAsia="zh-HK"/>
        </w:rPr>
        <w:t>Characteristics:</w:t>
      </w:r>
    </w:p>
    <w:p w14:paraId="3D138E2F" w14:textId="77777777" w:rsidR="006A5048" w:rsidRPr="007A7D33" w:rsidRDefault="006A5048" w:rsidP="00C502EB">
      <w:pPr>
        <w:pStyle w:val="ListParagraph"/>
        <w:widowControl w:val="0"/>
        <w:numPr>
          <w:ilvl w:val="0"/>
          <w:numId w:val="40"/>
        </w:numPr>
        <w:tabs>
          <w:tab w:val="clear" w:pos="1000"/>
        </w:tabs>
        <w:overflowPunct/>
        <w:autoSpaceDE/>
        <w:autoSpaceDN/>
        <w:adjustRightInd/>
        <w:ind w:leftChars="0"/>
        <w:jc w:val="both"/>
        <w:textAlignment w:val="auto"/>
        <w:rPr>
          <w:sz w:val="24"/>
          <w:lang w:eastAsia="zh-HK"/>
        </w:rPr>
      </w:pPr>
      <w:r w:rsidRPr="007A7D33">
        <w:rPr>
          <w:sz w:val="24"/>
          <w:lang w:eastAsia="zh-HK"/>
        </w:rPr>
        <w:t>Combining characteristics of standalone mode and online mode</w:t>
      </w:r>
    </w:p>
    <w:p w14:paraId="324272D2" w14:textId="77777777" w:rsidR="006A5048" w:rsidRPr="007A7D33" w:rsidRDefault="006A5048" w:rsidP="006A5048">
      <w:pPr>
        <w:rPr>
          <w:sz w:val="24"/>
          <w:szCs w:val="24"/>
        </w:rPr>
      </w:pPr>
    </w:p>
    <w:p w14:paraId="3A3BC2A6" w14:textId="77777777" w:rsidR="006A5048" w:rsidRPr="00604683" w:rsidRDefault="006A5048" w:rsidP="00604683">
      <w:pPr>
        <w:pStyle w:val="Heading3"/>
        <w:pageBreakBefore/>
        <w:spacing w:line="360" w:lineRule="auto"/>
        <w:ind w:left="0" w:firstLine="0"/>
        <w:jc w:val="both"/>
        <w:rPr>
          <w:b/>
          <w:iCs/>
          <w:sz w:val="24"/>
          <w:szCs w:val="24"/>
        </w:rPr>
      </w:pPr>
      <w:bookmarkStart w:id="531" w:name="_Toc92701834"/>
      <w:r w:rsidRPr="00604683">
        <w:rPr>
          <w:b/>
          <w:iCs/>
          <w:sz w:val="24"/>
          <w:szCs w:val="24"/>
        </w:rPr>
        <w:lastRenderedPageBreak/>
        <w:t>Remote Access Option Comparison</w:t>
      </w:r>
      <w:bookmarkEnd w:id="531"/>
    </w:p>
    <w:p w14:paraId="21A72469" w14:textId="77777777" w:rsidR="006A5048" w:rsidRPr="007A7D33" w:rsidRDefault="006A5048" w:rsidP="006A5048">
      <w:pPr>
        <w:jc w:val="both"/>
        <w:rPr>
          <w:sz w:val="24"/>
          <w:szCs w:val="24"/>
          <w:lang w:eastAsia="zh-HK"/>
        </w:rPr>
      </w:pPr>
    </w:p>
    <w:tbl>
      <w:tblPr>
        <w:tblW w:w="49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3"/>
        <w:gridCol w:w="1985"/>
        <w:gridCol w:w="2103"/>
        <w:gridCol w:w="1985"/>
      </w:tblGrid>
      <w:tr w:rsidR="006A5048" w:rsidRPr="007A7D33" w14:paraId="6BB88F6C" w14:textId="77777777" w:rsidTr="00CF44D8">
        <w:tc>
          <w:tcPr>
            <w:tcW w:w="1705" w:type="pct"/>
            <w:tcBorders>
              <w:tl2br w:val="single" w:sz="4" w:space="0" w:color="000000"/>
            </w:tcBorders>
            <w:shd w:val="clear" w:color="auto" w:fill="E0E0E0"/>
          </w:tcPr>
          <w:p w14:paraId="242C9C46" w14:textId="77777777" w:rsidR="006A5048" w:rsidRPr="007A7D33" w:rsidRDefault="006A5048" w:rsidP="00CF44D8">
            <w:pPr>
              <w:jc w:val="both"/>
              <w:rPr>
                <w:b/>
                <w:sz w:val="24"/>
                <w:szCs w:val="24"/>
                <w:lang w:eastAsia="zh-HK"/>
              </w:rPr>
            </w:pPr>
            <w:r w:rsidRPr="007A7D33">
              <w:rPr>
                <w:b/>
                <w:sz w:val="24"/>
                <w:szCs w:val="24"/>
                <w:lang w:eastAsia="zh-HK"/>
              </w:rPr>
              <w:t>Option</w:t>
            </w:r>
          </w:p>
          <w:p w14:paraId="5E73F1E2" w14:textId="77777777" w:rsidR="006A5048" w:rsidRPr="007A7D33" w:rsidRDefault="006A5048" w:rsidP="00CF44D8">
            <w:pPr>
              <w:jc w:val="both"/>
              <w:rPr>
                <w:b/>
                <w:sz w:val="24"/>
                <w:szCs w:val="24"/>
                <w:highlight w:val="yellow"/>
                <w:lang w:eastAsia="zh-HK"/>
              </w:rPr>
            </w:pPr>
            <w:r w:rsidRPr="007A7D33">
              <w:rPr>
                <w:b/>
                <w:sz w:val="24"/>
                <w:szCs w:val="24"/>
                <w:lang w:eastAsia="zh-HK"/>
              </w:rPr>
              <w:t>Comparison</w:t>
            </w:r>
          </w:p>
        </w:tc>
        <w:tc>
          <w:tcPr>
            <w:tcW w:w="1077" w:type="pct"/>
            <w:shd w:val="clear" w:color="auto" w:fill="E0E0E0"/>
          </w:tcPr>
          <w:p w14:paraId="21135DBE" w14:textId="77777777" w:rsidR="006A5048" w:rsidRPr="009621E1" w:rsidRDefault="006A5048" w:rsidP="009621E1">
            <w:pPr>
              <w:pStyle w:val="BodyText2"/>
              <w:spacing w:line="240" w:lineRule="auto"/>
              <w:ind w:left="0" w:firstLine="0"/>
              <w:rPr>
                <w:b/>
                <w:sz w:val="24"/>
                <w:szCs w:val="24"/>
                <w:lang w:eastAsia="zh-HK"/>
              </w:rPr>
            </w:pPr>
            <w:r w:rsidRPr="009621E1">
              <w:rPr>
                <w:b/>
                <w:sz w:val="24"/>
                <w:szCs w:val="24"/>
                <w:lang w:eastAsia="zh-HK"/>
              </w:rPr>
              <w:t>Data Download and Updated to Mobile Device (Standalone Mode)</w:t>
            </w:r>
          </w:p>
        </w:tc>
        <w:tc>
          <w:tcPr>
            <w:tcW w:w="1141" w:type="pct"/>
            <w:shd w:val="clear" w:color="auto" w:fill="E0E0E0"/>
          </w:tcPr>
          <w:p w14:paraId="7F00186A" w14:textId="77777777" w:rsidR="006A5048" w:rsidRPr="009621E1" w:rsidRDefault="006A5048" w:rsidP="009621E1">
            <w:pPr>
              <w:pStyle w:val="BodyText2"/>
              <w:spacing w:line="240" w:lineRule="auto"/>
              <w:ind w:left="0" w:firstLine="0"/>
              <w:rPr>
                <w:b/>
                <w:sz w:val="24"/>
                <w:szCs w:val="24"/>
                <w:lang w:eastAsia="zh-HK"/>
              </w:rPr>
            </w:pPr>
            <w:r w:rsidRPr="009621E1">
              <w:rPr>
                <w:b/>
                <w:sz w:val="24"/>
                <w:szCs w:val="24"/>
                <w:lang w:eastAsia="zh-HK"/>
              </w:rPr>
              <w:t>Access DMS through Mobile Data Service (Online Mode)</w:t>
            </w:r>
          </w:p>
        </w:tc>
        <w:tc>
          <w:tcPr>
            <w:tcW w:w="1077" w:type="pct"/>
            <w:shd w:val="clear" w:color="auto" w:fill="E0E0E0"/>
          </w:tcPr>
          <w:p w14:paraId="41B584E8" w14:textId="77777777" w:rsidR="006A5048" w:rsidRPr="009621E1" w:rsidRDefault="006A5048" w:rsidP="009621E1">
            <w:pPr>
              <w:pStyle w:val="BodyText2"/>
              <w:spacing w:line="240" w:lineRule="auto"/>
              <w:ind w:left="0" w:firstLine="0"/>
              <w:rPr>
                <w:b/>
                <w:sz w:val="24"/>
                <w:szCs w:val="24"/>
                <w:lang w:eastAsia="zh-HK"/>
              </w:rPr>
            </w:pPr>
            <w:r w:rsidRPr="009621E1">
              <w:rPr>
                <w:b/>
                <w:sz w:val="24"/>
                <w:szCs w:val="24"/>
                <w:lang w:eastAsia="zh-HK"/>
              </w:rPr>
              <w:t>Combination of Standalone Mode and Online Mode</w:t>
            </w:r>
          </w:p>
        </w:tc>
      </w:tr>
      <w:tr w:rsidR="006A5048" w:rsidRPr="007A7D33" w14:paraId="2AD3377B" w14:textId="77777777" w:rsidTr="00CF44D8">
        <w:tc>
          <w:tcPr>
            <w:tcW w:w="1705" w:type="pct"/>
          </w:tcPr>
          <w:p w14:paraId="22630597" w14:textId="77777777" w:rsidR="006A5048" w:rsidRPr="007A7D33" w:rsidRDefault="006A5048" w:rsidP="00CF44D8">
            <w:pPr>
              <w:rPr>
                <w:sz w:val="24"/>
                <w:szCs w:val="24"/>
                <w:lang w:eastAsia="zh-HK"/>
              </w:rPr>
            </w:pPr>
            <w:r w:rsidRPr="007A7D33">
              <w:rPr>
                <w:sz w:val="24"/>
                <w:szCs w:val="24"/>
                <w:lang w:eastAsia="zh-HK"/>
              </w:rPr>
              <w:t>Data Availability</w:t>
            </w:r>
          </w:p>
        </w:tc>
        <w:tc>
          <w:tcPr>
            <w:tcW w:w="1077" w:type="pct"/>
          </w:tcPr>
          <w:p w14:paraId="4BDA464D"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Highest (local data)</w:t>
            </w:r>
          </w:p>
        </w:tc>
        <w:tc>
          <w:tcPr>
            <w:tcW w:w="1141" w:type="pct"/>
          </w:tcPr>
          <w:p w14:paraId="0FC7C6A7"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High (may reach blind spot of mobile data service)</w:t>
            </w:r>
          </w:p>
        </w:tc>
        <w:tc>
          <w:tcPr>
            <w:tcW w:w="1077" w:type="pct"/>
          </w:tcPr>
          <w:p w14:paraId="7E1C9D80"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Highest (local data)</w:t>
            </w:r>
          </w:p>
        </w:tc>
      </w:tr>
      <w:tr w:rsidR="006A5048" w:rsidRPr="007A7D33" w14:paraId="56F3EDED" w14:textId="77777777" w:rsidTr="00CF44D8">
        <w:tc>
          <w:tcPr>
            <w:tcW w:w="1705" w:type="pct"/>
          </w:tcPr>
          <w:p w14:paraId="04042674" w14:textId="77777777" w:rsidR="006A5048" w:rsidRPr="007A7D33" w:rsidRDefault="006A5048" w:rsidP="00CF44D8">
            <w:pPr>
              <w:rPr>
                <w:sz w:val="24"/>
                <w:szCs w:val="24"/>
                <w:lang w:eastAsia="zh-HK"/>
              </w:rPr>
            </w:pPr>
            <w:r w:rsidRPr="007A7D33">
              <w:rPr>
                <w:sz w:val="24"/>
                <w:szCs w:val="24"/>
                <w:lang w:eastAsia="zh-HK"/>
              </w:rPr>
              <w:t>Most up-to-date data</w:t>
            </w:r>
          </w:p>
        </w:tc>
        <w:tc>
          <w:tcPr>
            <w:tcW w:w="1077" w:type="pct"/>
          </w:tcPr>
          <w:p w14:paraId="2E43EF88"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No (Snapshot only)</w:t>
            </w:r>
          </w:p>
        </w:tc>
        <w:tc>
          <w:tcPr>
            <w:tcW w:w="1141" w:type="pct"/>
          </w:tcPr>
          <w:p w14:paraId="7F490181"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Yes (Direct access to DMS)</w:t>
            </w:r>
          </w:p>
        </w:tc>
        <w:tc>
          <w:tcPr>
            <w:tcW w:w="1077" w:type="pct"/>
          </w:tcPr>
          <w:p w14:paraId="2ECBAE8C"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Yes (Direct access to DMS)</w:t>
            </w:r>
          </w:p>
        </w:tc>
      </w:tr>
      <w:tr w:rsidR="006A5048" w:rsidRPr="007A7D33" w14:paraId="346AF4B9" w14:textId="77777777" w:rsidTr="00CF44D8">
        <w:tc>
          <w:tcPr>
            <w:tcW w:w="1705" w:type="pct"/>
          </w:tcPr>
          <w:p w14:paraId="66FB785C" w14:textId="77777777" w:rsidR="006A5048" w:rsidRPr="007A7D33" w:rsidRDefault="006A5048" w:rsidP="00CF44D8">
            <w:pPr>
              <w:rPr>
                <w:sz w:val="24"/>
                <w:szCs w:val="24"/>
                <w:lang w:eastAsia="zh-HK"/>
              </w:rPr>
            </w:pPr>
            <w:r w:rsidRPr="007A7D33">
              <w:rPr>
                <w:sz w:val="24"/>
                <w:szCs w:val="24"/>
                <w:lang w:eastAsia="zh-HK"/>
              </w:rPr>
              <w:t>Usability</w:t>
            </w:r>
          </w:p>
        </w:tc>
        <w:tc>
          <w:tcPr>
            <w:tcW w:w="1077" w:type="pct"/>
          </w:tcPr>
          <w:p w14:paraId="58454467"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Low (new software and interface would be introduced for mobile device)</w:t>
            </w:r>
          </w:p>
        </w:tc>
        <w:tc>
          <w:tcPr>
            <w:tcW w:w="1141" w:type="pct"/>
          </w:tcPr>
          <w:p w14:paraId="745DFB3B"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High (Direct access to DMS)</w:t>
            </w:r>
          </w:p>
        </w:tc>
        <w:tc>
          <w:tcPr>
            <w:tcW w:w="1077" w:type="pct"/>
          </w:tcPr>
          <w:p w14:paraId="547C0224"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High (Direct access to DMS)</w:t>
            </w:r>
          </w:p>
        </w:tc>
      </w:tr>
      <w:tr w:rsidR="006A5048" w:rsidRPr="007A7D33" w14:paraId="778C57CD" w14:textId="77777777" w:rsidTr="00CF44D8">
        <w:tc>
          <w:tcPr>
            <w:tcW w:w="1705" w:type="pct"/>
          </w:tcPr>
          <w:p w14:paraId="063B284A" w14:textId="77777777" w:rsidR="006A5048" w:rsidRPr="007A7D33" w:rsidRDefault="006A5048" w:rsidP="00CF44D8">
            <w:pPr>
              <w:rPr>
                <w:sz w:val="24"/>
                <w:szCs w:val="24"/>
                <w:lang w:eastAsia="zh-HK"/>
              </w:rPr>
            </w:pPr>
            <w:r w:rsidRPr="007A7D33">
              <w:rPr>
                <w:sz w:val="24"/>
                <w:szCs w:val="24"/>
                <w:lang w:eastAsia="zh-HK"/>
              </w:rPr>
              <w:t>Result Data Update</w:t>
            </w:r>
          </w:p>
        </w:tc>
        <w:tc>
          <w:tcPr>
            <w:tcW w:w="1077" w:type="pct"/>
          </w:tcPr>
          <w:p w14:paraId="26855283"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Until next data synchronization</w:t>
            </w:r>
          </w:p>
        </w:tc>
        <w:tc>
          <w:tcPr>
            <w:tcW w:w="1141" w:type="pct"/>
          </w:tcPr>
          <w:p w14:paraId="63BB24D5"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Instantly (Direct access to DMS)</w:t>
            </w:r>
          </w:p>
        </w:tc>
        <w:tc>
          <w:tcPr>
            <w:tcW w:w="1077" w:type="pct"/>
          </w:tcPr>
          <w:p w14:paraId="1D80F6E4" w14:textId="77777777" w:rsidR="006A5048" w:rsidRPr="007A7D33" w:rsidRDefault="006A5048" w:rsidP="009621E1">
            <w:pPr>
              <w:pStyle w:val="BodyText2"/>
              <w:spacing w:line="240" w:lineRule="auto"/>
              <w:ind w:left="0" w:firstLine="0"/>
              <w:rPr>
                <w:sz w:val="24"/>
                <w:szCs w:val="24"/>
                <w:lang w:eastAsia="zh-HK"/>
              </w:rPr>
            </w:pPr>
            <w:r w:rsidRPr="007A7D33">
              <w:rPr>
                <w:sz w:val="24"/>
                <w:szCs w:val="24"/>
                <w:lang w:eastAsia="zh-HK"/>
              </w:rPr>
              <w:t>Instantly (Direct access to DMS)</w:t>
            </w:r>
          </w:p>
        </w:tc>
      </w:tr>
    </w:tbl>
    <w:p w14:paraId="5E113E8B" w14:textId="77777777" w:rsidR="006A5048" w:rsidRPr="007A7D33" w:rsidRDefault="006A5048" w:rsidP="006A5048">
      <w:pPr>
        <w:jc w:val="both"/>
        <w:rPr>
          <w:sz w:val="24"/>
          <w:szCs w:val="24"/>
          <w:lang w:eastAsia="zh-HK"/>
        </w:rPr>
      </w:pPr>
    </w:p>
    <w:p w14:paraId="56994A10" w14:textId="21C89124" w:rsidR="006A5048" w:rsidRPr="007A7D33" w:rsidRDefault="00604683" w:rsidP="006A5048">
      <w:pPr>
        <w:jc w:val="both"/>
        <w:rPr>
          <w:sz w:val="24"/>
          <w:szCs w:val="24"/>
          <w:lang w:eastAsia="zh-HK"/>
        </w:rPr>
      </w:pPr>
      <w:r w:rsidRPr="007A7D33">
        <w:rPr>
          <w:sz w:val="24"/>
          <w:szCs w:val="24"/>
          <w:lang w:eastAsia="zh-HK"/>
        </w:rPr>
        <w:t>Based</w:t>
      </w:r>
      <w:r w:rsidR="006A5048" w:rsidRPr="007A7D33">
        <w:rPr>
          <w:sz w:val="24"/>
          <w:szCs w:val="24"/>
          <w:lang w:eastAsia="zh-HK"/>
        </w:rPr>
        <w:t xml:space="preserve"> on the above comparison, Option 3 is recommended because of the following reasons:</w:t>
      </w:r>
    </w:p>
    <w:p w14:paraId="51BB3369"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High data availability with local data</w:t>
      </w:r>
    </w:p>
    <w:p w14:paraId="15B016B1"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Able to obtain most up-to-date data when mobile data service is available</w:t>
      </w:r>
    </w:p>
    <w:p w14:paraId="1F634C16"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Able to revert to offline mode whenever online mode is unavailable</w:t>
      </w:r>
    </w:p>
    <w:p w14:paraId="3F6A9BEB"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Easy to use</w:t>
      </w:r>
    </w:p>
    <w:p w14:paraId="77EC5B7D" w14:textId="77777777" w:rsidR="006A5048" w:rsidRPr="007A7D33" w:rsidRDefault="006A5048" w:rsidP="00C502EB">
      <w:pPr>
        <w:widowControl w:val="0"/>
        <w:numPr>
          <w:ilvl w:val="0"/>
          <w:numId w:val="39"/>
        </w:numPr>
        <w:tabs>
          <w:tab w:val="clear" w:pos="1000"/>
        </w:tabs>
        <w:jc w:val="both"/>
        <w:rPr>
          <w:sz w:val="24"/>
          <w:szCs w:val="24"/>
          <w:lang w:eastAsia="zh-HK"/>
        </w:rPr>
      </w:pPr>
      <w:r w:rsidRPr="007A7D33">
        <w:rPr>
          <w:sz w:val="24"/>
          <w:szCs w:val="24"/>
          <w:lang w:eastAsia="zh-HK"/>
        </w:rPr>
        <w:t xml:space="preserve">Able to update inspection result instantly </w:t>
      </w:r>
    </w:p>
    <w:p w14:paraId="417EB170" w14:textId="77777777" w:rsidR="006A5048" w:rsidRPr="007A7D33" w:rsidRDefault="006A5048" w:rsidP="006A5048">
      <w:pPr>
        <w:widowControl w:val="0"/>
        <w:jc w:val="both"/>
        <w:rPr>
          <w:sz w:val="24"/>
          <w:szCs w:val="24"/>
          <w:lang w:eastAsia="zh-HK"/>
        </w:rPr>
      </w:pPr>
    </w:p>
    <w:p w14:paraId="02151026" w14:textId="77777777" w:rsidR="008B696D" w:rsidRPr="007A7D33" w:rsidRDefault="008B696D" w:rsidP="008B696D">
      <w:pPr>
        <w:rPr>
          <w:sz w:val="24"/>
          <w:szCs w:val="24"/>
          <w:lang w:eastAsia="zh-CN"/>
        </w:rPr>
      </w:pPr>
    </w:p>
    <w:sectPr w:rsidR="008B696D" w:rsidRPr="007A7D33" w:rsidSect="00A85AAC">
      <w:headerReference w:type="default" r:id="rId29"/>
      <w:footerReference w:type="default" r:id="rId30"/>
      <w:pgSz w:w="11909" w:h="16834" w:code="9"/>
      <w:pgMar w:top="1397" w:right="1310" w:bottom="1152" w:left="1310" w:header="706" w:footer="706"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E82D7" w14:textId="77777777" w:rsidR="00D07957" w:rsidRDefault="00D07957">
      <w:r>
        <w:separator/>
      </w:r>
    </w:p>
  </w:endnote>
  <w:endnote w:type="continuationSeparator" w:id="0">
    <w:p w14:paraId="3F818105" w14:textId="77777777" w:rsidR="00D07957" w:rsidRDefault="00D0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Frutiger Light">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 Bk">
    <w:altName w:val="Century Gothic"/>
    <w:charset w:val="00"/>
    <w:family w:val="swiss"/>
    <w:pitch w:val="variable"/>
    <w:sig w:usb0="00000287" w:usb1="00000000" w:usb2="00000000" w:usb3="00000000" w:csb0="0000009F" w:csb1="00000000"/>
  </w:font>
  <w:font w:name="ITCCenturyBookT">
    <w:altName w:val="Times New Roman"/>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imes New Roman Bold">
    <w:altName w:val="Times New Roman"/>
    <w:panose1 w:val="02020803070505020304"/>
    <w:charset w:val="00"/>
    <w:family w:val="roman"/>
    <w:notTrueType/>
    <w:pitch w:val="default"/>
  </w:font>
  <w:font w:name="????">
    <w:altName w:val="PMingLiU"/>
    <w:panose1 w:val="00000000000000000000"/>
    <w:charset w:val="88"/>
    <w:family w:val="roman"/>
    <w:notTrueType/>
    <w:pitch w:val="default"/>
    <w:sig w:usb0="00000001" w:usb1="08080000" w:usb2="00000010" w:usb3="00000000" w:csb0="00100000"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05B4F" w14:textId="4F6EB0EB" w:rsidR="003D033B" w:rsidRPr="00FB1F44" w:rsidRDefault="003D033B" w:rsidP="00FB1F44">
    <w:pPr>
      <w:pBdr>
        <w:top w:val="single" w:sz="4" w:space="1" w:color="auto"/>
      </w:pBdr>
      <w:tabs>
        <w:tab w:val="clear" w:pos="960"/>
        <w:tab w:val="clear" w:pos="1000"/>
        <w:tab w:val="center" w:pos="4153"/>
        <w:tab w:val="right" w:pos="8306"/>
      </w:tabs>
      <w:snapToGrid w:val="0"/>
      <w:ind w:left="0" w:firstLine="0"/>
      <w:rPr>
        <w:lang w:val="en-GB"/>
      </w:rPr>
    </w:pPr>
    <w:r w:rsidRPr="00FB1F44">
      <w:rPr>
        <w:rFonts w:ascii="Frutiger Light" w:hAnsi="Frutiger Light"/>
        <w:lang w:val="en-GB" w:eastAsia="en-US"/>
      </w:rPr>
      <w:tab/>
    </w:r>
    <w:r w:rsidRPr="00FB1F44">
      <w:rPr>
        <w:lang w:val="en-GB" w:eastAsia="zh-HK"/>
      </w:rPr>
      <w:t xml:space="preserve">- </w:t>
    </w:r>
    <w:r w:rsidRPr="00FB1F44">
      <w:rPr>
        <w:lang w:val="en-GB" w:eastAsia="zh-HK"/>
      </w:rPr>
      <w:fldChar w:fldCharType="begin"/>
    </w:r>
    <w:r w:rsidRPr="00FB1F44">
      <w:rPr>
        <w:lang w:val="en-GB" w:eastAsia="zh-HK"/>
      </w:rPr>
      <w:instrText xml:space="preserve"> PAGE  \* roman  \* MERGEFORMAT </w:instrText>
    </w:r>
    <w:r w:rsidRPr="00FB1F44">
      <w:rPr>
        <w:lang w:val="en-GB" w:eastAsia="zh-HK"/>
      </w:rPr>
      <w:fldChar w:fldCharType="separate"/>
    </w:r>
    <w:r w:rsidR="00FC6F22">
      <w:rPr>
        <w:noProof/>
        <w:lang w:val="en-GB" w:eastAsia="zh-HK"/>
      </w:rPr>
      <w:t>iv</w:t>
    </w:r>
    <w:r w:rsidRPr="00FB1F44">
      <w:rPr>
        <w:lang w:val="en-GB" w:eastAsia="zh-HK"/>
      </w:rPr>
      <w:fldChar w:fldCharType="end"/>
    </w:r>
    <w:r w:rsidRPr="00FB1F44">
      <w:rPr>
        <w:lang w:val="en-GB" w:eastAsia="zh-HK"/>
      </w:rPr>
      <w:t xml:space="preserve"> -</w:t>
    </w:r>
    <w:r>
      <w:rPr>
        <w:lang w:val="en-GB" w:eastAsia="en-US"/>
      </w:rPr>
      <w:tab/>
      <w:t xml:space="preserve">Version 0.1 </w:t>
    </w:r>
    <w:r w:rsidRPr="00FB1F44">
      <w:rPr>
        <w:lang w:val="en-GB" w:eastAsia="en-US"/>
      </w:rPr>
      <w:t>(Draft)</w:t>
    </w:r>
  </w:p>
  <w:p w14:paraId="6F93C13E" w14:textId="77777777" w:rsidR="003D033B" w:rsidRPr="00FB1F44" w:rsidRDefault="003D033B">
    <w:pPr>
      <w:pStyle w:val="Foote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D00E4" w14:textId="7651B15E" w:rsidR="003D033B" w:rsidRPr="00F86B65" w:rsidRDefault="003D033B" w:rsidP="00CF44D8">
    <w:pPr>
      <w:pStyle w:val="Header"/>
      <w:tabs>
        <w:tab w:val="right" w:pos="9180"/>
      </w:tabs>
      <w:rPr>
        <w:rFonts w:ascii="Frutiger Light" w:hAnsi="Frutiger Light"/>
        <w:sz w:val="16"/>
        <w:szCs w:val="16"/>
      </w:rPr>
    </w:pPr>
    <w:r w:rsidRPr="00F86B65">
      <w:rPr>
        <w:rFonts w:ascii="Frutiger Light" w:hAnsi="Frutiger Light"/>
        <w:sz w:val="16"/>
        <w:szCs w:val="16"/>
      </w:rPr>
      <w:t>___________________________________________________________________________________________</w:t>
    </w:r>
    <w:r>
      <w:rPr>
        <w:rFonts w:ascii="Frutiger Light" w:hAnsi="Frutiger Light"/>
        <w:sz w:val="16"/>
        <w:szCs w:val="16"/>
      </w:rPr>
      <w:t>_______</w:t>
    </w:r>
  </w:p>
  <w:p w14:paraId="5ED80078" w14:textId="1231F747" w:rsidR="003D033B" w:rsidRPr="0014665B" w:rsidRDefault="003D033B" w:rsidP="006A5048">
    <w:pPr>
      <w:pStyle w:val="Header"/>
      <w:tabs>
        <w:tab w:val="center" w:pos="4440"/>
        <w:tab w:val="left" w:pos="6780"/>
        <w:tab w:val="right" w:pos="9214"/>
      </w:tabs>
      <w:rPr>
        <w:b w:val="0"/>
      </w:rPr>
    </w:pPr>
    <w:r w:rsidRPr="0014665B">
      <w:rPr>
        <w:b w:val="0"/>
      </w:rPr>
      <w:t>Ref. No.: T225</w:t>
    </w:r>
    <w:r w:rsidRPr="0014665B">
      <w:rPr>
        <w:b w:val="0"/>
      </w:rPr>
      <w:tab/>
    </w:r>
    <w:r>
      <w:rPr>
        <w:b w:val="0"/>
        <w:lang w:eastAsia="zh-HK"/>
      </w:rPr>
      <w:t>Page</w:t>
    </w:r>
    <w:r w:rsidRPr="0014665B">
      <w:rPr>
        <w:b w:val="0"/>
        <w:lang w:eastAsia="zh-HK"/>
      </w:rPr>
      <w:t xml:space="preserve"> </w:t>
    </w:r>
    <w:r w:rsidRPr="0014665B">
      <w:rPr>
        <w:b w:val="0"/>
        <w:lang w:eastAsia="zh-HK"/>
      </w:rPr>
      <w:fldChar w:fldCharType="begin"/>
    </w:r>
    <w:r w:rsidRPr="0014665B">
      <w:rPr>
        <w:b w:val="0"/>
        <w:lang w:eastAsia="zh-HK"/>
      </w:rPr>
      <w:instrText>PAGE   \* MERGEFORMAT</w:instrText>
    </w:r>
    <w:r w:rsidRPr="0014665B">
      <w:rPr>
        <w:b w:val="0"/>
        <w:lang w:eastAsia="zh-HK"/>
      </w:rPr>
      <w:fldChar w:fldCharType="separate"/>
    </w:r>
    <w:r w:rsidR="00FC6F22">
      <w:rPr>
        <w:b w:val="0"/>
        <w:noProof/>
        <w:lang w:eastAsia="zh-HK"/>
      </w:rPr>
      <w:t>9</w:t>
    </w:r>
    <w:r w:rsidRPr="0014665B">
      <w:rPr>
        <w:b w:val="0"/>
        <w:lang w:eastAsia="zh-HK"/>
      </w:rPr>
      <w:fldChar w:fldCharType="end"/>
    </w:r>
    <w:r w:rsidRPr="0014665B">
      <w:rPr>
        <w:b w:val="0"/>
      </w:rPr>
      <w:tab/>
    </w:r>
    <w:r>
      <w:rPr>
        <w:b w:val="0"/>
      </w:rPr>
      <w:tab/>
      <w:t>Version 0.1</w:t>
    </w:r>
    <w:r w:rsidRPr="0014665B">
      <w:rPr>
        <w:b w:val="0"/>
      </w:rPr>
      <w:t xml:space="preserve"> (Draft)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24A59" w14:textId="52E8ED08" w:rsidR="003D033B" w:rsidRPr="00F86B65" w:rsidRDefault="003D033B" w:rsidP="00CF44D8">
    <w:pPr>
      <w:pStyle w:val="Header"/>
      <w:tabs>
        <w:tab w:val="right" w:pos="9180"/>
      </w:tabs>
      <w:rPr>
        <w:rFonts w:ascii="Frutiger Light" w:hAnsi="Frutiger Light"/>
        <w:sz w:val="16"/>
        <w:szCs w:val="16"/>
      </w:rPr>
    </w:pPr>
    <w:r w:rsidRPr="00F86B65">
      <w:rPr>
        <w:rFonts w:ascii="Frutiger Light" w:hAnsi="Frutiger Light"/>
        <w:sz w:val="16"/>
        <w:szCs w:val="16"/>
      </w:rPr>
      <w:t>___________________________________________________________________________________________</w:t>
    </w:r>
    <w:r>
      <w:rPr>
        <w:rFonts w:ascii="Frutiger Light" w:hAnsi="Frutiger Light"/>
        <w:sz w:val="16"/>
        <w:szCs w:val="16"/>
      </w:rPr>
      <w:t>______________________________________________________</w:t>
    </w:r>
  </w:p>
  <w:p w14:paraId="18AB1911" w14:textId="7199291F" w:rsidR="003D033B" w:rsidRPr="0014665B" w:rsidRDefault="003D033B" w:rsidP="006A5048">
    <w:pPr>
      <w:pStyle w:val="Header"/>
      <w:tabs>
        <w:tab w:val="center" w:pos="4440"/>
        <w:tab w:val="left" w:pos="6780"/>
        <w:tab w:val="right" w:pos="9214"/>
      </w:tabs>
      <w:rPr>
        <w:b w:val="0"/>
      </w:rPr>
    </w:pPr>
    <w:r w:rsidRPr="0014665B">
      <w:rPr>
        <w:b w:val="0"/>
      </w:rPr>
      <w:t>Ref. No.: T225</w:t>
    </w:r>
    <w:r w:rsidRPr="0014665B">
      <w:rPr>
        <w:b w:val="0"/>
      </w:rPr>
      <w:tab/>
    </w:r>
    <w:r>
      <w:rPr>
        <w:b w:val="0"/>
      </w:rPr>
      <w:tab/>
    </w:r>
    <w:r>
      <w:rPr>
        <w:b w:val="0"/>
        <w:lang w:eastAsia="zh-HK"/>
      </w:rPr>
      <w:t>Page</w:t>
    </w:r>
    <w:r w:rsidRPr="0014665B">
      <w:rPr>
        <w:b w:val="0"/>
        <w:lang w:eastAsia="zh-HK"/>
      </w:rPr>
      <w:t xml:space="preserve"> </w:t>
    </w:r>
    <w:r w:rsidRPr="0014665B">
      <w:rPr>
        <w:b w:val="0"/>
        <w:lang w:eastAsia="zh-HK"/>
      </w:rPr>
      <w:fldChar w:fldCharType="begin"/>
    </w:r>
    <w:r w:rsidRPr="0014665B">
      <w:rPr>
        <w:b w:val="0"/>
        <w:lang w:eastAsia="zh-HK"/>
      </w:rPr>
      <w:instrText>PAGE   \* MERGEFORMAT</w:instrText>
    </w:r>
    <w:r w:rsidRPr="0014665B">
      <w:rPr>
        <w:b w:val="0"/>
        <w:lang w:eastAsia="zh-HK"/>
      </w:rPr>
      <w:fldChar w:fldCharType="separate"/>
    </w:r>
    <w:r w:rsidR="00FC6F22">
      <w:rPr>
        <w:b w:val="0"/>
        <w:noProof/>
        <w:lang w:eastAsia="zh-HK"/>
      </w:rPr>
      <w:t>20</w:t>
    </w:r>
    <w:r w:rsidRPr="0014665B">
      <w:rPr>
        <w:b w:val="0"/>
        <w:lang w:eastAsia="zh-HK"/>
      </w:rPr>
      <w:fldChar w:fldCharType="end"/>
    </w:r>
    <w:r w:rsidRPr="0014665B">
      <w:rPr>
        <w:b w:val="0"/>
      </w:rPr>
      <w:tab/>
    </w:r>
    <w:r>
      <w:rPr>
        <w:b w:val="0"/>
      </w:rPr>
      <w:tab/>
    </w:r>
    <w:r>
      <w:rPr>
        <w:b w:val="0"/>
      </w:rPr>
      <w:tab/>
    </w:r>
    <w:r>
      <w:rPr>
        <w:b w:val="0"/>
      </w:rPr>
      <w:tab/>
    </w:r>
    <w:r>
      <w:rPr>
        <w:b w:val="0"/>
      </w:rPr>
      <w:tab/>
    </w:r>
    <w:r>
      <w:rPr>
        <w:b w:val="0"/>
      </w:rPr>
      <w:tab/>
    </w:r>
    <w:r>
      <w:rPr>
        <w:b w:val="0"/>
      </w:rPr>
      <w:tab/>
    </w:r>
    <w:r>
      <w:rPr>
        <w:b w:val="0"/>
      </w:rPr>
      <w:tab/>
      <w:t>Version 0.1</w:t>
    </w:r>
    <w:r w:rsidRPr="0014665B">
      <w:rPr>
        <w:b w:val="0"/>
      </w:rPr>
      <w:t xml:space="preserve"> (Draft)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833A5" w14:textId="77777777" w:rsidR="003D033B" w:rsidRDefault="003D033B" w:rsidP="00CF44D8">
    <w:pPr>
      <w:pStyle w:val="Header"/>
      <w:tabs>
        <w:tab w:val="right" w:pos="9180"/>
      </w:tabs>
      <w:rPr>
        <w:rFonts w:ascii="Frutiger Light" w:hAnsi="Frutiger Light"/>
        <w:sz w:val="16"/>
        <w:szCs w:val="16"/>
        <w:lang w:eastAsia="zh-HK"/>
      </w:rPr>
    </w:pPr>
  </w:p>
  <w:p w14:paraId="3412135D" w14:textId="20A33FCF" w:rsidR="003D033B" w:rsidRPr="00F86B65" w:rsidRDefault="003D033B" w:rsidP="00CF44D8">
    <w:pPr>
      <w:pStyle w:val="Header"/>
      <w:tabs>
        <w:tab w:val="right" w:pos="9180"/>
      </w:tabs>
      <w:rPr>
        <w:rFonts w:ascii="Frutiger Light" w:hAnsi="Frutiger Light"/>
        <w:sz w:val="16"/>
        <w:szCs w:val="16"/>
      </w:rPr>
    </w:pPr>
    <w:r w:rsidRPr="00F86B65">
      <w:rPr>
        <w:rFonts w:ascii="Frutiger Light" w:hAnsi="Frutiger Light"/>
        <w:sz w:val="16"/>
        <w:szCs w:val="16"/>
      </w:rPr>
      <w:t>___________________________________________________________________________________________</w:t>
    </w:r>
    <w:r>
      <w:rPr>
        <w:rFonts w:ascii="Frutiger Light" w:hAnsi="Frutiger Light"/>
        <w:sz w:val="16"/>
        <w:szCs w:val="16"/>
      </w:rPr>
      <w:t>______</w:t>
    </w:r>
  </w:p>
  <w:p w14:paraId="347DA922" w14:textId="208ED06C" w:rsidR="003D033B" w:rsidRPr="00916471" w:rsidRDefault="003D033B" w:rsidP="00CF44D8">
    <w:pPr>
      <w:pStyle w:val="Header"/>
      <w:tabs>
        <w:tab w:val="center" w:pos="4440"/>
        <w:tab w:val="right" w:pos="9214"/>
      </w:tabs>
      <w:rPr>
        <w:b w:val="0"/>
        <w:sz w:val="16"/>
        <w:szCs w:val="16"/>
      </w:rPr>
    </w:pPr>
    <w:r>
      <w:rPr>
        <w:b w:val="0"/>
        <w:sz w:val="16"/>
        <w:szCs w:val="16"/>
      </w:rPr>
      <w:t>Ref. No.: T225</w:t>
    </w:r>
    <w:r w:rsidRPr="00916471">
      <w:rPr>
        <w:b w:val="0"/>
        <w:sz w:val="16"/>
        <w:szCs w:val="16"/>
      </w:rPr>
      <w:tab/>
    </w:r>
    <w:r w:rsidRPr="00916471">
      <w:rPr>
        <w:b w:val="0"/>
        <w:sz w:val="16"/>
        <w:szCs w:val="16"/>
        <w:lang w:eastAsia="zh-HK"/>
      </w:rPr>
      <w:t xml:space="preserve">Page </w:t>
    </w:r>
    <w:r w:rsidRPr="00916471">
      <w:rPr>
        <w:b w:val="0"/>
        <w:sz w:val="16"/>
        <w:szCs w:val="16"/>
        <w:lang w:eastAsia="zh-HK"/>
      </w:rPr>
      <w:fldChar w:fldCharType="begin"/>
    </w:r>
    <w:r w:rsidRPr="00916471">
      <w:rPr>
        <w:b w:val="0"/>
        <w:sz w:val="16"/>
        <w:szCs w:val="16"/>
        <w:lang w:eastAsia="zh-HK"/>
      </w:rPr>
      <w:instrText>PAGE   \* MERGEFORMAT</w:instrText>
    </w:r>
    <w:r w:rsidRPr="00916471">
      <w:rPr>
        <w:b w:val="0"/>
        <w:sz w:val="16"/>
        <w:szCs w:val="16"/>
        <w:lang w:eastAsia="zh-HK"/>
      </w:rPr>
      <w:fldChar w:fldCharType="separate"/>
    </w:r>
    <w:r w:rsidR="00E53BB1">
      <w:rPr>
        <w:b w:val="0"/>
        <w:noProof/>
        <w:sz w:val="16"/>
        <w:szCs w:val="16"/>
        <w:lang w:eastAsia="zh-HK"/>
      </w:rPr>
      <w:t>81</w:t>
    </w:r>
    <w:r w:rsidRPr="00916471">
      <w:rPr>
        <w:b w:val="0"/>
        <w:sz w:val="16"/>
        <w:szCs w:val="16"/>
        <w:lang w:eastAsia="zh-HK"/>
      </w:rPr>
      <w:fldChar w:fldCharType="end"/>
    </w:r>
    <w:r w:rsidRPr="00916471">
      <w:rPr>
        <w:b w:val="0"/>
        <w:sz w:val="16"/>
        <w:szCs w:val="16"/>
      </w:rPr>
      <w:tab/>
      <w:t>Version 0.1 (Draft)</w:t>
    </w:r>
  </w:p>
  <w:p w14:paraId="53CE48BB" w14:textId="77777777" w:rsidR="003D033B" w:rsidRPr="00B841F0" w:rsidRDefault="003D033B" w:rsidP="00CF44D8">
    <w:pPr>
      <w:pStyle w:val="Header"/>
      <w:tabs>
        <w:tab w:val="right" w:pos="9180"/>
      </w:tabs>
      <w:rPr>
        <w:rFonts w:ascii="Frutiger Light" w:hAnsi="Frutiger Light"/>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981B2" w14:textId="01873F9D" w:rsidR="003D033B" w:rsidRDefault="003D033B">
    <w:pPr>
      <w:pStyle w:val="Footer"/>
      <w:jc w:val="center"/>
    </w:pPr>
  </w:p>
  <w:p w14:paraId="0A50116F" w14:textId="523BF5C5" w:rsidR="003D033B" w:rsidRPr="00FB1F44" w:rsidRDefault="003D033B" w:rsidP="0014665B">
    <w:pPr>
      <w:pBdr>
        <w:top w:val="single" w:sz="4" w:space="1" w:color="auto"/>
      </w:pBdr>
      <w:tabs>
        <w:tab w:val="clear" w:pos="960"/>
        <w:tab w:val="clear" w:pos="1000"/>
        <w:tab w:val="center" w:pos="4153"/>
        <w:tab w:val="right" w:pos="8306"/>
      </w:tabs>
      <w:snapToGrid w:val="0"/>
      <w:ind w:left="0" w:firstLine="0"/>
      <w:jc w:val="both"/>
    </w:pPr>
    <w:r w:rsidRPr="0014665B">
      <w:t>REF. NO.: T225</w:t>
    </w:r>
    <w:r>
      <w:rPr>
        <w:b/>
      </w:rPr>
      <w:tab/>
    </w:r>
    <w:r w:rsidRPr="00FB1F44">
      <w:rPr>
        <w:lang w:val="en-GB" w:eastAsia="zh-HK"/>
      </w:rPr>
      <w:t>P</w:t>
    </w:r>
    <w:r>
      <w:rPr>
        <w:lang w:val="en-GB" w:eastAsia="zh-HK"/>
      </w:rPr>
      <w:t>AGE</w:t>
    </w:r>
    <w:r w:rsidRPr="00FB1F44">
      <w:rPr>
        <w:lang w:val="en-GB" w:eastAsia="zh-HK"/>
      </w:rPr>
      <w:t xml:space="preserve"> </w:t>
    </w:r>
    <w:r w:rsidRPr="00FB1F44">
      <w:rPr>
        <w:lang w:val="en-GB" w:eastAsia="zh-HK"/>
      </w:rPr>
      <w:fldChar w:fldCharType="begin"/>
    </w:r>
    <w:r w:rsidRPr="00FB1F44">
      <w:rPr>
        <w:lang w:val="en-GB" w:eastAsia="zh-HK"/>
      </w:rPr>
      <w:instrText xml:space="preserve"> PAGE  \* Arabic  \* MERGEFORMAT </w:instrText>
    </w:r>
    <w:r w:rsidRPr="00FB1F44">
      <w:rPr>
        <w:lang w:val="en-GB" w:eastAsia="zh-HK"/>
      </w:rPr>
      <w:fldChar w:fldCharType="separate"/>
    </w:r>
    <w:r w:rsidR="00E53BB1">
      <w:rPr>
        <w:noProof/>
        <w:lang w:val="en-GB" w:eastAsia="zh-HK"/>
      </w:rPr>
      <w:t>83</w:t>
    </w:r>
    <w:r w:rsidRPr="00FB1F44">
      <w:rPr>
        <w:lang w:val="en-GB" w:eastAsia="zh-HK"/>
      </w:rPr>
      <w:fldChar w:fldCharType="end"/>
    </w:r>
    <w:r>
      <w:rPr>
        <w:lang w:val="en-GB" w:eastAsia="en-US"/>
      </w:rPr>
      <w:tab/>
      <w:t>VERSION 0.1</w:t>
    </w:r>
    <w:r w:rsidRPr="00FB1F44">
      <w:rPr>
        <w:lang w:val="en-GB" w:eastAsia="en-US"/>
      </w:rPr>
      <w:t xml:space="preserve"> (Draft)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39C9F" w14:textId="77777777" w:rsidR="00D07957" w:rsidRDefault="00D07957">
      <w:r>
        <w:separator/>
      </w:r>
    </w:p>
  </w:footnote>
  <w:footnote w:type="continuationSeparator" w:id="0">
    <w:p w14:paraId="70341770" w14:textId="77777777" w:rsidR="00D07957" w:rsidRDefault="00D07957">
      <w:r>
        <w:continuationSeparator/>
      </w:r>
    </w:p>
  </w:footnote>
  <w:footnote w:id="1">
    <w:p w14:paraId="3469E63D" w14:textId="3CB002EC" w:rsidR="003D033B" w:rsidRPr="000322AD" w:rsidRDefault="003D033B" w:rsidP="006A5048">
      <w:pPr>
        <w:pStyle w:val="FootnoteText"/>
        <w:rPr>
          <w:rFonts w:ascii="Frutiger Light" w:hAnsi="Frutiger Light"/>
        </w:rPr>
      </w:pPr>
      <w:r w:rsidRPr="000322AD">
        <w:rPr>
          <w:rStyle w:val="FootnoteReference"/>
          <w:rFonts w:ascii="Frutiger Light" w:hAnsi="Frutiger Light"/>
        </w:rPr>
        <w:footnoteRef/>
      </w:r>
      <w:r w:rsidRPr="000322AD">
        <w:rPr>
          <w:rFonts w:ascii="Frutiger Light" w:hAnsi="Frutiger Light"/>
        </w:rPr>
        <w:t xml:space="preserve"> Y0 is defined as the first year of which the system DMS-BEEO shall be put into full production and is currently planned to be </w:t>
      </w:r>
      <w:r w:rsidRPr="0086229C">
        <w:rPr>
          <w:rFonts w:ascii="Frutiger Light" w:hAnsi="Frutiger Light"/>
        </w:rPr>
        <w:t>year 202</w:t>
      </w:r>
      <w:r w:rsidR="007A6186">
        <w:rPr>
          <w:rFonts w:ascii="Frutiger Light" w:hAnsi="Frutiger Light"/>
        </w:rPr>
        <w:t>2</w:t>
      </w:r>
      <w:r w:rsidRPr="000322AD">
        <w:rPr>
          <w:rFonts w:ascii="Frutiger Light" w:hAnsi="Frutiger Light"/>
        </w:rPr>
        <w:t>.</w:t>
      </w:r>
    </w:p>
  </w:footnote>
  <w:footnote w:id="2">
    <w:p w14:paraId="2175FE6E" w14:textId="77777777" w:rsidR="003D033B" w:rsidRPr="0026404F" w:rsidRDefault="003D033B" w:rsidP="006A5048">
      <w:pPr>
        <w:pStyle w:val="FootnoteText"/>
        <w:rPr>
          <w:rFonts w:ascii="Frutiger Light" w:hAnsi="Frutiger Light"/>
          <w:lang w:eastAsia="zh-HK"/>
        </w:rPr>
      </w:pPr>
      <w:r>
        <w:rPr>
          <w:rStyle w:val="FootnoteReference"/>
        </w:rPr>
        <w:footnoteRef/>
      </w:r>
      <w:r>
        <w:t xml:space="preserve"> </w:t>
      </w:r>
      <w:r>
        <w:rPr>
          <w:rFonts w:ascii="Frutiger Light" w:hAnsi="Frutiger Light"/>
          <w:lang w:eastAsia="zh-HK"/>
        </w:rPr>
        <w:t>I</w:t>
      </w:r>
      <w:r>
        <w:rPr>
          <w:rFonts w:ascii="Frutiger Light" w:hAnsi="Frutiger Light" w:hint="eastAsia"/>
          <w:lang w:eastAsia="zh-HK"/>
        </w:rPr>
        <w:t>t is assumed that the system outage was caused by server hardware problem.</w:t>
      </w:r>
    </w:p>
  </w:footnote>
  <w:footnote w:id="3">
    <w:p w14:paraId="46AE8818" w14:textId="77777777" w:rsidR="003D033B" w:rsidRPr="0026404F" w:rsidRDefault="003D033B" w:rsidP="006A5048">
      <w:pPr>
        <w:pStyle w:val="FootnoteText"/>
        <w:rPr>
          <w:rFonts w:ascii="Frutiger Light" w:hAnsi="Frutiger Light"/>
          <w:lang w:eastAsia="zh-HK"/>
        </w:rPr>
      </w:pPr>
      <w:r w:rsidRPr="0026404F">
        <w:rPr>
          <w:rStyle w:val="FootnoteReference"/>
          <w:rFonts w:ascii="Frutiger Light" w:hAnsi="Frutiger Light"/>
        </w:rPr>
        <w:footnoteRef/>
      </w:r>
      <w:r w:rsidRPr="0026404F">
        <w:rPr>
          <w:rFonts w:ascii="Frutiger Light" w:hAnsi="Frutiger Light"/>
        </w:rPr>
        <w:t xml:space="preserve"> </w:t>
      </w:r>
      <w:r w:rsidRPr="0026404F">
        <w:rPr>
          <w:rFonts w:ascii="Frutiger Light" w:hAnsi="Frutiger Light"/>
          <w:lang w:eastAsia="zh-HK"/>
        </w:rPr>
        <w:t>The system downtime is referring to the time spent for the system to resume services for normal user operations, In case of data lost, the time required for re-work by the user is not included in this measure</w:t>
      </w:r>
    </w:p>
  </w:footnote>
  <w:footnote w:id="4">
    <w:p w14:paraId="30A7DB29" w14:textId="77777777" w:rsidR="003D033B" w:rsidRPr="0026404F" w:rsidRDefault="003D033B" w:rsidP="006A5048">
      <w:pPr>
        <w:pStyle w:val="FootnoteText"/>
        <w:rPr>
          <w:rFonts w:ascii="Frutiger Light" w:hAnsi="Frutiger Light"/>
          <w:lang w:eastAsia="zh-HK"/>
        </w:rPr>
      </w:pPr>
      <w:r>
        <w:rPr>
          <w:rStyle w:val="FootnoteReference"/>
        </w:rPr>
        <w:footnoteRef/>
      </w:r>
      <w:r>
        <w:t xml:space="preserve"> </w:t>
      </w:r>
      <w:r>
        <w:rPr>
          <w:rFonts w:ascii="Frutiger Light" w:hAnsi="Frutiger Light" w:hint="eastAsia"/>
          <w:lang w:eastAsia="zh-HK"/>
        </w:rPr>
        <w:t xml:space="preserve">By assuming the replacement part of problematic hardware is ready, the system downtime would include the time spent for hardware replacement, server configuration and data/file restoration. </w:t>
      </w:r>
    </w:p>
  </w:footnote>
  <w:footnote w:id="5">
    <w:p w14:paraId="328F7096" w14:textId="77777777" w:rsidR="003D033B" w:rsidRPr="0026404F" w:rsidRDefault="003D033B" w:rsidP="006A5048">
      <w:pPr>
        <w:pStyle w:val="FootnoteText"/>
        <w:rPr>
          <w:rFonts w:ascii="Frutiger Light" w:hAnsi="Frutiger Light"/>
          <w:lang w:eastAsia="zh-HK"/>
        </w:rPr>
      </w:pPr>
      <w:r w:rsidRPr="0026404F">
        <w:rPr>
          <w:rStyle w:val="FootnoteReference"/>
          <w:rFonts w:ascii="Frutiger Light" w:hAnsi="Frutiger Light"/>
        </w:rPr>
        <w:footnoteRef/>
      </w:r>
      <w:r w:rsidRPr="0026404F">
        <w:rPr>
          <w:rFonts w:ascii="Frutiger Light" w:hAnsi="Frutiger Light"/>
        </w:rPr>
        <w:t xml:space="preserve"> </w:t>
      </w:r>
      <w:r>
        <w:rPr>
          <w:rFonts w:ascii="Frutiger Light" w:hAnsi="Frutiger Light" w:hint="eastAsia"/>
          <w:lang w:eastAsia="zh-HK"/>
        </w:rPr>
        <w:t>By assuming that system could be resumed on the secondary sever by either copying the virtual machine files from the failed server or restoring the latest backup of the system.</w:t>
      </w:r>
    </w:p>
  </w:footnote>
  <w:footnote w:id="6">
    <w:p w14:paraId="43DF0947" w14:textId="77777777" w:rsidR="003D033B" w:rsidRPr="005724D1" w:rsidRDefault="003D033B" w:rsidP="006A5048">
      <w:pPr>
        <w:pStyle w:val="FootnoteText"/>
        <w:rPr>
          <w:rFonts w:ascii="Frutiger Light" w:hAnsi="Frutiger Light"/>
          <w:sz w:val="18"/>
          <w:szCs w:val="18"/>
        </w:rPr>
      </w:pPr>
      <w:r>
        <w:rPr>
          <w:rStyle w:val="FootnoteReference"/>
        </w:rPr>
        <w:footnoteRef/>
      </w:r>
      <w:r>
        <w:t xml:space="preserve"> </w:t>
      </w:r>
      <w:r>
        <w:rPr>
          <w:rFonts w:ascii="Frutiger Light" w:hAnsi="Frutiger Light"/>
          <w:sz w:val="18"/>
          <w:szCs w:val="18"/>
        </w:rPr>
        <w:t xml:space="preserve">According to the survey conducted by </w:t>
      </w:r>
      <w:r w:rsidRPr="005724D1">
        <w:rPr>
          <w:rFonts w:ascii="Frutiger Light" w:hAnsi="Frutiger Light"/>
          <w:sz w:val="18"/>
          <w:szCs w:val="18"/>
        </w:rPr>
        <w:t>Information Technology Intelligence Consulting (ITIC)</w:t>
      </w:r>
      <w:r>
        <w:rPr>
          <w:rFonts w:ascii="Frutiger Light" w:hAnsi="Frutiger Light"/>
          <w:sz w:val="18"/>
          <w:szCs w:val="18"/>
        </w:rPr>
        <w:t xml:space="preserve"> in 2011, </w:t>
      </w:r>
      <w:r w:rsidRPr="005724D1">
        <w:rPr>
          <w:rFonts w:ascii="Frutiger Light" w:hAnsi="Frutiger Light"/>
          <w:sz w:val="18"/>
          <w:szCs w:val="18"/>
        </w:rPr>
        <w:t>92% majority of Windows Server 2008 R2 users experienced less than one or one Tier 3 outage per server, per annum</w:t>
      </w:r>
      <w:r>
        <w:rPr>
          <w:rFonts w:ascii="Frutiger Light" w:hAnsi="Frutiger Light"/>
          <w:sz w:val="18"/>
          <w:szCs w:val="18"/>
        </w:rPr>
        <w:t xml:space="preserve">. For details, please refer to </w:t>
      </w:r>
      <w:r w:rsidRPr="005724D1">
        <w:rPr>
          <w:rFonts w:ascii="Frutiger Light" w:hAnsi="Frutiger Light"/>
          <w:sz w:val="18"/>
          <w:szCs w:val="18"/>
        </w:rPr>
        <w:t>http://itic-corp.com/blog/2011/01/ibm-stratus-hp-fujitsu-top-iticgfi-software-hardware-reliability-survey/</w:t>
      </w:r>
      <w:r>
        <w:rPr>
          <w:rFonts w:ascii="Frutiger Light" w:hAnsi="Frutiger Light"/>
          <w:sz w:val="18"/>
          <w:szCs w:val="18"/>
        </w:rPr>
        <w:t xml:space="preserve"> </w:t>
      </w:r>
    </w:p>
    <w:p w14:paraId="5E73BA04" w14:textId="77777777" w:rsidR="003D033B" w:rsidRPr="002E1423" w:rsidRDefault="003D033B" w:rsidP="006A504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28" w:type="dxa"/>
        <w:right w:w="28" w:type="dxa"/>
      </w:tblCellMar>
      <w:tblLook w:val="0000" w:firstRow="0" w:lastRow="0" w:firstColumn="0" w:lastColumn="0" w:noHBand="0" w:noVBand="0"/>
    </w:tblPr>
    <w:tblGrid>
      <w:gridCol w:w="8488"/>
      <w:gridCol w:w="990"/>
    </w:tblGrid>
    <w:tr w:rsidR="003D033B" w14:paraId="7B8908BE" w14:textId="77777777" w:rsidTr="00ED3899">
      <w:trPr>
        <w:cantSplit/>
      </w:trPr>
      <w:tc>
        <w:tcPr>
          <w:tcW w:w="8488" w:type="dxa"/>
        </w:tcPr>
        <w:p w14:paraId="242560CB" w14:textId="77777777" w:rsidR="003D033B" w:rsidRDefault="003D033B" w:rsidP="008B3FE1">
          <w:pPr>
            <w:pStyle w:val="Header"/>
            <w:tabs>
              <w:tab w:val="right" w:pos="9450"/>
            </w:tabs>
            <w:ind w:left="0" w:firstLine="0"/>
          </w:pPr>
        </w:p>
      </w:tc>
      <w:tc>
        <w:tcPr>
          <w:tcW w:w="990" w:type="dxa"/>
          <w:vMerge w:val="restart"/>
        </w:tcPr>
        <w:p w14:paraId="48FF0C56" w14:textId="77777777" w:rsidR="003D033B" w:rsidRDefault="003D033B" w:rsidP="008B3FE1">
          <w:pPr>
            <w:pStyle w:val="Header"/>
            <w:jc w:val="right"/>
          </w:pPr>
          <w:r>
            <w:rPr>
              <w:noProof/>
            </w:rPr>
            <w:object w:dxaOrig="1246" w:dyaOrig="1246" w14:anchorId="6533E6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pt;height:41.5pt;mso-width-percent:0;mso-height-percent:0;mso-width-percent:0;mso-height-percent:0" o:ole="" fillcolor="window">
                <v:imagedata r:id="rId1" o:title=""/>
              </v:shape>
              <o:OLEObject Type="Embed" ProgID="Word.Picture.8" ShapeID="_x0000_i1025" DrawAspect="Content" ObjectID="_1803884878" r:id="rId2"/>
            </w:object>
          </w:r>
        </w:p>
      </w:tc>
    </w:tr>
    <w:tr w:rsidR="003D033B" w14:paraId="34C5D4CF" w14:textId="77777777" w:rsidTr="00ED3899">
      <w:trPr>
        <w:cantSplit/>
      </w:trPr>
      <w:tc>
        <w:tcPr>
          <w:tcW w:w="8488" w:type="dxa"/>
          <w:tcBorders>
            <w:bottom w:val="single" w:sz="4" w:space="0" w:color="auto"/>
          </w:tcBorders>
        </w:tcPr>
        <w:p w14:paraId="5321687E" w14:textId="4C4950B2" w:rsidR="003D033B" w:rsidRDefault="003D033B" w:rsidP="008B3FE1">
          <w:pPr>
            <w:pStyle w:val="Header"/>
            <w:ind w:left="0" w:firstLine="0"/>
          </w:pPr>
          <w:r>
            <w:rPr>
              <w:szCs w:val="24"/>
            </w:rPr>
            <w:t xml:space="preserve">Selected Technical System Option on Data Management System for Buildings Energy Efficiency Ordinance </w:t>
          </w:r>
          <w:r>
            <w:rPr>
              <w:rFonts w:hint="eastAsia"/>
              <w:szCs w:val="24"/>
            </w:rPr>
            <w:t>f</w:t>
          </w:r>
          <w:r>
            <w:rPr>
              <w:szCs w:val="24"/>
            </w:rPr>
            <w:t xml:space="preserve">or Energy Efficiency Office of Electrical </w:t>
          </w:r>
          <w:r>
            <w:rPr>
              <w:rFonts w:hint="eastAsia"/>
              <w:szCs w:val="24"/>
            </w:rPr>
            <w:t>a</w:t>
          </w:r>
          <w:r>
            <w:rPr>
              <w:szCs w:val="24"/>
            </w:rPr>
            <w:t>nd Mechanical Services Department (EMSD)</w:t>
          </w:r>
        </w:p>
      </w:tc>
      <w:tc>
        <w:tcPr>
          <w:tcW w:w="990" w:type="dxa"/>
          <w:vMerge/>
        </w:tcPr>
        <w:p w14:paraId="43B29333" w14:textId="77777777" w:rsidR="003D033B" w:rsidRDefault="003D033B" w:rsidP="008B3FE1">
          <w:pPr>
            <w:pStyle w:val="Header"/>
          </w:pPr>
        </w:p>
      </w:tc>
    </w:tr>
  </w:tbl>
  <w:p w14:paraId="53344F2A" w14:textId="63A83C03" w:rsidR="003D033B" w:rsidRPr="008B3FE1" w:rsidRDefault="003D033B" w:rsidP="008B3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28" w:type="dxa"/>
        <w:right w:w="28" w:type="dxa"/>
      </w:tblCellMar>
      <w:tblLook w:val="0000" w:firstRow="0" w:lastRow="0" w:firstColumn="0" w:lastColumn="0" w:noHBand="0" w:noVBand="0"/>
    </w:tblPr>
    <w:tblGrid>
      <w:gridCol w:w="8488"/>
      <w:gridCol w:w="990"/>
    </w:tblGrid>
    <w:tr w:rsidR="003D033B" w14:paraId="2646D911" w14:textId="77777777" w:rsidTr="00ED3899">
      <w:trPr>
        <w:cantSplit/>
      </w:trPr>
      <w:tc>
        <w:tcPr>
          <w:tcW w:w="8488" w:type="dxa"/>
        </w:tcPr>
        <w:p w14:paraId="36688978" w14:textId="77777777" w:rsidR="003D033B" w:rsidRDefault="003D033B" w:rsidP="008B3FE1">
          <w:pPr>
            <w:pStyle w:val="Header"/>
            <w:tabs>
              <w:tab w:val="right" w:pos="9450"/>
            </w:tabs>
            <w:ind w:left="0" w:firstLine="0"/>
          </w:pPr>
        </w:p>
      </w:tc>
      <w:tc>
        <w:tcPr>
          <w:tcW w:w="990" w:type="dxa"/>
          <w:vMerge w:val="restart"/>
        </w:tcPr>
        <w:p w14:paraId="636EA1EC" w14:textId="77777777" w:rsidR="003D033B" w:rsidRDefault="003D033B" w:rsidP="008B3FE1">
          <w:pPr>
            <w:pStyle w:val="Header"/>
            <w:jc w:val="right"/>
          </w:pPr>
          <w:r>
            <w:rPr>
              <w:noProof/>
            </w:rPr>
            <w:object w:dxaOrig="1246" w:dyaOrig="1246" w14:anchorId="2DB78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5pt;height:41.5pt;mso-width-percent:0;mso-height-percent:0;mso-width-percent:0;mso-height-percent:0" o:ole="" fillcolor="window">
                <v:imagedata r:id="rId1" o:title=""/>
              </v:shape>
              <o:OLEObject Type="Embed" ProgID="Word.Picture.8" ShapeID="_x0000_i1026" DrawAspect="Content" ObjectID="_1803884879" r:id="rId2"/>
            </w:object>
          </w:r>
        </w:p>
      </w:tc>
    </w:tr>
    <w:tr w:rsidR="003D033B" w14:paraId="128E947D" w14:textId="77777777" w:rsidTr="006A5048">
      <w:trPr>
        <w:cantSplit/>
        <w:trHeight w:val="80"/>
      </w:trPr>
      <w:tc>
        <w:tcPr>
          <w:tcW w:w="8488" w:type="dxa"/>
          <w:tcBorders>
            <w:bottom w:val="single" w:sz="4" w:space="0" w:color="auto"/>
          </w:tcBorders>
        </w:tcPr>
        <w:p w14:paraId="77494C0B" w14:textId="66D0C257" w:rsidR="003D033B" w:rsidRDefault="003D033B" w:rsidP="008B3FE1">
          <w:pPr>
            <w:pStyle w:val="Header"/>
            <w:ind w:left="0" w:firstLine="0"/>
          </w:pPr>
          <w:r>
            <w:rPr>
              <w:szCs w:val="24"/>
            </w:rPr>
            <w:t xml:space="preserve">Selected Technical System Option on Data Management System for Buildings Energy Efficiency Ordinance </w:t>
          </w:r>
          <w:r>
            <w:rPr>
              <w:rFonts w:hint="eastAsia"/>
              <w:szCs w:val="24"/>
            </w:rPr>
            <w:t>f</w:t>
          </w:r>
          <w:r>
            <w:rPr>
              <w:szCs w:val="24"/>
            </w:rPr>
            <w:t xml:space="preserve">or Energy Efficiency Office of Electrical </w:t>
          </w:r>
          <w:r>
            <w:rPr>
              <w:rFonts w:hint="eastAsia"/>
              <w:szCs w:val="24"/>
            </w:rPr>
            <w:t>a</w:t>
          </w:r>
          <w:r>
            <w:rPr>
              <w:szCs w:val="24"/>
            </w:rPr>
            <w:t>nd Mechanical Services Department (EMSD)</w:t>
          </w:r>
        </w:p>
      </w:tc>
      <w:tc>
        <w:tcPr>
          <w:tcW w:w="990" w:type="dxa"/>
          <w:vMerge/>
        </w:tcPr>
        <w:p w14:paraId="51F72D38" w14:textId="77777777" w:rsidR="003D033B" w:rsidRDefault="003D033B" w:rsidP="008B3FE1">
          <w:pPr>
            <w:pStyle w:val="Header"/>
          </w:pPr>
        </w:p>
      </w:tc>
    </w:tr>
  </w:tbl>
  <w:p w14:paraId="68A1C35D" w14:textId="77777777" w:rsidR="003D033B" w:rsidRPr="00FB1F44" w:rsidRDefault="003D033B" w:rsidP="003649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3778" w:type="dxa"/>
      <w:tblLayout w:type="fixed"/>
      <w:tblCellMar>
        <w:left w:w="28" w:type="dxa"/>
        <w:right w:w="28" w:type="dxa"/>
      </w:tblCellMar>
      <w:tblLook w:val="0000" w:firstRow="0" w:lastRow="0" w:firstColumn="0" w:lastColumn="0" w:noHBand="0" w:noVBand="0"/>
    </w:tblPr>
    <w:tblGrid>
      <w:gridCol w:w="12786"/>
      <w:gridCol w:w="992"/>
    </w:tblGrid>
    <w:tr w:rsidR="003D033B" w:rsidRPr="00F86B65" w14:paraId="37A20EBE" w14:textId="77777777" w:rsidTr="00CF44D8">
      <w:trPr>
        <w:cantSplit/>
      </w:trPr>
      <w:tc>
        <w:tcPr>
          <w:tcW w:w="12786" w:type="dxa"/>
        </w:tcPr>
        <w:p w14:paraId="26BC9173" w14:textId="77777777" w:rsidR="003D033B" w:rsidRPr="00F86B65" w:rsidRDefault="003D033B" w:rsidP="00CF44D8">
          <w:pPr>
            <w:pStyle w:val="Header"/>
            <w:tabs>
              <w:tab w:val="right" w:pos="9450"/>
            </w:tabs>
            <w:rPr>
              <w:rFonts w:ascii="Frutiger Light" w:hAnsi="Frutiger Light"/>
              <w:sz w:val="18"/>
              <w:szCs w:val="18"/>
            </w:rPr>
          </w:pPr>
        </w:p>
      </w:tc>
      <w:tc>
        <w:tcPr>
          <w:tcW w:w="992" w:type="dxa"/>
          <w:vMerge w:val="restart"/>
        </w:tcPr>
        <w:p w14:paraId="2B24A386" w14:textId="77777777" w:rsidR="003D033B" w:rsidRPr="00F86B65" w:rsidRDefault="003D033B" w:rsidP="00CF44D8">
          <w:pPr>
            <w:pStyle w:val="Header"/>
            <w:jc w:val="right"/>
            <w:rPr>
              <w:rFonts w:ascii="Frutiger Light" w:hAnsi="Frutiger Light"/>
              <w:sz w:val="18"/>
              <w:szCs w:val="18"/>
            </w:rPr>
          </w:pPr>
          <w:r w:rsidRPr="00F86B65">
            <w:rPr>
              <w:rFonts w:ascii="Frutiger Light" w:hAnsi="Frutiger Light"/>
              <w:noProof/>
              <w:sz w:val="18"/>
              <w:szCs w:val="18"/>
            </w:rPr>
            <w:object w:dxaOrig="839" w:dyaOrig="839" w14:anchorId="2C4EA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pt;height:42pt;mso-width-percent:0;mso-height-percent:0;mso-width-percent:0;mso-height-percent:0" fillcolor="window">
                <v:imagedata r:id="rId1" o:title=""/>
              </v:shape>
              <o:OLEObject Type="Embed" ProgID="Word.Picture.8" ShapeID="_x0000_i1027" DrawAspect="Content" ObjectID="_1803884880" r:id="rId2"/>
            </w:object>
          </w:r>
        </w:p>
      </w:tc>
    </w:tr>
    <w:tr w:rsidR="003D033B" w:rsidRPr="00F86B65" w14:paraId="54EDB31B" w14:textId="77777777" w:rsidTr="00CF44D8">
      <w:trPr>
        <w:cantSplit/>
      </w:trPr>
      <w:tc>
        <w:tcPr>
          <w:tcW w:w="12786" w:type="dxa"/>
          <w:tcBorders>
            <w:bottom w:val="single" w:sz="4" w:space="0" w:color="auto"/>
          </w:tcBorders>
        </w:tcPr>
        <w:p w14:paraId="5D747489" w14:textId="55852ABB" w:rsidR="003D033B" w:rsidRPr="00F86B65" w:rsidRDefault="003D033B" w:rsidP="00195988">
          <w:pPr>
            <w:pStyle w:val="Header"/>
            <w:ind w:left="0" w:firstLine="0"/>
            <w:rPr>
              <w:rFonts w:ascii="Frutiger Light" w:hAnsi="Frutiger Light"/>
              <w:sz w:val="18"/>
              <w:szCs w:val="18"/>
            </w:rPr>
          </w:pPr>
          <w:r>
            <w:rPr>
              <w:szCs w:val="24"/>
            </w:rPr>
            <w:t xml:space="preserve">Selected Technical System Option on Data Management System for Buildings Energy Efficiency Ordinance </w:t>
          </w:r>
          <w:r>
            <w:rPr>
              <w:rFonts w:hint="eastAsia"/>
              <w:szCs w:val="24"/>
            </w:rPr>
            <w:t>f</w:t>
          </w:r>
          <w:r>
            <w:rPr>
              <w:szCs w:val="24"/>
            </w:rPr>
            <w:t xml:space="preserve">or Energy Efficiency Office of Electrical </w:t>
          </w:r>
          <w:r>
            <w:rPr>
              <w:rFonts w:hint="eastAsia"/>
              <w:szCs w:val="24"/>
            </w:rPr>
            <w:t>a</w:t>
          </w:r>
          <w:r>
            <w:rPr>
              <w:szCs w:val="24"/>
            </w:rPr>
            <w:t>nd Mechanical Services Department (EMSD)</w:t>
          </w:r>
        </w:p>
      </w:tc>
      <w:tc>
        <w:tcPr>
          <w:tcW w:w="992" w:type="dxa"/>
          <w:vMerge/>
        </w:tcPr>
        <w:p w14:paraId="57A7A18E" w14:textId="77777777" w:rsidR="003D033B" w:rsidRPr="00F86B65" w:rsidRDefault="003D033B" w:rsidP="006A5048">
          <w:pPr>
            <w:pStyle w:val="Header"/>
            <w:rPr>
              <w:rFonts w:ascii="Frutiger Light" w:hAnsi="Frutiger Light"/>
              <w:sz w:val="18"/>
              <w:szCs w:val="18"/>
            </w:rPr>
          </w:pPr>
        </w:p>
      </w:tc>
    </w:tr>
  </w:tbl>
  <w:p w14:paraId="3DFCE993" w14:textId="77777777" w:rsidR="003D033B" w:rsidRPr="00F86B65" w:rsidRDefault="003D033B">
    <w:pPr>
      <w:pStyle w:val="Header"/>
      <w:rPr>
        <w:rFonts w:ascii="Frutiger Light" w:hAnsi="Frutiger Light"/>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78" w:type="dxa"/>
      <w:tblLayout w:type="fixed"/>
      <w:tblCellMar>
        <w:left w:w="28" w:type="dxa"/>
        <w:right w:w="28" w:type="dxa"/>
      </w:tblCellMar>
      <w:tblLook w:val="0000" w:firstRow="0" w:lastRow="0" w:firstColumn="0" w:lastColumn="0" w:noHBand="0" w:noVBand="0"/>
    </w:tblPr>
    <w:tblGrid>
      <w:gridCol w:w="8488"/>
      <w:gridCol w:w="990"/>
    </w:tblGrid>
    <w:tr w:rsidR="003D033B" w:rsidRPr="00F86B65" w14:paraId="6705CE17" w14:textId="77777777" w:rsidTr="00916471">
      <w:trPr>
        <w:cantSplit/>
      </w:trPr>
      <w:tc>
        <w:tcPr>
          <w:tcW w:w="8488" w:type="dxa"/>
        </w:tcPr>
        <w:p w14:paraId="60B3F3B1" w14:textId="77777777" w:rsidR="003D033B" w:rsidRPr="00F86B65" w:rsidRDefault="003D033B" w:rsidP="00CF44D8">
          <w:pPr>
            <w:pStyle w:val="Header"/>
            <w:tabs>
              <w:tab w:val="right" w:pos="9450"/>
            </w:tabs>
            <w:rPr>
              <w:rFonts w:ascii="Frutiger Light" w:hAnsi="Frutiger Light"/>
              <w:sz w:val="18"/>
              <w:szCs w:val="18"/>
            </w:rPr>
          </w:pPr>
        </w:p>
      </w:tc>
      <w:tc>
        <w:tcPr>
          <w:tcW w:w="990" w:type="dxa"/>
          <w:vMerge w:val="restart"/>
        </w:tcPr>
        <w:p w14:paraId="7298B287" w14:textId="77777777" w:rsidR="003D033B" w:rsidRPr="00F86B65" w:rsidRDefault="003D033B" w:rsidP="00CF44D8">
          <w:pPr>
            <w:pStyle w:val="Header"/>
            <w:jc w:val="right"/>
            <w:rPr>
              <w:rFonts w:ascii="Frutiger Light" w:hAnsi="Frutiger Light"/>
              <w:sz w:val="18"/>
              <w:szCs w:val="18"/>
            </w:rPr>
          </w:pPr>
          <w:r w:rsidRPr="00F86B65">
            <w:rPr>
              <w:rFonts w:ascii="Frutiger Light" w:hAnsi="Frutiger Light"/>
              <w:noProof/>
              <w:sz w:val="18"/>
              <w:szCs w:val="18"/>
            </w:rPr>
            <w:object w:dxaOrig="1246" w:dyaOrig="1246" w14:anchorId="2BE242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1.5pt;height:41.5pt;mso-width-percent:0;mso-height-percent:0;mso-width-percent:0;mso-height-percent:0" o:ole="" fillcolor="window">
                <v:imagedata r:id="rId1" o:title=""/>
              </v:shape>
              <o:OLEObject Type="Embed" ProgID="Word.Picture.8" ShapeID="_x0000_i1032" DrawAspect="Content" ObjectID="_1803884881" r:id="rId2"/>
            </w:object>
          </w:r>
        </w:p>
      </w:tc>
    </w:tr>
    <w:tr w:rsidR="003D033B" w:rsidRPr="00F86B65" w14:paraId="51357B84" w14:textId="77777777" w:rsidTr="00916471">
      <w:trPr>
        <w:cantSplit/>
      </w:trPr>
      <w:tc>
        <w:tcPr>
          <w:tcW w:w="8488" w:type="dxa"/>
          <w:tcBorders>
            <w:bottom w:val="single" w:sz="4" w:space="0" w:color="auto"/>
          </w:tcBorders>
        </w:tcPr>
        <w:p w14:paraId="3DBDFDDE" w14:textId="2C318A2B" w:rsidR="003D033B" w:rsidRPr="00F86B65" w:rsidRDefault="003D033B" w:rsidP="00916471">
          <w:pPr>
            <w:pStyle w:val="Header"/>
            <w:ind w:left="0" w:firstLine="0"/>
            <w:rPr>
              <w:rFonts w:ascii="Frutiger Light" w:hAnsi="Frutiger Light"/>
              <w:sz w:val="18"/>
              <w:szCs w:val="18"/>
            </w:rPr>
          </w:pPr>
          <w:r>
            <w:rPr>
              <w:szCs w:val="24"/>
            </w:rPr>
            <w:t xml:space="preserve">Selected Technical System Option on Data Management System for Buildings Energy Efficiency Ordinance </w:t>
          </w:r>
          <w:r>
            <w:rPr>
              <w:rFonts w:hint="eastAsia"/>
              <w:szCs w:val="24"/>
            </w:rPr>
            <w:t>f</w:t>
          </w:r>
          <w:r>
            <w:rPr>
              <w:szCs w:val="24"/>
            </w:rPr>
            <w:t xml:space="preserve">or Energy Efficiency Office of Electrical </w:t>
          </w:r>
          <w:r>
            <w:rPr>
              <w:rFonts w:hint="eastAsia"/>
              <w:szCs w:val="24"/>
            </w:rPr>
            <w:t>a</w:t>
          </w:r>
          <w:r>
            <w:rPr>
              <w:szCs w:val="24"/>
            </w:rPr>
            <w:t>nd Mechanical Services Department (EMSD)</w:t>
          </w:r>
        </w:p>
      </w:tc>
      <w:tc>
        <w:tcPr>
          <w:tcW w:w="990" w:type="dxa"/>
          <w:vMerge/>
        </w:tcPr>
        <w:p w14:paraId="3CC0F2F5" w14:textId="77777777" w:rsidR="003D033B" w:rsidRPr="00F86B65" w:rsidRDefault="003D033B" w:rsidP="00916471">
          <w:pPr>
            <w:pStyle w:val="Header"/>
            <w:rPr>
              <w:rFonts w:ascii="Frutiger Light" w:hAnsi="Frutiger Light"/>
              <w:sz w:val="18"/>
              <w:szCs w:val="18"/>
            </w:rPr>
          </w:pPr>
        </w:p>
      </w:tc>
    </w:tr>
  </w:tbl>
  <w:p w14:paraId="0BD060FB" w14:textId="77777777" w:rsidR="003D033B" w:rsidRPr="00F86B65" w:rsidRDefault="003D033B">
    <w:pPr>
      <w:pStyle w:val="Header"/>
      <w:rPr>
        <w:rFonts w:ascii="Frutiger Light" w:hAnsi="Frutiger Light"/>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28" w:type="dxa"/>
        <w:right w:w="28" w:type="dxa"/>
      </w:tblCellMar>
      <w:tblLook w:val="0000" w:firstRow="0" w:lastRow="0" w:firstColumn="0" w:lastColumn="0" w:noHBand="0" w:noVBand="0"/>
    </w:tblPr>
    <w:tblGrid>
      <w:gridCol w:w="8488"/>
      <w:gridCol w:w="990"/>
    </w:tblGrid>
    <w:tr w:rsidR="003D033B" w14:paraId="6271621B" w14:textId="77777777" w:rsidTr="00ED3899">
      <w:trPr>
        <w:cantSplit/>
      </w:trPr>
      <w:tc>
        <w:tcPr>
          <w:tcW w:w="8488" w:type="dxa"/>
        </w:tcPr>
        <w:p w14:paraId="11DB07FA" w14:textId="77777777" w:rsidR="003D033B" w:rsidRDefault="003D033B" w:rsidP="008B3FE1">
          <w:pPr>
            <w:pStyle w:val="Header"/>
            <w:tabs>
              <w:tab w:val="right" w:pos="9450"/>
            </w:tabs>
          </w:pPr>
        </w:p>
      </w:tc>
      <w:tc>
        <w:tcPr>
          <w:tcW w:w="990" w:type="dxa"/>
          <w:vMerge w:val="restart"/>
        </w:tcPr>
        <w:p w14:paraId="1ACDC0FD" w14:textId="77777777" w:rsidR="003D033B" w:rsidRDefault="003D033B" w:rsidP="008B3FE1">
          <w:pPr>
            <w:pStyle w:val="Header"/>
            <w:jc w:val="right"/>
          </w:pPr>
          <w:r>
            <w:rPr>
              <w:noProof/>
            </w:rPr>
            <w:object w:dxaOrig="839" w:dyaOrig="839" w14:anchorId="138CB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2pt;height:42pt;mso-width-percent:0;mso-height-percent:0;mso-width-percent:0;mso-height-percent:0" fillcolor="window">
                <v:imagedata r:id="rId1" o:title=""/>
              </v:shape>
              <o:OLEObject Type="Embed" ProgID="Word.Picture.8" ShapeID="_x0000_i1033" DrawAspect="Content" ObjectID="_1803884882" r:id="rId2"/>
            </w:object>
          </w:r>
        </w:p>
      </w:tc>
    </w:tr>
    <w:tr w:rsidR="003D033B" w14:paraId="62E961C4" w14:textId="77777777" w:rsidTr="00ED3899">
      <w:trPr>
        <w:cantSplit/>
      </w:trPr>
      <w:tc>
        <w:tcPr>
          <w:tcW w:w="8488" w:type="dxa"/>
          <w:tcBorders>
            <w:bottom w:val="single" w:sz="4" w:space="0" w:color="auto"/>
          </w:tcBorders>
        </w:tcPr>
        <w:p w14:paraId="11FA05B8" w14:textId="0BD507DC" w:rsidR="003D033B" w:rsidRDefault="003D033B" w:rsidP="008B3FE1">
          <w:pPr>
            <w:pStyle w:val="Header"/>
            <w:ind w:left="0" w:firstLine="0"/>
          </w:pPr>
          <w:r>
            <w:rPr>
              <w:szCs w:val="24"/>
            </w:rPr>
            <w:t xml:space="preserve">Selected Technical System Option on Data Management System for Buildings Energy Efficiency Ordinance </w:t>
          </w:r>
          <w:r>
            <w:rPr>
              <w:rFonts w:hint="eastAsia"/>
              <w:szCs w:val="24"/>
            </w:rPr>
            <w:t>f</w:t>
          </w:r>
          <w:r>
            <w:rPr>
              <w:szCs w:val="24"/>
            </w:rPr>
            <w:t xml:space="preserve">or Energy Efficiency Office of Electrical </w:t>
          </w:r>
          <w:r>
            <w:rPr>
              <w:rFonts w:hint="eastAsia"/>
              <w:szCs w:val="24"/>
            </w:rPr>
            <w:t>a</w:t>
          </w:r>
          <w:r>
            <w:rPr>
              <w:szCs w:val="24"/>
            </w:rPr>
            <w:t>nd Mechanical Services Department (EMSD)</w:t>
          </w:r>
        </w:p>
      </w:tc>
      <w:tc>
        <w:tcPr>
          <w:tcW w:w="990" w:type="dxa"/>
          <w:vMerge/>
        </w:tcPr>
        <w:p w14:paraId="3FBA234F" w14:textId="77777777" w:rsidR="003D033B" w:rsidRDefault="003D033B" w:rsidP="008B3FE1">
          <w:pPr>
            <w:pStyle w:val="Header"/>
          </w:pPr>
        </w:p>
      </w:tc>
    </w:tr>
  </w:tbl>
  <w:p w14:paraId="23B4B8DD" w14:textId="77777777" w:rsidR="003D033B" w:rsidRPr="003649FD" w:rsidRDefault="003D033B" w:rsidP="003649FD">
    <w:pPr>
      <w:pStyle w:val="Header"/>
    </w:pPr>
  </w:p>
  <w:p w14:paraId="5C83B469" w14:textId="77777777" w:rsidR="003D033B" w:rsidRDefault="003D03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45EC2EA"/>
    <w:lvl w:ilvl="0">
      <w:start w:val="1"/>
      <w:numFmt w:val="bullet"/>
      <w:pStyle w:val="Caption"/>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FFFFFFFB"/>
    <w:multiLevelType w:val="multilevel"/>
    <w:tmpl w:val="F18C19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b/>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sz w:val="24"/>
        <w:szCs w:val="24"/>
      </w:rPr>
    </w:lvl>
    <w:lvl w:ilvl="3">
      <w:start w:val="1"/>
      <w:numFmt w:val="decimal"/>
      <w:pStyle w:val="Heading4"/>
      <w:lvlText w:val="%1.%2.%3.%4"/>
      <w:legacy w:legacy="1" w:legacySpace="144" w:legacyIndent="0"/>
      <w:lvlJc w:val="left"/>
      <w:rPr>
        <w:b/>
        <w:sz w:val="24"/>
        <w:szCs w:val="24"/>
      </w:rPr>
    </w:lvl>
    <w:lvl w:ilvl="4">
      <w:start w:val="1"/>
      <w:numFmt w:val="decimal"/>
      <w:pStyle w:val="Heading5"/>
      <w:lvlText w:val="%1.%2.%3.%4.%5"/>
      <w:legacy w:legacy="1" w:legacySpace="144" w:legacyIndent="0"/>
      <w:lvlJc w:val="left"/>
      <w:rPr>
        <w:b/>
      </w:rPr>
    </w:lvl>
    <w:lvl w:ilvl="5">
      <w:start w:val="1"/>
      <w:numFmt w:val="decimal"/>
      <w:pStyle w:val="Heading6"/>
      <w:lvlText w:val="%1.%2.%3.%4.%5.%6"/>
      <w:legacy w:legacy="1" w:legacySpace="144" w:legacyIndent="0"/>
      <w:lvlJc w:val="left"/>
      <w:rPr>
        <w:sz w:val="24"/>
        <w:szCs w:val="24"/>
      </w:rPr>
    </w:lvl>
    <w:lvl w:ilvl="6">
      <w:start w:val="1"/>
      <w:numFmt w:val="decimal"/>
      <w:pStyle w:val="Heading7"/>
      <w:lvlText w:val="%1.%2.%3.%4.%5.%6.%7"/>
      <w:legacy w:legacy="1" w:legacySpace="144" w:legacyIndent="0"/>
      <w:lvlJc w:val="left"/>
      <w:rPr>
        <w:b/>
      </w:rPr>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FFFFFFFE"/>
    <w:multiLevelType w:val="singleLevel"/>
    <w:tmpl w:val="FFFFFFFF"/>
    <w:lvl w:ilvl="0">
      <w:numFmt w:val="decimal"/>
      <w:pStyle w:val="StyleHeading1Left0ptFirstline0pt"/>
      <w:lvlText w:val="*"/>
      <w:lvlJc w:val="left"/>
    </w:lvl>
  </w:abstractNum>
  <w:abstractNum w:abstractNumId="3" w15:restartNumberingAfterBreak="0">
    <w:nsid w:val="040260F4"/>
    <w:multiLevelType w:val="hybridMultilevel"/>
    <w:tmpl w:val="8A7E9648"/>
    <w:lvl w:ilvl="0" w:tplc="C9369AB0">
      <w:start w:val="1"/>
      <w:numFmt w:val="bullet"/>
      <w:lvlText w:val=""/>
      <w:lvlJc w:val="left"/>
      <w:pPr>
        <w:tabs>
          <w:tab w:val="num" w:pos="720"/>
        </w:tabs>
        <w:ind w:left="643" w:hanging="283"/>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413B38"/>
    <w:multiLevelType w:val="hybridMultilevel"/>
    <w:tmpl w:val="73E812EA"/>
    <w:lvl w:ilvl="0" w:tplc="C9369AB0">
      <w:start w:val="1"/>
      <w:numFmt w:val="bullet"/>
      <w:lvlText w:val=""/>
      <w:lvlJc w:val="left"/>
      <w:pPr>
        <w:tabs>
          <w:tab w:val="num" w:pos="840"/>
        </w:tabs>
        <w:ind w:left="763" w:hanging="283"/>
      </w:pPr>
      <w:rPr>
        <w:rFonts w:ascii="Symbol" w:hAnsi="Symbol" w:hint="default"/>
        <w:b w:val="0"/>
        <w:i w:val="0"/>
        <w:sz w:val="20"/>
      </w:rPr>
    </w:lvl>
    <w:lvl w:ilvl="1" w:tplc="E1E0E4F6">
      <w:start w:val="1"/>
      <w:numFmt w:val="bullet"/>
      <w:lvlText w:val=""/>
      <w:lvlJc w:val="left"/>
      <w:pPr>
        <w:tabs>
          <w:tab w:val="num" w:pos="1440"/>
        </w:tabs>
        <w:ind w:left="1440" w:hanging="480"/>
      </w:pPr>
      <w:rPr>
        <w:rFonts w:ascii="Wingdings" w:eastAsia="Arial Unicode MS" w:hAnsi="Wingdings" w:hint="default"/>
        <w:b w:val="0"/>
        <w:i w:val="0"/>
        <w:sz w:val="16"/>
        <w:szCs w:val="16"/>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05C622D4"/>
    <w:multiLevelType w:val="multilevel"/>
    <w:tmpl w:val="5AF26320"/>
    <w:lvl w:ilvl="0">
      <w:start w:val="1"/>
      <w:numFmt w:val="decimal"/>
      <w:lvlText w:val="%1."/>
      <w:lvlJc w:val="left"/>
      <w:pPr>
        <w:tabs>
          <w:tab w:val="num" w:pos="360"/>
        </w:tabs>
        <w:ind w:left="360" w:hanging="360"/>
      </w:pPr>
    </w:lvl>
    <w:lvl w:ilvl="1">
      <w:start w:val="1"/>
      <w:numFmt w:val="upperLetter"/>
      <w:pStyle w:val="TitlePageHeader"/>
      <w:lvlText w:val="%2."/>
      <w:lvlJc w:val="left"/>
      <w:pPr>
        <w:tabs>
          <w:tab w:val="num" w:pos="720"/>
        </w:tabs>
        <w:ind w:left="720" w:hanging="360"/>
      </w:pPr>
    </w:lvl>
    <w:lvl w:ilvl="2">
      <w:start w:val="1"/>
      <w:numFmt w:val="decimal"/>
      <w:lvlText w:val="%1.%2.%3."/>
      <w:lvlJc w:val="left"/>
      <w:pPr>
        <w:tabs>
          <w:tab w:val="num" w:pos="1440"/>
        </w:tabs>
        <w:ind w:left="1080" w:hanging="360"/>
      </w:pPr>
    </w:lvl>
    <w:lvl w:ilvl="3">
      <w:start w:val="1"/>
      <w:numFmt w:val="decimal"/>
      <w:lvlText w:val="%4.%1.%2.%3."/>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7BE3170"/>
    <w:multiLevelType w:val="hybridMultilevel"/>
    <w:tmpl w:val="9AC4D778"/>
    <w:lvl w:ilvl="0" w:tplc="48123608">
      <w:numFmt w:val="bullet"/>
      <w:lvlText w:val="-"/>
      <w:lvlJc w:val="left"/>
      <w:pPr>
        <w:ind w:left="480" w:hanging="480"/>
      </w:pPr>
      <w:rPr>
        <w:rFonts w:ascii="Times New Roman" w:eastAsia="PMingLiU" w:hAnsi="Times New Roman"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C94850FC">
      <w:numFmt w:val="bullet"/>
      <w:lvlText w:val="-"/>
      <w:lvlJc w:val="left"/>
      <w:pPr>
        <w:ind w:left="1800" w:hanging="360"/>
      </w:pPr>
      <w:rPr>
        <w:rFonts w:ascii="Frutiger Light" w:eastAsia="PMingLiU" w:hAnsi="Frutiger Light" w:cs="Times New Roman"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081D6855"/>
    <w:multiLevelType w:val="hybridMultilevel"/>
    <w:tmpl w:val="1004E2A6"/>
    <w:lvl w:ilvl="0" w:tplc="04A0D3E8">
      <w:start w:val="30"/>
      <w:numFmt w:val="bullet"/>
      <w:lvlText w:val="-"/>
      <w:lvlJc w:val="left"/>
      <w:pPr>
        <w:ind w:left="360" w:hanging="360"/>
      </w:pPr>
      <w:rPr>
        <w:rFonts w:ascii="Frutiger Light" w:eastAsia="PMingLiU" w:hAnsi="Frutiger Light"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F584B91"/>
    <w:multiLevelType w:val="hybridMultilevel"/>
    <w:tmpl w:val="4DCAB924"/>
    <w:lvl w:ilvl="0" w:tplc="A61C1D94">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0FBE24DD"/>
    <w:multiLevelType w:val="hybridMultilevel"/>
    <w:tmpl w:val="97867A92"/>
    <w:lvl w:ilvl="0" w:tplc="045C8130">
      <w:start w:val="1"/>
      <w:numFmt w:val="decimal"/>
      <w:pStyle w:val="bulletsingle"/>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1286541F"/>
    <w:multiLevelType w:val="hybridMultilevel"/>
    <w:tmpl w:val="7482150A"/>
    <w:lvl w:ilvl="0" w:tplc="0ECAA4D4">
      <w:start w:val="1"/>
      <w:numFmt w:val="bullet"/>
      <w:pStyle w:val="Normal11pt"/>
      <w:lvlText w:val=""/>
      <w:lvlJc w:val="left"/>
      <w:pPr>
        <w:tabs>
          <w:tab w:val="num" w:pos="480"/>
        </w:tabs>
        <w:ind w:left="480" w:hanging="480"/>
      </w:pPr>
      <w:rPr>
        <w:rFonts w:ascii="Wingdings" w:hAnsi="Wingdings" w:hint="default"/>
        <w:sz w:val="24"/>
        <w:szCs w:val="24"/>
      </w:rPr>
    </w:lvl>
    <w:lvl w:ilvl="1" w:tplc="04090003" w:tentative="1">
      <w:start w:val="1"/>
      <w:numFmt w:val="bullet"/>
      <w:lvlText w:val=""/>
      <w:lvlJc w:val="left"/>
      <w:pPr>
        <w:tabs>
          <w:tab w:val="num" w:pos="480"/>
        </w:tabs>
        <w:ind w:left="480" w:hanging="480"/>
      </w:pPr>
      <w:rPr>
        <w:rFonts w:ascii="Wingdings" w:hAnsi="Wingdings" w:hint="default"/>
      </w:rPr>
    </w:lvl>
    <w:lvl w:ilvl="2" w:tplc="04090005" w:tentative="1">
      <w:start w:val="1"/>
      <w:numFmt w:val="bullet"/>
      <w:lvlText w:val=""/>
      <w:lvlJc w:val="left"/>
      <w:pPr>
        <w:tabs>
          <w:tab w:val="num" w:pos="960"/>
        </w:tabs>
        <w:ind w:left="960" w:hanging="480"/>
      </w:pPr>
      <w:rPr>
        <w:rFonts w:ascii="Wingdings" w:hAnsi="Wingdings" w:hint="default"/>
      </w:rPr>
    </w:lvl>
    <w:lvl w:ilvl="3" w:tplc="04090001" w:tentative="1">
      <w:start w:val="1"/>
      <w:numFmt w:val="bullet"/>
      <w:lvlText w:val=""/>
      <w:lvlJc w:val="left"/>
      <w:pPr>
        <w:tabs>
          <w:tab w:val="num" w:pos="1440"/>
        </w:tabs>
        <w:ind w:left="1440" w:hanging="480"/>
      </w:pPr>
      <w:rPr>
        <w:rFonts w:ascii="Wingdings" w:hAnsi="Wingdings" w:hint="default"/>
      </w:rPr>
    </w:lvl>
    <w:lvl w:ilvl="4" w:tplc="04090003" w:tentative="1">
      <w:start w:val="1"/>
      <w:numFmt w:val="bullet"/>
      <w:lvlText w:val=""/>
      <w:lvlJc w:val="left"/>
      <w:pPr>
        <w:tabs>
          <w:tab w:val="num" w:pos="1920"/>
        </w:tabs>
        <w:ind w:left="1920" w:hanging="480"/>
      </w:pPr>
      <w:rPr>
        <w:rFonts w:ascii="Wingdings" w:hAnsi="Wingdings" w:hint="default"/>
      </w:rPr>
    </w:lvl>
    <w:lvl w:ilvl="5" w:tplc="04090005" w:tentative="1">
      <w:start w:val="1"/>
      <w:numFmt w:val="bullet"/>
      <w:lvlText w:val=""/>
      <w:lvlJc w:val="left"/>
      <w:pPr>
        <w:tabs>
          <w:tab w:val="num" w:pos="2400"/>
        </w:tabs>
        <w:ind w:left="2400" w:hanging="480"/>
      </w:pPr>
      <w:rPr>
        <w:rFonts w:ascii="Wingdings" w:hAnsi="Wingdings" w:hint="default"/>
      </w:rPr>
    </w:lvl>
    <w:lvl w:ilvl="6" w:tplc="04090001" w:tentative="1">
      <w:start w:val="1"/>
      <w:numFmt w:val="bullet"/>
      <w:lvlText w:val=""/>
      <w:lvlJc w:val="left"/>
      <w:pPr>
        <w:tabs>
          <w:tab w:val="num" w:pos="2880"/>
        </w:tabs>
        <w:ind w:left="2880" w:hanging="480"/>
      </w:pPr>
      <w:rPr>
        <w:rFonts w:ascii="Wingdings" w:hAnsi="Wingdings" w:hint="default"/>
      </w:rPr>
    </w:lvl>
    <w:lvl w:ilvl="7" w:tplc="04090003" w:tentative="1">
      <w:start w:val="1"/>
      <w:numFmt w:val="bullet"/>
      <w:lvlText w:val=""/>
      <w:lvlJc w:val="left"/>
      <w:pPr>
        <w:tabs>
          <w:tab w:val="num" w:pos="3360"/>
        </w:tabs>
        <w:ind w:left="3360" w:hanging="480"/>
      </w:pPr>
      <w:rPr>
        <w:rFonts w:ascii="Wingdings" w:hAnsi="Wingdings" w:hint="default"/>
      </w:rPr>
    </w:lvl>
    <w:lvl w:ilvl="8" w:tplc="04090005" w:tentative="1">
      <w:start w:val="1"/>
      <w:numFmt w:val="bullet"/>
      <w:lvlText w:val=""/>
      <w:lvlJc w:val="left"/>
      <w:pPr>
        <w:tabs>
          <w:tab w:val="num" w:pos="3840"/>
        </w:tabs>
        <w:ind w:left="3840" w:hanging="480"/>
      </w:pPr>
      <w:rPr>
        <w:rFonts w:ascii="Wingdings" w:hAnsi="Wingdings" w:hint="default"/>
      </w:rPr>
    </w:lvl>
  </w:abstractNum>
  <w:abstractNum w:abstractNumId="11" w15:restartNumberingAfterBreak="0">
    <w:nsid w:val="14176171"/>
    <w:multiLevelType w:val="hybridMultilevel"/>
    <w:tmpl w:val="FC70017C"/>
    <w:lvl w:ilvl="0" w:tplc="A61C1D94">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557671B"/>
    <w:multiLevelType w:val="hybridMultilevel"/>
    <w:tmpl w:val="6FE2B032"/>
    <w:lvl w:ilvl="0" w:tplc="48123608">
      <w:numFmt w:val="bullet"/>
      <w:lvlText w:val="-"/>
      <w:lvlJc w:val="left"/>
      <w:pPr>
        <w:ind w:left="480" w:hanging="480"/>
      </w:pPr>
      <w:rPr>
        <w:rFonts w:ascii="Times New Roman" w:eastAsia="PMingLiU" w:hAnsi="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1A7705C5"/>
    <w:multiLevelType w:val="hybridMultilevel"/>
    <w:tmpl w:val="EF18FC3A"/>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1B1C4357"/>
    <w:multiLevelType w:val="multilevel"/>
    <w:tmpl w:val="853CAD72"/>
    <w:lvl w:ilvl="0">
      <w:start w:val="1"/>
      <w:numFmt w:val="decimal"/>
      <w:pStyle w:val="TabNumBul"/>
      <w:lvlText w:val="%1."/>
      <w:lvlJc w:val="left"/>
      <w:pPr>
        <w:tabs>
          <w:tab w:val="num" w:pos="1814"/>
        </w:tabs>
        <w:ind w:left="1814" w:hanging="396"/>
      </w:pPr>
      <w:rPr>
        <w:rFonts w:hint="eastAsia"/>
      </w:rPr>
    </w:lvl>
    <w:lvl w:ilvl="1">
      <w:start w:val="1"/>
      <w:numFmt w:val="upperLetter"/>
      <w:lvlText w:val="%2."/>
      <w:lvlJc w:val="left"/>
      <w:pPr>
        <w:tabs>
          <w:tab w:val="num" w:pos="2211"/>
        </w:tabs>
        <w:ind w:left="2211" w:hanging="397"/>
      </w:pPr>
      <w:rPr>
        <w:rFonts w:hint="eastAsia"/>
      </w:rPr>
    </w:lvl>
    <w:lvl w:ilvl="2">
      <w:start w:val="1"/>
      <w:numFmt w:val="lowerRoman"/>
      <w:lvlText w:val="%3."/>
      <w:lvlJc w:val="left"/>
      <w:pPr>
        <w:tabs>
          <w:tab w:val="num" w:pos="2931"/>
        </w:tabs>
        <w:ind w:left="2608" w:hanging="397"/>
      </w:pPr>
      <w:rPr>
        <w:rFonts w:hint="eastAsia"/>
      </w:rPr>
    </w:lvl>
    <w:lvl w:ilvl="3">
      <w:start w:val="1"/>
      <w:numFmt w:val="lowerLetter"/>
      <w:lvlText w:val="%4."/>
      <w:lvlJc w:val="left"/>
      <w:pPr>
        <w:tabs>
          <w:tab w:val="num" w:pos="3005"/>
        </w:tabs>
        <w:ind w:left="3005" w:hanging="397"/>
      </w:pPr>
      <w:rPr>
        <w:rFonts w:hint="eastAsia"/>
      </w:rPr>
    </w:lvl>
    <w:lvl w:ilvl="4">
      <w:start w:val="1"/>
      <w:numFmt w:val="decimal"/>
      <w:lvlText w:val="%5)"/>
      <w:lvlJc w:val="left"/>
      <w:pPr>
        <w:tabs>
          <w:tab w:val="num" w:pos="3402"/>
        </w:tabs>
        <w:ind w:left="3402" w:hanging="397"/>
      </w:pPr>
      <w:rPr>
        <w:rFonts w:hint="eastAsia"/>
      </w:rPr>
    </w:lvl>
    <w:lvl w:ilvl="5">
      <w:start w:val="1"/>
      <w:numFmt w:val="upperLetter"/>
      <w:lvlText w:val="%6)"/>
      <w:lvlJc w:val="left"/>
      <w:pPr>
        <w:tabs>
          <w:tab w:val="num" w:pos="3799"/>
        </w:tabs>
        <w:ind w:left="3799" w:hanging="397"/>
      </w:pPr>
      <w:rPr>
        <w:rFonts w:hint="eastAsia"/>
      </w:rPr>
    </w:lvl>
    <w:lvl w:ilvl="6">
      <w:start w:val="1"/>
      <w:numFmt w:val="lowerRoman"/>
      <w:lvlText w:val="%7)"/>
      <w:lvlJc w:val="left"/>
      <w:pPr>
        <w:tabs>
          <w:tab w:val="num" w:pos="4519"/>
        </w:tabs>
        <w:ind w:left="4196" w:hanging="397"/>
      </w:pPr>
      <w:rPr>
        <w:rFonts w:hint="eastAsia"/>
      </w:rPr>
    </w:lvl>
    <w:lvl w:ilvl="7">
      <w:start w:val="1"/>
      <w:numFmt w:val="lowerLetter"/>
      <w:lvlText w:val="%8)"/>
      <w:lvlJc w:val="left"/>
      <w:pPr>
        <w:tabs>
          <w:tab w:val="num" w:pos="4593"/>
        </w:tabs>
        <w:ind w:left="4593" w:hanging="397"/>
      </w:pPr>
      <w:rPr>
        <w:rFonts w:hint="eastAsia"/>
      </w:rPr>
    </w:lvl>
    <w:lvl w:ilvl="8">
      <w:start w:val="1"/>
      <w:numFmt w:val="cardinalText"/>
      <w:lvlText w:val="%9."/>
      <w:lvlJc w:val="left"/>
      <w:pPr>
        <w:tabs>
          <w:tab w:val="num" w:pos="5313"/>
        </w:tabs>
        <w:ind w:left="4990" w:hanging="397"/>
      </w:pPr>
      <w:rPr>
        <w:rFonts w:hint="eastAsia"/>
      </w:rPr>
    </w:lvl>
  </w:abstractNum>
  <w:abstractNum w:abstractNumId="15" w15:restartNumberingAfterBreak="0">
    <w:nsid w:val="288F2B5B"/>
    <w:multiLevelType w:val="multilevel"/>
    <w:tmpl w:val="79DC5B06"/>
    <w:lvl w:ilvl="0">
      <w:start w:val="1"/>
      <w:numFmt w:val="upperLetter"/>
      <w:lvlText w:val="Appendix %1."/>
      <w:lvlJc w:val="left"/>
      <w:pPr>
        <w:tabs>
          <w:tab w:val="num" w:pos="1985"/>
        </w:tabs>
        <w:ind w:left="1985" w:hanging="1985"/>
      </w:pPr>
      <w:rPr>
        <w:rFonts w:hint="eastAsia"/>
      </w:rPr>
    </w:lvl>
    <w:lvl w:ilvl="1">
      <w:start w:val="1"/>
      <w:numFmt w:val="decimal"/>
      <w:lvlText w:val="%1.%2."/>
      <w:lvlJc w:val="left"/>
      <w:pPr>
        <w:tabs>
          <w:tab w:val="num" w:pos="1418"/>
        </w:tabs>
        <w:ind w:left="1418" w:hanging="1418"/>
      </w:pPr>
      <w:rPr>
        <w:rFonts w:hint="eastAsia"/>
      </w:rPr>
    </w:lvl>
    <w:lvl w:ilvl="2">
      <w:start w:val="1"/>
      <w:numFmt w:val="decimal"/>
      <w:lvlText w:val="%1.%2.%3."/>
      <w:lvlJc w:val="left"/>
      <w:pPr>
        <w:tabs>
          <w:tab w:val="num" w:pos="1418"/>
        </w:tabs>
        <w:ind w:left="1418" w:hanging="1418"/>
      </w:pPr>
      <w:rPr>
        <w:rFonts w:hint="eastAsia"/>
      </w:rPr>
    </w:lvl>
    <w:lvl w:ilvl="3">
      <w:start w:val="1"/>
      <w:numFmt w:val="decimal"/>
      <w:pStyle w:val="Appendix4"/>
      <w:lvlText w:val="%1.%2.%3.%4."/>
      <w:lvlJc w:val="left"/>
      <w:pPr>
        <w:tabs>
          <w:tab w:val="num" w:pos="1418"/>
        </w:tabs>
        <w:ind w:left="1418" w:hanging="1418"/>
      </w:pPr>
      <w:rPr>
        <w:rFonts w:hint="eastAsia"/>
      </w:rPr>
    </w:lvl>
    <w:lvl w:ilvl="4">
      <w:start w:val="1"/>
      <w:numFmt w:val="decimal"/>
      <w:lvlText w:val="%1.%2.%3.%4.%5."/>
      <w:lvlJc w:val="left"/>
      <w:pPr>
        <w:tabs>
          <w:tab w:val="num" w:pos="1418"/>
        </w:tabs>
        <w:ind w:left="1418" w:hanging="1418"/>
      </w:pPr>
      <w:rPr>
        <w:rFonts w:hint="eastAsia"/>
      </w:rPr>
    </w:lvl>
    <w:lvl w:ilvl="5">
      <w:start w:val="1"/>
      <w:numFmt w:val="decimal"/>
      <w:lvlText w:val="%1.%2.%3.%4.%5.%6."/>
      <w:lvlJc w:val="left"/>
      <w:pPr>
        <w:tabs>
          <w:tab w:val="num" w:pos="1418"/>
        </w:tabs>
        <w:ind w:left="1418" w:hanging="1418"/>
      </w:pPr>
      <w:rPr>
        <w:rFonts w:hint="eastAsia"/>
      </w:rPr>
    </w:lvl>
    <w:lvl w:ilvl="6">
      <w:start w:val="1"/>
      <w:numFmt w:val="decimal"/>
      <w:lvlText w:val="%1.%2.%3.%4.%5.%6.%7."/>
      <w:lvlJc w:val="left"/>
      <w:pPr>
        <w:tabs>
          <w:tab w:val="num" w:pos="1800"/>
        </w:tabs>
        <w:ind w:left="1418" w:hanging="1418"/>
      </w:pPr>
      <w:rPr>
        <w:rFonts w:hint="eastAsia"/>
      </w:rPr>
    </w:lvl>
    <w:lvl w:ilvl="7">
      <w:start w:val="1"/>
      <w:numFmt w:val="decimal"/>
      <w:lvlText w:val="%1.%2.%3.%4.%5.%6.%7.%8."/>
      <w:lvlJc w:val="left"/>
      <w:pPr>
        <w:tabs>
          <w:tab w:val="num" w:pos="1800"/>
        </w:tabs>
        <w:ind w:left="1418" w:hanging="1418"/>
      </w:pPr>
      <w:rPr>
        <w:rFonts w:hint="eastAsia"/>
      </w:rPr>
    </w:lvl>
    <w:lvl w:ilvl="8">
      <w:start w:val="1"/>
      <w:numFmt w:val="decimal"/>
      <w:lvlText w:val="%1.%2.%3.%4.%5.%6.%7.%8.%9."/>
      <w:lvlJc w:val="left"/>
      <w:pPr>
        <w:tabs>
          <w:tab w:val="num" w:pos="2160"/>
        </w:tabs>
        <w:ind w:left="1418" w:hanging="1418"/>
      </w:pPr>
      <w:rPr>
        <w:rFonts w:hint="eastAsia"/>
      </w:rPr>
    </w:lvl>
  </w:abstractNum>
  <w:abstractNum w:abstractNumId="16" w15:restartNumberingAfterBreak="0">
    <w:nsid w:val="30C40AC6"/>
    <w:multiLevelType w:val="hybridMultilevel"/>
    <w:tmpl w:val="1902A95C"/>
    <w:lvl w:ilvl="0" w:tplc="C9369AB0">
      <w:start w:val="1"/>
      <w:numFmt w:val="bullet"/>
      <w:lvlText w:val=""/>
      <w:lvlJc w:val="left"/>
      <w:pPr>
        <w:tabs>
          <w:tab w:val="num" w:pos="720"/>
        </w:tabs>
        <w:ind w:left="643" w:hanging="283"/>
      </w:pPr>
      <w:rPr>
        <w:rFonts w:ascii="Symbol" w:hAnsi="Symbol" w:hint="default"/>
        <w:b w:val="0"/>
        <w:i w:val="0"/>
        <w:sz w:val="20"/>
      </w:rPr>
    </w:lvl>
    <w:lvl w:ilvl="1" w:tplc="FFFFFFFF">
      <w:start w:val="1"/>
      <w:numFmt w:val="bullet"/>
      <w:lvlText w:val=""/>
      <w:legacy w:legacy="1" w:legacySpace="360" w:legacyIndent="360"/>
      <w:lvlJc w:val="left"/>
      <w:pPr>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36169D"/>
    <w:multiLevelType w:val="singleLevel"/>
    <w:tmpl w:val="D608B21A"/>
    <w:lvl w:ilvl="0">
      <w:numFmt w:val="bullet"/>
      <w:pStyle w:val="bullet"/>
      <w:lvlText w:val=""/>
      <w:lvlJc w:val="left"/>
      <w:pPr>
        <w:tabs>
          <w:tab w:val="num" w:pos="3240"/>
        </w:tabs>
        <w:ind w:left="3060" w:hanging="180"/>
      </w:pPr>
      <w:rPr>
        <w:rFonts w:ascii="Symbol" w:hAnsi="Symbol" w:hint="default"/>
      </w:rPr>
    </w:lvl>
  </w:abstractNum>
  <w:abstractNum w:abstractNumId="18" w15:restartNumberingAfterBreak="0">
    <w:nsid w:val="315D7D71"/>
    <w:multiLevelType w:val="multilevel"/>
    <w:tmpl w:val="F12E0CFC"/>
    <w:lvl w:ilvl="0">
      <w:start w:val="1"/>
      <w:numFmt w:val="decimal"/>
      <w:pStyle w:val="NumberBullet"/>
      <w:lvlText w:val="%1."/>
      <w:lvlJc w:val="left"/>
      <w:pPr>
        <w:tabs>
          <w:tab w:val="num" w:pos="1814"/>
        </w:tabs>
        <w:ind w:left="1814" w:hanging="396"/>
      </w:pPr>
      <w:rPr>
        <w:rFonts w:hint="eastAsia"/>
      </w:rPr>
    </w:lvl>
    <w:lvl w:ilvl="1">
      <w:start w:val="1"/>
      <w:numFmt w:val="upperLetter"/>
      <w:lvlText w:val="%2."/>
      <w:lvlJc w:val="left"/>
      <w:pPr>
        <w:tabs>
          <w:tab w:val="num" w:pos="2211"/>
        </w:tabs>
        <w:ind w:left="2211" w:hanging="397"/>
      </w:pPr>
      <w:rPr>
        <w:rFonts w:hint="eastAsia"/>
      </w:rPr>
    </w:lvl>
    <w:lvl w:ilvl="2">
      <w:start w:val="1"/>
      <w:numFmt w:val="lowerRoman"/>
      <w:lvlText w:val="%3."/>
      <w:lvlJc w:val="left"/>
      <w:pPr>
        <w:tabs>
          <w:tab w:val="num" w:pos="2931"/>
        </w:tabs>
        <w:ind w:left="2608" w:hanging="397"/>
      </w:pPr>
      <w:rPr>
        <w:rFonts w:hint="eastAsia"/>
      </w:rPr>
    </w:lvl>
    <w:lvl w:ilvl="3">
      <w:start w:val="1"/>
      <w:numFmt w:val="lowerLetter"/>
      <w:lvlText w:val="%4."/>
      <w:lvlJc w:val="left"/>
      <w:pPr>
        <w:tabs>
          <w:tab w:val="num" w:pos="3005"/>
        </w:tabs>
        <w:ind w:left="3005" w:hanging="397"/>
      </w:pPr>
      <w:rPr>
        <w:rFonts w:hint="eastAsia"/>
      </w:rPr>
    </w:lvl>
    <w:lvl w:ilvl="4">
      <w:start w:val="1"/>
      <w:numFmt w:val="decimal"/>
      <w:lvlText w:val="%5)"/>
      <w:lvlJc w:val="left"/>
      <w:pPr>
        <w:tabs>
          <w:tab w:val="num" w:pos="3402"/>
        </w:tabs>
        <w:ind w:left="3402" w:hanging="397"/>
      </w:pPr>
      <w:rPr>
        <w:rFonts w:hint="eastAsia"/>
      </w:rPr>
    </w:lvl>
    <w:lvl w:ilvl="5">
      <w:start w:val="1"/>
      <w:numFmt w:val="upperLetter"/>
      <w:lvlText w:val="%6)"/>
      <w:lvlJc w:val="left"/>
      <w:pPr>
        <w:tabs>
          <w:tab w:val="num" w:pos="3799"/>
        </w:tabs>
        <w:ind w:left="3799" w:hanging="397"/>
      </w:pPr>
      <w:rPr>
        <w:rFonts w:hint="eastAsia"/>
      </w:rPr>
    </w:lvl>
    <w:lvl w:ilvl="6">
      <w:start w:val="1"/>
      <w:numFmt w:val="lowerRoman"/>
      <w:lvlText w:val="%7)"/>
      <w:lvlJc w:val="left"/>
      <w:pPr>
        <w:tabs>
          <w:tab w:val="num" w:pos="4519"/>
        </w:tabs>
        <w:ind w:left="4196" w:hanging="397"/>
      </w:pPr>
      <w:rPr>
        <w:rFonts w:hint="eastAsia"/>
      </w:rPr>
    </w:lvl>
    <w:lvl w:ilvl="7">
      <w:start w:val="1"/>
      <w:numFmt w:val="lowerLetter"/>
      <w:lvlText w:val="%8)"/>
      <w:lvlJc w:val="left"/>
      <w:pPr>
        <w:tabs>
          <w:tab w:val="num" w:pos="4593"/>
        </w:tabs>
        <w:ind w:left="4593" w:hanging="397"/>
      </w:pPr>
      <w:rPr>
        <w:rFonts w:hint="eastAsia"/>
      </w:rPr>
    </w:lvl>
    <w:lvl w:ilvl="8">
      <w:start w:val="1"/>
      <w:numFmt w:val="cardinalText"/>
      <w:lvlText w:val="%9."/>
      <w:lvlJc w:val="left"/>
      <w:pPr>
        <w:tabs>
          <w:tab w:val="num" w:pos="5313"/>
        </w:tabs>
        <w:ind w:left="4990" w:hanging="397"/>
      </w:pPr>
      <w:rPr>
        <w:rFonts w:hint="eastAsia"/>
      </w:rPr>
    </w:lvl>
  </w:abstractNum>
  <w:abstractNum w:abstractNumId="19" w15:restartNumberingAfterBreak="0">
    <w:nsid w:val="345735F3"/>
    <w:multiLevelType w:val="hybridMultilevel"/>
    <w:tmpl w:val="C8D2964A"/>
    <w:lvl w:ilvl="0" w:tplc="C9369AB0">
      <w:start w:val="1"/>
      <w:numFmt w:val="bullet"/>
      <w:lvlText w:val=""/>
      <w:lvlJc w:val="left"/>
      <w:pPr>
        <w:tabs>
          <w:tab w:val="num" w:pos="720"/>
        </w:tabs>
        <w:ind w:left="643" w:hanging="283"/>
      </w:pPr>
      <w:rPr>
        <w:rFonts w:ascii="Symbol" w:hAnsi="Symbol" w:hint="default"/>
        <w:b w:val="0"/>
        <w:i w:val="0"/>
        <w:sz w:val="20"/>
      </w:rPr>
    </w:lvl>
    <w:lvl w:ilvl="1" w:tplc="1FA2CCD4">
      <w:numFmt w:val="bullet"/>
      <w:lvlText w:val="-"/>
      <w:lvlJc w:val="left"/>
      <w:pPr>
        <w:tabs>
          <w:tab w:val="num" w:pos="1800"/>
        </w:tabs>
        <w:ind w:left="1800" w:hanging="720"/>
      </w:pPr>
      <w:rPr>
        <w:rFonts w:ascii="Frutiger Light" w:eastAsia="PMingLiU" w:hAnsi="Frutiger Light"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515278A"/>
    <w:multiLevelType w:val="multilevel"/>
    <w:tmpl w:val="DE0E7E18"/>
    <w:lvl w:ilvl="0">
      <w:start w:val="5"/>
      <w:numFmt w:val="upperLetter"/>
      <w:lvlText w:val="APPENDIX %1."/>
      <w:lvlJc w:val="left"/>
      <w:pPr>
        <w:tabs>
          <w:tab w:val="num" w:pos="1985"/>
        </w:tabs>
        <w:ind w:left="1985" w:hanging="1985"/>
      </w:pPr>
      <w:rPr>
        <w:rFonts w:ascii="Times New Roman" w:hAnsi="Times New Roman" w:hint="default"/>
        <w:b/>
        <w:i w:val="0"/>
        <w:sz w:val="28"/>
      </w:rPr>
    </w:lvl>
    <w:lvl w:ilvl="1">
      <w:start w:val="1"/>
      <w:numFmt w:val="decimal"/>
      <w:pStyle w:val="Appendix40"/>
      <w:lvlText w:val="%1.%2"/>
      <w:lvlJc w:val="left"/>
      <w:pPr>
        <w:tabs>
          <w:tab w:val="num" w:pos="1418"/>
        </w:tabs>
        <w:ind w:left="1418" w:hanging="1418"/>
      </w:pPr>
      <w:rPr>
        <w:rFonts w:hint="eastAsia"/>
        <w:b w:val="0"/>
        <w:i w:val="0"/>
        <w:sz w:val="28"/>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tabs>
          <w:tab w:val="num" w:pos="1418"/>
        </w:tabs>
        <w:ind w:left="1418" w:hanging="1418"/>
      </w:pPr>
      <w:rPr>
        <w:rFonts w:hint="eastAsia"/>
      </w:rPr>
    </w:lvl>
    <w:lvl w:ilvl="4">
      <w:start w:val="1"/>
      <w:numFmt w:val="decimal"/>
      <w:lvlText w:val="%1.%2.%3.%4.%5"/>
      <w:lvlJc w:val="left"/>
      <w:pPr>
        <w:tabs>
          <w:tab w:val="num" w:pos="1418"/>
        </w:tabs>
        <w:ind w:left="1418" w:hanging="1418"/>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1" w15:restartNumberingAfterBreak="0">
    <w:nsid w:val="356233BB"/>
    <w:multiLevelType w:val="hybridMultilevel"/>
    <w:tmpl w:val="A4445176"/>
    <w:lvl w:ilvl="0" w:tplc="C9369AB0">
      <w:start w:val="1"/>
      <w:numFmt w:val="bullet"/>
      <w:lvlText w:val=""/>
      <w:lvlJc w:val="left"/>
      <w:pPr>
        <w:tabs>
          <w:tab w:val="num" w:pos="360"/>
        </w:tabs>
        <w:ind w:left="283" w:hanging="283"/>
      </w:pPr>
      <w:rPr>
        <w:rFonts w:ascii="Symbol" w:hAnsi="Symbol" w:hint="default"/>
        <w:b w:val="0"/>
        <w:i w:val="0"/>
        <w:sz w:val="20"/>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734121A"/>
    <w:multiLevelType w:val="singleLevel"/>
    <w:tmpl w:val="D49C05FE"/>
    <w:lvl w:ilvl="0">
      <w:start w:val="1"/>
      <w:numFmt w:val="bullet"/>
      <w:pStyle w:val="Standard1stlevelindent"/>
      <w:lvlText w:val=""/>
      <w:lvlJc w:val="left"/>
      <w:pPr>
        <w:tabs>
          <w:tab w:val="num" w:pos="360"/>
        </w:tabs>
        <w:ind w:left="360" w:hanging="360"/>
      </w:pPr>
      <w:rPr>
        <w:rFonts w:ascii="Wingdings" w:hAnsi="Wingdings" w:hint="default"/>
        <w:sz w:val="24"/>
      </w:rPr>
    </w:lvl>
  </w:abstractNum>
  <w:abstractNum w:abstractNumId="23"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24" w15:restartNumberingAfterBreak="0">
    <w:nsid w:val="3C8E538C"/>
    <w:multiLevelType w:val="multilevel"/>
    <w:tmpl w:val="C5A6F7F2"/>
    <w:lvl w:ilvl="0">
      <w:start w:val="1"/>
      <w:numFmt w:val="decimal"/>
      <w:pStyle w:val="xl32"/>
      <w:lvlText w:val="%1.0"/>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67"/>
        </w:tabs>
        <w:ind w:left="567" w:hanging="567"/>
      </w:pPr>
      <w:rPr>
        <w:rFonts w:ascii="Times New Roman" w:eastAsia="DFKai-SB" w:hAnsi="Times New Roman" w:hint="default"/>
        <w:sz w:val="24"/>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15:restartNumberingAfterBreak="0">
    <w:nsid w:val="3CC22584"/>
    <w:multiLevelType w:val="multilevel"/>
    <w:tmpl w:val="7DC0A35A"/>
    <w:lvl w:ilvl="0">
      <w:start w:val="1"/>
      <w:numFmt w:val="decimal"/>
      <w:pStyle w:val="Title2"/>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27" w15:restartNumberingAfterBreak="0">
    <w:nsid w:val="42DE7163"/>
    <w:multiLevelType w:val="hybridMultilevel"/>
    <w:tmpl w:val="4BD21450"/>
    <w:lvl w:ilvl="0" w:tplc="16228C0C">
      <w:start w:val="1"/>
      <w:numFmt w:val="bullet"/>
      <w:lvlText w:val=""/>
      <w:lvlJc w:val="left"/>
      <w:pPr>
        <w:tabs>
          <w:tab w:val="num" w:pos="962"/>
        </w:tabs>
        <w:ind w:left="962" w:hanging="480"/>
      </w:pPr>
      <w:rPr>
        <w:rFonts w:ascii="Wingdings" w:hAnsi="Wingdings" w:hint="default"/>
        <w:sz w:val="12"/>
        <w:szCs w:val="16"/>
      </w:rPr>
    </w:lvl>
    <w:lvl w:ilvl="1" w:tplc="04090003" w:tentative="1">
      <w:start w:val="1"/>
      <w:numFmt w:val="bullet"/>
      <w:lvlText w:val="o"/>
      <w:lvlJc w:val="left"/>
      <w:pPr>
        <w:tabs>
          <w:tab w:val="num" w:pos="1562"/>
        </w:tabs>
        <w:ind w:left="1562" w:hanging="360"/>
      </w:pPr>
      <w:rPr>
        <w:rFonts w:ascii="Courier New" w:hAnsi="Courier New" w:hint="default"/>
      </w:rPr>
    </w:lvl>
    <w:lvl w:ilvl="2" w:tplc="04090005" w:tentative="1">
      <w:start w:val="1"/>
      <w:numFmt w:val="bullet"/>
      <w:lvlText w:val=""/>
      <w:lvlJc w:val="left"/>
      <w:pPr>
        <w:tabs>
          <w:tab w:val="num" w:pos="2282"/>
        </w:tabs>
        <w:ind w:left="2282" w:hanging="360"/>
      </w:pPr>
      <w:rPr>
        <w:rFonts w:ascii="Wingdings" w:hAnsi="Wingdings" w:hint="default"/>
      </w:rPr>
    </w:lvl>
    <w:lvl w:ilvl="3" w:tplc="04090001" w:tentative="1">
      <w:start w:val="1"/>
      <w:numFmt w:val="bullet"/>
      <w:lvlText w:val=""/>
      <w:lvlJc w:val="left"/>
      <w:pPr>
        <w:tabs>
          <w:tab w:val="num" w:pos="3002"/>
        </w:tabs>
        <w:ind w:left="3002" w:hanging="360"/>
      </w:pPr>
      <w:rPr>
        <w:rFonts w:ascii="Symbol" w:hAnsi="Symbol" w:hint="default"/>
      </w:rPr>
    </w:lvl>
    <w:lvl w:ilvl="4" w:tplc="04090003" w:tentative="1">
      <w:start w:val="1"/>
      <w:numFmt w:val="bullet"/>
      <w:lvlText w:val="o"/>
      <w:lvlJc w:val="left"/>
      <w:pPr>
        <w:tabs>
          <w:tab w:val="num" w:pos="3722"/>
        </w:tabs>
        <w:ind w:left="3722" w:hanging="360"/>
      </w:pPr>
      <w:rPr>
        <w:rFonts w:ascii="Courier New" w:hAnsi="Courier New" w:hint="default"/>
      </w:rPr>
    </w:lvl>
    <w:lvl w:ilvl="5" w:tplc="04090005" w:tentative="1">
      <w:start w:val="1"/>
      <w:numFmt w:val="bullet"/>
      <w:lvlText w:val=""/>
      <w:lvlJc w:val="left"/>
      <w:pPr>
        <w:tabs>
          <w:tab w:val="num" w:pos="4442"/>
        </w:tabs>
        <w:ind w:left="4442" w:hanging="360"/>
      </w:pPr>
      <w:rPr>
        <w:rFonts w:ascii="Wingdings" w:hAnsi="Wingdings" w:hint="default"/>
      </w:rPr>
    </w:lvl>
    <w:lvl w:ilvl="6" w:tplc="04090001" w:tentative="1">
      <w:start w:val="1"/>
      <w:numFmt w:val="bullet"/>
      <w:lvlText w:val=""/>
      <w:lvlJc w:val="left"/>
      <w:pPr>
        <w:tabs>
          <w:tab w:val="num" w:pos="5162"/>
        </w:tabs>
        <w:ind w:left="5162" w:hanging="360"/>
      </w:pPr>
      <w:rPr>
        <w:rFonts w:ascii="Symbol" w:hAnsi="Symbol" w:hint="default"/>
      </w:rPr>
    </w:lvl>
    <w:lvl w:ilvl="7" w:tplc="04090003" w:tentative="1">
      <w:start w:val="1"/>
      <w:numFmt w:val="bullet"/>
      <w:lvlText w:val="o"/>
      <w:lvlJc w:val="left"/>
      <w:pPr>
        <w:tabs>
          <w:tab w:val="num" w:pos="5882"/>
        </w:tabs>
        <w:ind w:left="5882" w:hanging="360"/>
      </w:pPr>
      <w:rPr>
        <w:rFonts w:ascii="Courier New" w:hAnsi="Courier New" w:hint="default"/>
      </w:rPr>
    </w:lvl>
    <w:lvl w:ilvl="8" w:tplc="04090005" w:tentative="1">
      <w:start w:val="1"/>
      <w:numFmt w:val="bullet"/>
      <w:lvlText w:val=""/>
      <w:lvlJc w:val="left"/>
      <w:pPr>
        <w:tabs>
          <w:tab w:val="num" w:pos="6602"/>
        </w:tabs>
        <w:ind w:left="6602" w:hanging="360"/>
      </w:pPr>
      <w:rPr>
        <w:rFonts w:ascii="Wingdings" w:hAnsi="Wingdings" w:hint="default"/>
      </w:rPr>
    </w:lvl>
  </w:abstractNum>
  <w:abstractNum w:abstractNumId="28" w15:restartNumberingAfterBreak="0">
    <w:nsid w:val="44A64D8C"/>
    <w:multiLevelType w:val="hybridMultilevel"/>
    <w:tmpl w:val="4F70D0C4"/>
    <w:lvl w:ilvl="0" w:tplc="C9369AB0">
      <w:start w:val="1"/>
      <w:numFmt w:val="bullet"/>
      <w:lvlText w:val=""/>
      <w:lvlJc w:val="left"/>
      <w:pPr>
        <w:tabs>
          <w:tab w:val="num" w:pos="360"/>
        </w:tabs>
        <w:ind w:left="283" w:hanging="283"/>
      </w:pPr>
      <w:rPr>
        <w:rFonts w:ascii="Symbol" w:hAnsi="Symbol" w:hint="default"/>
        <w:b w:val="0"/>
        <w:i w:val="0"/>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F33F17"/>
    <w:multiLevelType w:val="singleLevel"/>
    <w:tmpl w:val="C5E45D9E"/>
    <w:lvl w:ilvl="0">
      <w:start w:val="1"/>
      <w:numFmt w:val="bullet"/>
      <w:pStyle w:val="bullet1"/>
      <w:lvlText w:val=""/>
      <w:lvlJc w:val="left"/>
      <w:pPr>
        <w:tabs>
          <w:tab w:val="num" w:pos="360"/>
        </w:tabs>
        <w:ind w:left="360" w:hanging="360"/>
      </w:pPr>
      <w:rPr>
        <w:rFonts w:ascii="Symbol" w:hAnsi="Symbol" w:hint="default"/>
      </w:rPr>
    </w:lvl>
  </w:abstractNum>
  <w:abstractNum w:abstractNumId="30" w15:restartNumberingAfterBreak="0">
    <w:nsid w:val="46BC60FA"/>
    <w:multiLevelType w:val="singleLevel"/>
    <w:tmpl w:val="62945D36"/>
    <w:lvl w:ilvl="0">
      <w:start w:val="1"/>
      <w:numFmt w:val="decimal"/>
      <w:lvlText w:val="%1. "/>
      <w:legacy w:legacy="1" w:legacySpace="0" w:legacyIndent="360"/>
      <w:lvlJc w:val="left"/>
      <w:pPr>
        <w:ind w:left="2160" w:hanging="360"/>
      </w:pPr>
      <w:rPr>
        <w:rFonts w:ascii="Times New Roman" w:hAnsi="Times New Roman" w:hint="default"/>
        <w:b w:val="0"/>
        <w:i w:val="0"/>
        <w:sz w:val="24"/>
        <w:u w:val="none"/>
      </w:rPr>
    </w:lvl>
  </w:abstractNum>
  <w:abstractNum w:abstractNumId="31" w15:restartNumberingAfterBreak="0">
    <w:nsid w:val="47B11BDC"/>
    <w:multiLevelType w:val="multilevel"/>
    <w:tmpl w:val="D38E9EA0"/>
    <w:lvl w:ilvl="0">
      <w:start w:val="2"/>
      <w:numFmt w:val="decimal"/>
      <w:lvlText w:val="%1"/>
      <w:lvlJc w:val="left"/>
      <w:pPr>
        <w:tabs>
          <w:tab w:val="num" w:pos="720"/>
        </w:tabs>
        <w:ind w:left="720" w:hanging="720"/>
      </w:pPr>
      <w:rPr>
        <w:rFonts w:hint="eastAsia"/>
      </w:rPr>
    </w:lvl>
    <w:lvl w:ilvl="1">
      <w:start w:val="5"/>
      <w:numFmt w:val="decimal"/>
      <w:lvlText w:val="%1.%2"/>
      <w:lvlJc w:val="left"/>
      <w:pPr>
        <w:tabs>
          <w:tab w:val="num" w:pos="720"/>
        </w:tabs>
        <w:ind w:left="720" w:hanging="72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267"/>
        </w:tabs>
        <w:ind w:left="1267" w:hanging="1267"/>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47D2060D"/>
    <w:multiLevelType w:val="hybridMultilevel"/>
    <w:tmpl w:val="A69EA18A"/>
    <w:lvl w:ilvl="0" w:tplc="C9369AB0">
      <w:start w:val="1"/>
      <w:numFmt w:val="bullet"/>
      <w:lvlText w:val=""/>
      <w:lvlJc w:val="left"/>
      <w:pPr>
        <w:tabs>
          <w:tab w:val="num" w:pos="720"/>
        </w:tabs>
        <w:ind w:left="643" w:hanging="283"/>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B000D43"/>
    <w:multiLevelType w:val="multilevel"/>
    <w:tmpl w:val="28EA26CC"/>
    <w:lvl w:ilvl="0">
      <w:start w:val="1"/>
      <w:numFmt w:val="lowerLetter"/>
      <w:pStyle w:val="List3"/>
      <w:lvlText w:val="(%1)"/>
      <w:lvlJc w:val="left"/>
      <w:pPr>
        <w:tabs>
          <w:tab w:val="num" w:pos="2520"/>
        </w:tabs>
        <w:ind w:left="2520" w:hanging="360"/>
      </w:pPr>
      <w:rPr>
        <w:rFonts w:hint="default"/>
      </w:rPr>
    </w:lvl>
    <w:lvl w:ilvl="1" w:tentative="1">
      <w:start w:val="1"/>
      <w:numFmt w:val="lowerLetter"/>
      <w:lvlText w:val="%2."/>
      <w:lvlJc w:val="left"/>
      <w:pPr>
        <w:tabs>
          <w:tab w:val="num" w:pos="3240"/>
        </w:tabs>
        <w:ind w:left="3240" w:hanging="360"/>
      </w:pPr>
    </w:lvl>
    <w:lvl w:ilvl="2" w:tentative="1">
      <w:start w:val="1"/>
      <w:numFmt w:val="lowerRoman"/>
      <w:lvlText w:val="%3."/>
      <w:lvlJc w:val="right"/>
      <w:pPr>
        <w:tabs>
          <w:tab w:val="num" w:pos="3960"/>
        </w:tabs>
        <w:ind w:left="3960" w:hanging="180"/>
      </w:pPr>
    </w:lvl>
    <w:lvl w:ilvl="3" w:tentative="1">
      <w:start w:val="1"/>
      <w:numFmt w:val="decimal"/>
      <w:lvlText w:val="%4."/>
      <w:lvlJc w:val="left"/>
      <w:pPr>
        <w:tabs>
          <w:tab w:val="num" w:pos="4680"/>
        </w:tabs>
        <w:ind w:left="4680" w:hanging="360"/>
      </w:pPr>
    </w:lvl>
    <w:lvl w:ilvl="4" w:tentative="1">
      <w:start w:val="1"/>
      <w:numFmt w:val="lowerLetter"/>
      <w:lvlText w:val="%5."/>
      <w:lvlJc w:val="left"/>
      <w:pPr>
        <w:tabs>
          <w:tab w:val="num" w:pos="5400"/>
        </w:tabs>
        <w:ind w:left="5400" w:hanging="360"/>
      </w:pPr>
    </w:lvl>
    <w:lvl w:ilvl="5" w:tentative="1">
      <w:start w:val="1"/>
      <w:numFmt w:val="lowerRoman"/>
      <w:lvlText w:val="%6."/>
      <w:lvlJc w:val="right"/>
      <w:pPr>
        <w:tabs>
          <w:tab w:val="num" w:pos="6120"/>
        </w:tabs>
        <w:ind w:left="6120" w:hanging="180"/>
      </w:pPr>
    </w:lvl>
    <w:lvl w:ilvl="6" w:tentative="1">
      <w:start w:val="1"/>
      <w:numFmt w:val="decimal"/>
      <w:lvlText w:val="%7."/>
      <w:lvlJc w:val="left"/>
      <w:pPr>
        <w:tabs>
          <w:tab w:val="num" w:pos="6840"/>
        </w:tabs>
        <w:ind w:left="6840" w:hanging="360"/>
      </w:pPr>
    </w:lvl>
    <w:lvl w:ilvl="7" w:tentative="1">
      <w:start w:val="1"/>
      <w:numFmt w:val="lowerLetter"/>
      <w:lvlText w:val="%8."/>
      <w:lvlJc w:val="left"/>
      <w:pPr>
        <w:tabs>
          <w:tab w:val="num" w:pos="7560"/>
        </w:tabs>
        <w:ind w:left="7560" w:hanging="360"/>
      </w:pPr>
    </w:lvl>
    <w:lvl w:ilvl="8" w:tentative="1">
      <w:start w:val="1"/>
      <w:numFmt w:val="lowerRoman"/>
      <w:lvlText w:val="%9."/>
      <w:lvlJc w:val="right"/>
      <w:pPr>
        <w:tabs>
          <w:tab w:val="num" w:pos="8280"/>
        </w:tabs>
        <w:ind w:left="8280" w:hanging="180"/>
      </w:pPr>
    </w:lvl>
  </w:abstractNum>
  <w:abstractNum w:abstractNumId="34" w15:restartNumberingAfterBreak="0">
    <w:nsid w:val="4DEF093E"/>
    <w:multiLevelType w:val="multilevel"/>
    <w:tmpl w:val="0BEA84FE"/>
    <w:lvl w:ilvl="0">
      <w:start w:val="1"/>
      <w:numFmt w:val="lowerLetter"/>
      <w:pStyle w:val="List2"/>
      <w:lvlText w:val="(%1)"/>
      <w:lvlJc w:val="left"/>
      <w:pPr>
        <w:tabs>
          <w:tab w:val="num" w:pos="1620"/>
        </w:tabs>
        <w:ind w:left="1620" w:hanging="54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lowerLetter"/>
      <w:lvlText w:val="(%4)"/>
      <w:lvlJc w:val="left"/>
      <w:pPr>
        <w:tabs>
          <w:tab w:val="num" w:pos="1620"/>
        </w:tabs>
        <w:ind w:left="1620" w:hanging="5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5" w15:restartNumberingAfterBreak="0">
    <w:nsid w:val="559E584C"/>
    <w:multiLevelType w:val="hybridMultilevel"/>
    <w:tmpl w:val="1AC0A09A"/>
    <w:lvl w:ilvl="0" w:tplc="2AAC5E90">
      <w:numFmt w:val="bullet"/>
      <w:lvlText w:val="-"/>
      <w:lvlJc w:val="left"/>
      <w:pPr>
        <w:ind w:left="360" w:hanging="360"/>
      </w:pPr>
      <w:rPr>
        <w:rFonts w:ascii="Calibri" w:eastAsia="PMingLiU"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37" w15:restartNumberingAfterBreak="0">
    <w:nsid w:val="58D12500"/>
    <w:multiLevelType w:val="singleLevel"/>
    <w:tmpl w:val="C43A79D6"/>
    <w:lvl w:ilvl="0">
      <w:start w:val="1"/>
      <w:numFmt w:val="decimal"/>
      <w:pStyle w:val="Appendix1"/>
      <w:lvlText w:val="%1."/>
      <w:legacy w:legacy="1" w:legacySpace="0" w:legacyIndent="360"/>
      <w:lvlJc w:val="left"/>
      <w:pPr>
        <w:ind w:left="1800" w:hanging="360"/>
      </w:pPr>
    </w:lvl>
  </w:abstractNum>
  <w:abstractNum w:abstractNumId="38" w15:restartNumberingAfterBreak="0">
    <w:nsid w:val="5C3F328C"/>
    <w:multiLevelType w:val="hybridMultilevel"/>
    <w:tmpl w:val="B11AE8B0"/>
    <w:lvl w:ilvl="0" w:tplc="C9369AB0">
      <w:start w:val="1"/>
      <w:numFmt w:val="bullet"/>
      <w:lvlText w:val=""/>
      <w:lvlJc w:val="left"/>
      <w:pPr>
        <w:tabs>
          <w:tab w:val="num" w:pos="360"/>
        </w:tabs>
        <w:ind w:left="283" w:hanging="283"/>
      </w:pPr>
      <w:rPr>
        <w:rFonts w:ascii="Symbol" w:hAnsi="Symbol" w:hint="default"/>
        <w:b w:val="0"/>
        <w:i w:val="0"/>
        <w:sz w:val="20"/>
      </w:rPr>
    </w:lvl>
    <w:lvl w:ilvl="1" w:tplc="04090003">
      <w:start w:val="1"/>
      <w:numFmt w:val="bullet"/>
      <w:lvlText w:val="o"/>
      <w:lvlJc w:val="left"/>
      <w:pPr>
        <w:tabs>
          <w:tab w:val="num" w:pos="1080"/>
        </w:tabs>
        <w:ind w:left="1080" w:hanging="360"/>
      </w:pPr>
      <w:rPr>
        <w:rFonts w:ascii="Courier New" w:hAnsi="Courier New" w:hint="default"/>
      </w:rPr>
    </w:lvl>
    <w:lvl w:ilvl="2" w:tplc="04090003">
      <w:start w:val="1"/>
      <w:numFmt w:val="bullet"/>
      <w:lvlText w:val="o"/>
      <w:lvlJc w:val="left"/>
      <w:pPr>
        <w:tabs>
          <w:tab w:val="num" w:pos="1800"/>
        </w:tabs>
        <w:ind w:left="1800" w:hanging="360"/>
      </w:pPr>
      <w:rPr>
        <w:rFonts w:ascii="Courier New" w:hAnsi="Courier New" w:cs="Courier New"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40"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41" w15:restartNumberingAfterBreak="0">
    <w:nsid w:val="64D45C1E"/>
    <w:multiLevelType w:val="hybridMultilevel"/>
    <w:tmpl w:val="70E810D8"/>
    <w:lvl w:ilvl="0" w:tplc="48123608">
      <w:numFmt w:val="bullet"/>
      <w:lvlText w:val="-"/>
      <w:lvlJc w:val="left"/>
      <w:pPr>
        <w:ind w:left="480" w:hanging="480"/>
      </w:pPr>
      <w:rPr>
        <w:rFonts w:ascii="Times New Roman" w:eastAsia="PMingLiU" w:hAnsi="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43" w15:restartNumberingAfterBreak="0">
    <w:nsid w:val="68804DFB"/>
    <w:multiLevelType w:val="multilevel"/>
    <w:tmpl w:val="12ACAF20"/>
    <w:lvl w:ilvl="0">
      <w:start w:val="1"/>
      <w:numFmt w:val="decimal"/>
      <w:pStyle w:val="TableSmHeadingCenter"/>
      <w:lvlText w:val="%1."/>
      <w:lvlJc w:val="left"/>
      <w:pPr>
        <w:tabs>
          <w:tab w:val="num" w:pos="360"/>
        </w:tabs>
        <w:ind w:left="360" w:hanging="360"/>
      </w:pPr>
    </w:lvl>
    <w:lvl w:ilvl="1">
      <w:start w:val="1"/>
      <w:numFmt w:val="decimal"/>
      <w:pStyle w:val="TableRight"/>
      <w:lvlText w:val="%1.%2."/>
      <w:lvlJc w:val="left"/>
      <w:pPr>
        <w:tabs>
          <w:tab w:val="num" w:pos="1080"/>
        </w:tabs>
        <w:ind w:left="720" w:hanging="360"/>
      </w:pPr>
    </w:lvl>
    <w:lvl w:ilvl="2">
      <w:start w:val="1"/>
      <w:numFmt w:val="decimal"/>
      <w:lvlText w:val="%1.%2.%3."/>
      <w:lvlJc w:val="left"/>
      <w:pPr>
        <w:tabs>
          <w:tab w:val="num" w:pos="1440"/>
        </w:tabs>
        <w:ind w:left="1080" w:hanging="360"/>
      </w:pPr>
    </w:lvl>
    <w:lvl w:ilvl="3">
      <w:start w:val="1"/>
      <w:numFmt w:val="decimal"/>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45" w15:restartNumberingAfterBreak="0">
    <w:nsid w:val="70C34A66"/>
    <w:multiLevelType w:val="hybridMultilevel"/>
    <w:tmpl w:val="FA22AA82"/>
    <w:lvl w:ilvl="0" w:tplc="7D161C78">
      <w:start w:val="1"/>
      <w:numFmt w:val="bullet"/>
      <w:pStyle w:val="ListBullet5"/>
      <w:lvlText w:val=""/>
      <w:lvlJc w:val="left"/>
      <w:pPr>
        <w:tabs>
          <w:tab w:val="num" w:pos="1080"/>
        </w:tabs>
        <w:ind w:left="1080" w:hanging="360"/>
      </w:pPr>
      <w:rPr>
        <w:rFonts w:ascii="Symbol" w:hAnsi="Symbol" w:hint="default"/>
        <w:sz w:val="16"/>
        <w:szCs w:val="16"/>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6" w15:restartNumberingAfterBreak="0">
    <w:nsid w:val="7E0B3856"/>
    <w:multiLevelType w:val="hybridMultilevel"/>
    <w:tmpl w:val="1902A95C"/>
    <w:lvl w:ilvl="0" w:tplc="7DC69746">
      <w:start w:val="1"/>
      <w:numFmt w:val="bullet"/>
      <w:lvlText w:val=""/>
      <w:lvlJc w:val="left"/>
      <w:pPr>
        <w:tabs>
          <w:tab w:val="num" w:pos="720"/>
        </w:tabs>
        <w:ind w:left="643" w:hanging="283"/>
      </w:pPr>
      <w:rPr>
        <w:rFonts w:ascii="Symbol" w:hAnsi="Symbol" w:hint="default"/>
        <w:b w:val="0"/>
        <w:i w:val="0"/>
        <w:sz w:val="16"/>
      </w:rPr>
    </w:lvl>
    <w:lvl w:ilvl="1" w:tplc="FFFFFFFF">
      <w:start w:val="1"/>
      <w:numFmt w:val="bullet"/>
      <w:lvlText w:val=""/>
      <w:legacy w:legacy="1" w:legacySpace="360" w:legacyIndent="360"/>
      <w:lvlJc w:val="left"/>
      <w:pPr>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6F1313"/>
    <w:multiLevelType w:val="hybridMultilevel"/>
    <w:tmpl w:val="6E0667DC"/>
    <w:lvl w:ilvl="0" w:tplc="95BCB19E">
      <w:numFmt w:val="bullet"/>
      <w:lvlText w:val="-"/>
      <w:lvlJc w:val="left"/>
      <w:pPr>
        <w:ind w:left="360" w:hanging="360"/>
      </w:pPr>
      <w:rPr>
        <w:rFonts w:ascii="Calibri" w:eastAsia="PMingLiU"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692145003">
    <w:abstractNumId w:val="37"/>
  </w:num>
  <w:num w:numId="2" w16cid:durableId="1699886901">
    <w:abstractNumId w:val="15"/>
  </w:num>
  <w:num w:numId="3" w16cid:durableId="1816533782">
    <w:abstractNumId w:val="20"/>
  </w:num>
  <w:num w:numId="4" w16cid:durableId="1423450014">
    <w:abstractNumId w:val="18"/>
  </w:num>
  <w:num w:numId="5" w16cid:durableId="1202136917">
    <w:abstractNumId w:val="14"/>
  </w:num>
  <w:num w:numId="6" w16cid:durableId="1551649360">
    <w:abstractNumId w:val="25"/>
  </w:num>
  <w:num w:numId="7" w16cid:durableId="1353191495">
    <w:abstractNumId w:val="1"/>
  </w:num>
  <w:num w:numId="8" w16cid:durableId="452745684">
    <w:abstractNumId w:val="0"/>
  </w:num>
  <w:num w:numId="9" w16cid:durableId="603922153">
    <w:abstractNumId w:val="24"/>
  </w:num>
  <w:num w:numId="10" w16cid:durableId="52001861">
    <w:abstractNumId w:val="10"/>
  </w:num>
  <w:num w:numId="11" w16cid:durableId="946741259">
    <w:abstractNumId w:val="28"/>
  </w:num>
  <w:num w:numId="12" w16cid:durableId="1783259088">
    <w:abstractNumId w:val="45"/>
  </w:num>
  <w:num w:numId="13" w16cid:durableId="680933423">
    <w:abstractNumId w:val="2"/>
    <w:lvlOverride w:ilvl="0">
      <w:lvl w:ilvl="0">
        <w:numFmt w:val="bullet"/>
        <w:pStyle w:val="StyleHeading1Left0ptFirstline0pt"/>
        <w:lvlText w:val=""/>
        <w:legacy w:legacy="1" w:legacySpace="0" w:legacyIndent="360"/>
        <w:lvlJc w:val="left"/>
        <w:pPr>
          <w:ind w:left="720" w:hanging="360"/>
        </w:pPr>
        <w:rPr>
          <w:rFonts w:ascii="Symbol" w:hAnsi="Symbol" w:hint="default"/>
        </w:rPr>
      </w:lvl>
    </w:lvlOverride>
  </w:num>
  <w:num w:numId="14" w16cid:durableId="1531337212">
    <w:abstractNumId w:val="31"/>
  </w:num>
  <w:num w:numId="15" w16cid:durableId="1206992126">
    <w:abstractNumId w:val="4"/>
  </w:num>
  <w:num w:numId="16" w16cid:durableId="1480148425">
    <w:abstractNumId w:val="32"/>
  </w:num>
  <w:num w:numId="17" w16cid:durableId="1156915182">
    <w:abstractNumId w:val="9"/>
  </w:num>
  <w:num w:numId="18" w16cid:durableId="1825585431">
    <w:abstractNumId w:val="21"/>
  </w:num>
  <w:num w:numId="19" w16cid:durableId="1003750045">
    <w:abstractNumId w:val="43"/>
  </w:num>
  <w:num w:numId="20" w16cid:durableId="1279295183">
    <w:abstractNumId w:val="39"/>
  </w:num>
  <w:num w:numId="21" w16cid:durableId="305547202">
    <w:abstractNumId w:val="5"/>
  </w:num>
  <w:num w:numId="22" w16cid:durableId="1258520191">
    <w:abstractNumId w:val="23"/>
  </w:num>
  <w:num w:numId="23" w16cid:durableId="11297795">
    <w:abstractNumId w:val="26"/>
  </w:num>
  <w:num w:numId="24" w16cid:durableId="2064910679">
    <w:abstractNumId w:val="42"/>
  </w:num>
  <w:num w:numId="25" w16cid:durableId="970983608">
    <w:abstractNumId w:val="36"/>
  </w:num>
  <w:num w:numId="26" w16cid:durableId="649986957">
    <w:abstractNumId w:val="40"/>
  </w:num>
  <w:num w:numId="27" w16cid:durableId="741833065">
    <w:abstractNumId w:val="44"/>
  </w:num>
  <w:num w:numId="28" w16cid:durableId="621964626">
    <w:abstractNumId w:val="17"/>
  </w:num>
  <w:num w:numId="29" w16cid:durableId="997654744">
    <w:abstractNumId w:val="33"/>
  </w:num>
  <w:num w:numId="30" w16cid:durableId="730035931">
    <w:abstractNumId w:val="34"/>
  </w:num>
  <w:num w:numId="31" w16cid:durableId="1248228263">
    <w:abstractNumId w:val="22"/>
  </w:num>
  <w:num w:numId="32" w16cid:durableId="58675692">
    <w:abstractNumId w:val="29"/>
  </w:num>
  <w:num w:numId="33" w16cid:durableId="1854488785">
    <w:abstractNumId w:val="19"/>
  </w:num>
  <w:num w:numId="34" w16cid:durableId="2081830335">
    <w:abstractNumId w:val="16"/>
  </w:num>
  <w:num w:numId="35" w16cid:durableId="946229164">
    <w:abstractNumId w:val="3"/>
  </w:num>
  <w:num w:numId="36" w16cid:durableId="913005179">
    <w:abstractNumId w:val="46"/>
  </w:num>
  <w:num w:numId="37" w16cid:durableId="1667586319">
    <w:abstractNumId w:val="27"/>
  </w:num>
  <w:num w:numId="38" w16cid:durableId="1391077272">
    <w:abstractNumId w:val="30"/>
  </w:num>
  <w:num w:numId="39" w16cid:durableId="396127283">
    <w:abstractNumId w:val="47"/>
  </w:num>
  <w:num w:numId="40" w16cid:durableId="402140790">
    <w:abstractNumId w:val="35"/>
  </w:num>
  <w:num w:numId="41" w16cid:durableId="2102793196">
    <w:abstractNumId w:val="11"/>
  </w:num>
  <w:num w:numId="42" w16cid:durableId="1621569501">
    <w:abstractNumId w:val="8"/>
  </w:num>
  <w:num w:numId="43" w16cid:durableId="9065813">
    <w:abstractNumId w:val="7"/>
  </w:num>
  <w:num w:numId="44" w16cid:durableId="764231023">
    <w:abstractNumId w:val="6"/>
  </w:num>
  <w:num w:numId="45" w16cid:durableId="1240139828">
    <w:abstractNumId w:val="12"/>
  </w:num>
  <w:num w:numId="46" w16cid:durableId="2036349725">
    <w:abstractNumId w:val="13"/>
  </w:num>
  <w:num w:numId="47" w16cid:durableId="996373640">
    <w:abstractNumId w:val="41"/>
  </w:num>
  <w:num w:numId="48" w16cid:durableId="1896158907">
    <w:abstractNumId w:val="38"/>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wen lam">
    <w15:presenceInfo w15:providerId="Windows Live" w15:userId="dcdc358d5b20f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80"/>
  <w:displayHorizontalDrawingGridEvery w:val="0"/>
  <w:displayVerticalDrawingGridEvery w:val="2"/>
  <w:characterSpacingControl w:val="compressPunctuation"/>
  <w:hdrShapeDefaults>
    <o:shapedefaults v:ext="edit" spidmax="410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728"/>
    <w:rsid w:val="00000275"/>
    <w:rsid w:val="000030BB"/>
    <w:rsid w:val="000042A1"/>
    <w:rsid w:val="0000572E"/>
    <w:rsid w:val="00007028"/>
    <w:rsid w:val="000101B9"/>
    <w:rsid w:val="00015D6F"/>
    <w:rsid w:val="00016D2E"/>
    <w:rsid w:val="0002091D"/>
    <w:rsid w:val="00020D93"/>
    <w:rsid w:val="00021D91"/>
    <w:rsid w:val="00022BBD"/>
    <w:rsid w:val="00022CE2"/>
    <w:rsid w:val="00023438"/>
    <w:rsid w:val="000234B2"/>
    <w:rsid w:val="00024C87"/>
    <w:rsid w:val="000324FD"/>
    <w:rsid w:val="00032C1E"/>
    <w:rsid w:val="00034300"/>
    <w:rsid w:val="00036AAF"/>
    <w:rsid w:val="00036EF7"/>
    <w:rsid w:val="0004084E"/>
    <w:rsid w:val="00044EF4"/>
    <w:rsid w:val="00046816"/>
    <w:rsid w:val="00050881"/>
    <w:rsid w:val="00050DA3"/>
    <w:rsid w:val="00063BF0"/>
    <w:rsid w:val="00064274"/>
    <w:rsid w:val="000648C1"/>
    <w:rsid w:val="00064BD0"/>
    <w:rsid w:val="00064D06"/>
    <w:rsid w:val="000652B0"/>
    <w:rsid w:val="00065867"/>
    <w:rsid w:val="00066849"/>
    <w:rsid w:val="00070818"/>
    <w:rsid w:val="00071683"/>
    <w:rsid w:val="00072449"/>
    <w:rsid w:val="00073040"/>
    <w:rsid w:val="00077138"/>
    <w:rsid w:val="00080A05"/>
    <w:rsid w:val="00080D50"/>
    <w:rsid w:val="00081381"/>
    <w:rsid w:val="00082A7B"/>
    <w:rsid w:val="00083D82"/>
    <w:rsid w:val="00084FB3"/>
    <w:rsid w:val="00085122"/>
    <w:rsid w:val="00090357"/>
    <w:rsid w:val="000909FD"/>
    <w:rsid w:val="00094624"/>
    <w:rsid w:val="00095A50"/>
    <w:rsid w:val="000960D7"/>
    <w:rsid w:val="000A1D94"/>
    <w:rsid w:val="000A2B4D"/>
    <w:rsid w:val="000A405D"/>
    <w:rsid w:val="000A5674"/>
    <w:rsid w:val="000A5992"/>
    <w:rsid w:val="000A6AD0"/>
    <w:rsid w:val="000A6E01"/>
    <w:rsid w:val="000A7000"/>
    <w:rsid w:val="000A7CF3"/>
    <w:rsid w:val="000B051A"/>
    <w:rsid w:val="000B07C6"/>
    <w:rsid w:val="000B2E75"/>
    <w:rsid w:val="000B41C2"/>
    <w:rsid w:val="000B4BC1"/>
    <w:rsid w:val="000B77B5"/>
    <w:rsid w:val="000C2C81"/>
    <w:rsid w:val="000C2E09"/>
    <w:rsid w:val="000C3D62"/>
    <w:rsid w:val="000C3E07"/>
    <w:rsid w:val="000C4B9B"/>
    <w:rsid w:val="000C4F55"/>
    <w:rsid w:val="000C718C"/>
    <w:rsid w:val="000D0385"/>
    <w:rsid w:val="000D08B0"/>
    <w:rsid w:val="000D2FF6"/>
    <w:rsid w:val="000E0221"/>
    <w:rsid w:val="000E27CA"/>
    <w:rsid w:val="000E2CD2"/>
    <w:rsid w:val="000E34E8"/>
    <w:rsid w:val="000E6810"/>
    <w:rsid w:val="000E6AD5"/>
    <w:rsid w:val="000F1041"/>
    <w:rsid w:val="000F1262"/>
    <w:rsid w:val="000F1E22"/>
    <w:rsid w:val="000F6263"/>
    <w:rsid w:val="001006E4"/>
    <w:rsid w:val="00100DD6"/>
    <w:rsid w:val="00103152"/>
    <w:rsid w:val="00110C0C"/>
    <w:rsid w:val="00110CAC"/>
    <w:rsid w:val="00111B6D"/>
    <w:rsid w:val="00114DD2"/>
    <w:rsid w:val="00116BB3"/>
    <w:rsid w:val="00117D0A"/>
    <w:rsid w:val="001216E4"/>
    <w:rsid w:val="00121B4D"/>
    <w:rsid w:val="00124CF9"/>
    <w:rsid w:val="00126410"/>
    <w:rsid w:val="00133FEE"/>
    <w:rsid w:val="001349B8"/>
    <w:rsid w:val="001349F7"/>
    <w:rsid w:val="00140582"/>
    <w:rsid w:val="00140921"/>
    <w:rsid w:val="00141927"/>
    <w:rsid w:val="00143FD7"/>
    <w:rsid w:val="00145A52"/>
    <w:rsid w:val="0014665B"/>
    <w:rsid w:val="00146B4F"/>
    <w:rsid w:val="00147152"/>
    <w:rsid w:val="00150CFE"/>
    <w:rsid w:val="001534FA"/>
    <w:rsid w:val="00154A0B"/>
    <w:rsid w:val="00160A73"/>
    <w:rsid w:val="00161823"/>
    <w:rsid w:val="00161C87"/>
    <w:rsid w:val="001678C6"/>
    <w:rsid w:val="00172819"/>
    <w:rsid w:val="00172D17"/>
    <w:rsid w:val="00173468"/>
    <w:rsid w:val="001734EA"/>
    <w:rsid w:val="0017352D"/>
    <w:rsid w:val="00175AEF"/>
    <w:rsid w:val="0017687E"/>
    <w:rsid w:val="00180613"/>
    <w:rsid w:val="001818E2"/>
    <w:rsid w:val="001830C9"/>
    <w:rsid w:val="0018527C"/>
    <w:rsid w:val="00187880"/>
    <w:rsid w:val="00192F3D"/>
    <w:rsid w:val="00195988"/>
    <w:rsid w:val="00196459"/>
    <w:rsid w:val="001A1CCF"/>
    <w:rsid w:val="001A22BD"/>
    <w:rsid w:val="001A390B"/>
    <w:rsid w:val="001A5847"/>
    <w:rsid w:val="001A5A2F"/>
    <w:rsid w:val="001B085A"/>
    <w:rsid w:val="001B087F"/>
    <w:rsid w:val="001B1E81"/>
    <w:rsid w:val="001B3BB8"/>
    <w:rsid w:val="001B3E51"/>
    <w:rsid w:val="001B4172"/>
    <w:rsid w:val="001B5D9D"/>
    <w:rsid w:val="001B65B9"/>
    <w:rsid w:val="001B7F6E"/>
    <w:rsid w:val="001C4FEF"/>
    <w:rsid w:val="001C612B"/>
    <w:rsid w:val="001D00E8"/>
    <w:rsid w:val="001D33B2"/>
    <w:rsid w:val="001D41C2"/>
    <w:rsid w:val="001D654F"/>
    <w:rsid w:val="001D786A"/>
    <w:rsid w:val="001D7E27"/>
    <w:rsid w:val="001E2A4D"/>
    <w:rsid w:val="001E54D2"/>
    <w:rsid w:val="001E6A6A"/>
    <w:rsid w:val="001E7B5C"/>
    <w:rsid w:val="001F6C07"/>
    <w:rsid w:val="001F7228"/>
    <w:rsid w:val="001F7C53"/>
    <w:rsid w:val="001F7DE6"/>
    <w:rsid w:val="002002F0"/>
    <w:rsid w:val="00206FF5"/>
    <w:rsid w:val="00207F11"/>
    <w:rsid w:val="00211152"/>
    <w:rsid w:val="00211804"/>
    <w:rsid w:val="00211B2B"/>
    <w:rsid w:val="002144C5"/>
    <w:rsid w:val="0021451D"/>
    <w:rsid w:val="002152C4"/>
    <w:rsid w:val="002174A5"/>
    <w:rsid w:val="00222136"/>
    <w:rsid w:val="002242E3"/>
    <w:rsid w:val="00224AFE"/>
    <w:rsid w:val="0023096C"/>
    <w:rsid w:val="00234C08"/>
    <w:rsid w:val="002412A1"/>
    <w:rsid w:val="00241822"/>
    <w:rsid w:val="00244BB2"/>
    <w:rsid w:val="00245A34"/>
    <w:rsid w:val="00247BA1"/>
    <w:rsid w:val="00252B59"/>
    <w:rsid w:val="00253274"/>
    <w:rsid w:val="00254166"/>
    <w:rsid w:val="00254B9F"/>
    <w:rsid w:val="00255CFB"/>
    <w:rsid w:val="002568F8"/>
    <w:rsid w:val="00256CFB"/>
    <w:rsid w:val="002570B6"/>
    <w:rsid w:val="00257D34"/>
    <w:rsid w:val="00260461"/>
    <w:rsid w:val="0026073B"/>
    <w:rsid w:val="00264869"/>
    <w:rsid w:val="002650A2"/>
    <w:rsid w:val="002657FD"/>
    <w:rsid w:val="00270E4A"/>
    <w:rsid w:val="00272C6B"/>
    <w:rsid w:val="002735C3"/>
    <w:rsid w:val="002742F4"/>
    <w:rsid w:val="002753B7"/>
    <w:rsid w:val="00283E66"/>
    <w:rsid w:val="00284729"/>
    <w:rsid w:val="0028539C"/>
    <w:rsid w:val="00287D99"/>
    <w:rsid w:val="00291C77"/>
    <w:rsid w:val="002A55E2"/>
    <w:rsid w:val="002A777D"/>
    <w:rsid w:val="002A7CD0"/>
    <w:rsid w:val="002B4690"/>
    <w:rsid w:val="002B7761"/>
    <w:rsid w:val="002B7AA5"/>
    <w:rsid w:val="002C18CE"/>
    <w:rsid w:val="002C2C52"/>
    <w:rsid w:val="002C694B"/>
    <w:rsid w:val="002C79F7"/>
    <w:rsid w:val="002D2017"/>
    <w:rsid w:val="002D44DD"/>
    <w:rsid w:val="002D44E9"/>
    <w:rsid w:val="002E075F"/>
    <w:rsid w:val="002E07C8"/>
    <w:rsid w:val="002E34A2"/>
    <w:rsid w:val="002E3E22"/>
    <w:rsid w:val="002E4033"/>
    <w:rsid w:val="002E48A8"/>
    <w:rsid w:val="002E74EF"/>
    <w:rsid w:val="002E7C9D"/>
    <w:rsid w:val="002F2388"/>
    <w:rsid w:val="002F3772"/>
    <w:rsid w:val="002F3A8C"/>
    <w:rsid w:val="002F778C"/>
    <w:rsid w:val="002F7C98"/>
    <w:rsid w:val="00300057"/>
    <w:rsid w:val="0030070C"/>
    <w:rsid w:val="00301E81"/>
    <w:rsid w:val="00301FB4"/>
    <w:rsid w:val="00303CC8"/>
    <w:rsid w:val="003042CD"/>
    <w:rsid w:val="003055E1"/>
    <w:rsid w:val="0030601E"/>
    <w:rsid w:val="003118E3"/>
    <w:rsid w:val="003128F2"/>
    <w:rsid w:val="0031462E"/>
    <w:rsid w:val="00316DE3"/>
    <w:rsid w:val="003173A6"/>
    <w:rsid w:val="00322034"/>
    <w:rsid w:val="00323E0D"/>
    <w:rsid w:val="00325417"/>
    <w:rsid w:val="00331E0C"/>
    <w:rsid w:val="00334250"/>
    <w:rsid w:val="00335B71"/>
    <w:rsid w:val="00336EC7"/>
    <w:rsid w:val="003373DF"/>
    <w:rsid w:val="003416BC"/>
    <w:rsid w:val="00344677"/>
    <w:rsid w:val="00344E1E"/>
    <w:rsid w:val="0034550E"/>
    <w:rsid w:val="00345CB7"/>
    <w:rsid w:val="0034744C"/>
    <w:rsid w:val="00350252"/>
    <w:rsid w:val="003563B9"/>
    <w:rsid w:val="00356B0B"/>
    <w:rsid w:val="00357475"/>
    <w:rsid w:val="00361D3B"/>
    <w:rsid w:val="00361EAD"/>
    <w:rsid w:val="003645DC"/>
    <w:rsid w:val="003649FD"/>
    <w:rsid w:val="0037208A"/>
    <w:rsid w:val="00373282"/>
    <w:rsid w:val="00373876"/>
    <w:rsid w:val="0037789D"/>
    <w:rsid w:val="00385318"/>
    <w:rsid w:val="00386C8B"/>
    <w:rsid w:val="00392971"/>
    <w:rsid w:val="00392F4C"/>
    <w:rsid w:val="00394651"/>
    <w:rsid w:val="00394F67"/>
    <w:rsid w:val="00397FFB"/>
    <w:rsid w:val="003A14C0"/>
    <w:rsid w:val="003A2A58"/>
    <w:rsid w:val="003A308A"/>
    <w:rsid w:val="003A3651"/>
    <w:rsid w:val="003A4C09"/>
    <w:rsid w:val="003A63B5"/>
    <w:rsid w:val="003B07D2"/>
    <w:rsid w:val="003B14CA"/>
    <w:rsid w:val="003B1CA4"/>
    <w:rsid w:val="003B4F48"/>
    <w:rsid w:val="003C070C"/>
    <w:rsid w:val="003C12B3"/>
    <w:rsid w:val="003C303D"/>
    <w:rsid w:val="003C3D1D"/>
    <w:rsid w:val="003C5B92"/>
    <w:rsid w:val="003C65ED"/>
    <w:rsid w:val="003C7A48"/>
    <w:rsid w:val="003D033B"/>
    <w:rsid w:val="003D3E0B"/>
    <w:rsid w:val="003D6FD3"/>
    <w:rsid w:val="003E0F66"/>
    <w:rsid w:val="003E28D1"/>
    <w:rsid w:val="003E3774"/>
    <w:rsid w:val="003E4D94"/>
    <w:rsid w:val="003E4EFC"/>
    <w:rsid w:val="003F0FD6"/>
    <w:rsid w:val="003F4A90"/>
    <w:rsid w:val="003F57FF"/>
    <w:rsid w:val="004056BD"/>
    <w:rsid w:val="00410B9C"/>
    <w:rsid w:val="0041759A"/>
    <w:rsid w:val="0042063A"/>
    <w:rsid w:val="00421C41"/>
    <w:rsid w:val="004228CE"/>
    <w:rsid w:val="00425F2F"/>
    <w:rsid w:val="00426833"/>
    <w:rsid w:val="004322EB"/>
    <w:rsid w:val="00432360"/>
    <w:rsid w:val="00436A35"/>
    <w:rsid w:val="00437525"/>
    <w:rsid w:val="0043761C"/>
    <w:rsid w:val="00441008"/>
    <w:rsid w:val="00443998"/>
    <w:rsid w:val="00447790"/>
    <w:rsid w:val="00450E53"/>
    <w:rsid w:val="00451BFB"/>
    <w:rsid w:val="0045318F"/>
    <w:rsid w:val="0045354B"/>
    <w:rsid w:val="00453D55"/>
    <w:rsid w:val="004541C4"/>
    <w:rsid w:val="004575D4"/>
    <w:rsid w:val="00460E81"/>
    <w:rsid w:val="00461887"/>
    <w:rsid w:val="00462B03"/>
    <w:rsid w:val="0047051C"/>
    <w:rsid w:val="00473538"/>
    <w:rsid w:val="00476628"/>
    <w:rsid w:val="0047743C"/>
    <w:rsid w:val="00480CE3"/>
    <w:rsid w:val="004829DD"/>
    <w:rsid w:val="004834A2"/>
    <w:rsid w:val="00485C4C"/>
    <w:rsid w:val="00486126"/>
    <w:rsid w:val="00486631"/>
    <w:rsid w:val="00487F68"/>
    <w:rsid w:val="00490857"/>
    <w:rsid w:val="00493F3B"/>
    <w:rsid w:val="00494630"/>
    <w:rsid w:val="00495139"/>
    <w:rsid w:val="004967B1"/>
    <w:rsid w:val="00497C5F"/>
    <w:rsid w:val="004A057F"/>
    <w:rsid w:val="004A16E1"/>
    <w:rsid w:val="004A5646"/>
    <w:rsid w:val="004A6C4C"/>
    <w:rsid w:val="004A73B6"/>
    <w:rsid w:val="004B15CA"/>
    <w:rsid w:val="004B2A15"/>
    <w:rsid w:val="004B30E2"/>
    <w:rsid w:val="004B3FE6"/>
    <w:rsid w:val="004B4200"/>
    <w:rsid w:val="004B5C59"/>
    <w:rsid w:val="004C148E"/>
    <w:rsid w:val="004C50E7"/>
    <w:rsid w:val="004C5C94"/>
    <w:rsid w:val="004C7C12"/>
    <w:rsid w:val="004D2A6F"/>
    <w:rsid w:val="004D2CC8"/>
    <w:rsid w:val="004D34B0"/>
    <w:rsid w:val="004D56B8"/>
    <w:rsid w:val="004D5D35"/>
    <w:rsid w:val="004E1289"/>
    <w:rsid w:val="004E131A"/>
    <w:rsid w:val="004E1326"/>
    <w:rsid w:val="004E370D"/>
    <w:rsid w:val="004E3CF3"/>
    <w:rsid w:val="004E5B96"/>
    <w:rsid w:val="004E6985"/>
    <w:rsid w:val="004F10CD"/>
    <w:rsid w:val="004F1AA6"/>
    <w:rsid w:val="004F2A0A"/>
    <w:rsid w:val="004F4B41"/>
    <w:rsid w:val="004F697F"/>
    <w:rsid w:val="0050076E"/>
    <w:rsid w:val="005054BE"/>
    <w:rsid w:val="0050605C"/>
    <w:rsid w:val="005071FC"/>
    <w:rsid w:val="005075C9"/>
    <w:rsid w:val="00510DC6"/>
    <w:rsid w:val="00511FC2"/>
    <w:rsid w:val="00515624"/>
    <w:rsid w:val="00515F72"/>
    <w:rsid w:val="00516E77"/>
    <w:rsid w:val="005246C8"/>
    <w:rsid w:val="005250D3"/>
    <w:rsid w:val="0052576D"/>
    <w:rsid w:val="00525A5A"/>
    <w:rsid w:val="00525BE5"/>
    <w:rsid w:val="00530099"/>
    <w:rsid w:val="005321DB"/>
    <w:rsid w:val="005325EB"/>
    <w:rsid w:val="00533B26"/>
    <w:rsid w:val="00534E34"/>
    <w:rsid w:val="00535E8C"/>
    <w:rsid w:val="005362A1"/>
    <w:rsid w:val="00536A10"/>
    <w:rsid w:val="00540B91"/>
    <w:rsid w:val="00543A22"/>
    <w:rsid w:val="00543F41"/>
    <w:rsid w:val="00544021"/>
    <w:rsid w:val="00544167"/>
    <w:rsid w:val="005448D4"/>
    <w:rsid w:val="00545EAB"/>
    <w:rsid w:val="005533B2"/>
    <w:rsid w:val="005535A8"/>
    <w:rsid w:val="00562F08"/>
    <w:rsid w:val="005649BC"/>
    <w:rsid w:val="00574F41"/>
    <w:rsid w:val="00577261"/>
    <w:rsid w:val="005777AC"/>
    <w:rsid w:val="0058139F"/>
    <w:rsid w:val="00581618"/>
    <w:rsid w:val="00585AA0"/>
    <w:rsid w:val="005864E5"/>
    <w:rsid w:val="00587D35"/>
    <w:rsid w:val="00592992"/>
    <w:rsid w:val="00594CDC"/>
    <w:rsid w:val="005953D5"/>
    <w:rsid w:val="0059604D"/>
    <w:rsid w:val="00596824"/>
    <w:rsid w:val="005968E4"/>
    <w:rsid w:val="005A0C12"/>
    <w:rsid w:val="005A43C7"/>
    <w:rsid w:val="005A48F9"/>
    <w:rsid w:val="005A4F7A"/>
    <w:rsid w:val="005A741C"/>
    <w:rsid w:val="005B0D16"/>
    <w:rsid w:val="005B1374"/>
    <w:rsid w:val="005B1641"/>
    <w:rsid w:val="005B28E5"/>
    <w:rsid w:val="005B7AD4"/>
    <w:rsid w:val="005C2EC7"/>
    <w:rsid w:val="005C34AC"/>
    <w:rsid w:val="005D0418"/>
    <w:rsid w:val="005D0C08"/>
    <w:rsid w:val="005D1176"/>
    <w:rsid w:val="005D3F54"/>
    <w:rsid w:val="005D45E3"/>
    <w:rsid w:val="005D63B4"/>
    <w:rsid w:val="005E0086"/>
    <w:rsid w:val="005E099E"/>
    <w:rsid w:val="005E199C"/>
    <w:rsid w:val="005E2EB7"/>
    <w:rsid w:val="005F253A"/>
    <w:rsid w:val="005F2820"/>
    <w:rsid w:val="005F4FF2"/>
    <w:rsid w:val="005F62E3"/>
    <w:rsid w:val="006029AD"/>
    <w:rsid w:val="00602CBB"/>
    <w:rsid w:val="00604567"/>
    <w:rsid w:val="00604683"/>
    <w:rsid w:val="00605AF7"/>
    <w:rsid w:val="00606017"/>
    <w:rsid w:val="00607541"/>
    <w:rsid w:val="0061208F"/>
    <w:rsid w:val="00612FF8"/>
    <w:rsid w:val="00613308"/>
    <w:rsid w:val="006143D2"/>
    <w:rsid w:val="00620E72"/>
    <w:rsid w:val="00621198"/>
    <w:rsid w:val="00624B45"/>
    <w:rsid w:val="00624DC7"/>
    <w:rsid w:val="00626CE8"/>
    <w:rsid w:val="00626F16"/>
    <w:rsid w:val="006271AD"/>
    <w:rsid w:val="00631745"/>
    <w:rsid w:val="00641410"/>
    <w:rsid w:val="00642DAA"/>
    <w:rsid w:val="00644678"/>
    <w:rsid w:val="00644A3F"/>
    <w:rsid w:val="00652BD8"/>
    <w:rsid w:val="00652DA8"/>
    <w:rsid w:val="00653FBF"/>
    <w:rsid w:val="00654E54"/>
    <w:rsid w:val="00655E93"/>
    <w:rsid w:val="0065636A"/>
    <w:rsid w:val="00657B2C"/>
    <w:rsid w:val="00657C21"/>
    <w:rsid w:val="00663EFF"/>
    <w:rsid w:val="00664FAE"/>
    <w:rsid w:val="006703D7"/>
    <w:rsid w:val="006712B2"/>
    <w:rsid w:val="006776D6"/>
    <w:rsid w:val="00681B4B"/>
    <w:rsid w:val="0068339A"/>
    <w:rsid w:val="0068355A"/>
    <w:rsid w:val="00686154"/>
    <w:rsid w:val="00687156"/>
    <w:rsid w:val="00690F36"/>
    <w:rsid w:val="00691354"/>
    <w:rsid w:val="00693C36"/>
    <w:rsid w:val="006942E1"/>
    <w:rsid w:val="00694C4C"/>
    <w:rsid w:val="00694EBE"/>
    <w:rsid w:val="006971B2"/>
    <w:rsid w:val="006A1406"/>
    <w:rsid w:val="006A2EFB"/>
    <w:rsid w:val="006A40F4"/>
    <w:rsid w:val="006A5048"/>
    <w:rsid w:val="006A5326"/>
    <w:rsid w:val="006A606A"/>
    <w:rsid w:val="006A696A"/>
    <w:rsid w:val="006A7AF4"/>
    <w:rsid w:val="006B13D5"/>
    <w:rsid w:val="006B3361"/>
    <w:rsid w:val="006B3CBA"/>
    <w:rsid w:val="006B52B9"/>
    <w:rsid w:val="006B5BE9"/>
    <w:rsid w:val="006B7417"/>
    <w:rsid w:val="006B78B0"/>
    <w:rsid w:val="006C08E1"/>
    <w:rsid w:val="006C0F2C"/>
    <w:rsid w:val="006C2187"/>
    <w:rsid w:val="006C69C6"/>
    <w:rsid w:val="006C7478"/>
    <w:rsid w:val="006C7F3A"/>
    <w:rsid w:val="006D2D6A"/>
    <w:rsid w:val="006D30BC"/>
    <w:rsid w:val="006D347F"/>
    <w:rsid w:val="006D51EA"/>
    <w:rsid w:val="006D5A5E"/>
    <w:rsid w:val="006D5DC9"/>
    <w:rsid w:val="006E0B7A"/>
    <w:rsid w:val="006E4FD0"/>
    <w:rsid w:val="006E6923"/>
    <w:rsid w:val="006F4CFE"/>
    <w:rsid w:val="006F70F3"/>
    <w:rsid w:val="007011AB"/>
    <w:rsid w:val="0070221D"/>
    <w:rsid w:val="00704458"/>
    <w:rsid w:val="007066FE"/>
    <w:rsid w:val="0071015D"/>
    <w:rsid w:val="00715820"/>
    <w:rsid w:val="00717145"/>
    <w:rsid w:val="00720799"/>
    <w:rsid w:val="00720CF9"/>
    <w:rsid w:val="007214B7"/>
    <w:rsid w:val="007216E4"/>
    <w:rsid w:val="007228F1"/>
    <w:rsid w:val="00722CC8"/>
    <w:rsid w:val="00725439"/>
    <w:rsid w:val="00725EF3"/>
    <w:rsid w:val="00727E95"/>
    <w:rsid w:val="00730C2F"/>
    <w:rsid w:val="00733572"/>
    <w:rsid w:val="00733FE1"/>
    <w:rsid w:val="007344E8"/>
    <w:rsid w:val="00737C39"/>
    <w:rsid w:val="0074402E"/>
    <w:rsid w:val="0074435E"/>
    <w:rsid w:val="00745394"/>
    <w:rsid w:val="007459C9"/>
    <w:rsid w:val="00745C8C"/>
    <w:rsid w:val="0074733E"/>
    <w:rsid w:val="007474A3"/>
    <w:rsid w:val="00750D63"/>
    <w:rsid w:val="00751C94"/>
    <w:rsid w:val="007539C9"/>
    <w:rsid w:val="00755E11"/>
    <w:rsid w:val="007564BC"/>
    <w:rsid w:val="0075740E"/>
    <w:rsid w:val="00761D92"/>
    <w:rsid w:val="00761E4B"/>
    <w:rsid w:val="00762CDA"/>
    <w:rsid w:val="007631B8"/>
    <w:rsid w:val="00764F3C"/>
    <w:rsid w:val="00765C47"/>
    <w:rsid w:val="00766952"/>
    <w:rsid w:val="00766D4A"/>
    <w:rsid w:val="00766E6D"/>
    <w:rsid w:val="007708E9"/>
    <w:rsid w:val="00776B57"/>
    <w:rsid w:val="0078136B"/>
    <w:rsid w:val="0078426C"/>
    <w:rsid w:val="007865F8"/>
    <w:rsid w:val="00786C10"/>
    <w:rsid w:val="00791488"/>
    <w:rsid w:val="00791A2E"/>
    <w:rsid w:val="00792714"/>
    <w:rsid w:val="00793632"/>
    <w:rsid w:val="00794E48"/>
    <w:rsid w:val="00795A89"/>
    <w:rsid w:val="00796BAE"/>
    <w:rsid w:val="00796DA8"/>
    <w:rsid w:val="007A4D40"/>
    <w:rsid w:val="007A6186"/>
    <w:rsid w:val="007A7D33"/>
    <w:rsid w:val="007B0B5D"/>
    <w:rsid w:val="007B2D9B"/>
    <w:rsid w:val="007B6699"/>
    <w:rsid w:val="007B709A"/>
    <w:rsid w:val="007B72DF"/>
    <w:rsid w:val="007C170D"/>
    <w:rsid w:val="007C6838"/>
    <w:rsid w:val="007D13F7"/>
    <w:rsid w:val="007D2554"/>
    <w:rsid w:val="007D25CE"/>
    <w:rsid w:val="007D375E"/>
    <w:rsid w:val="007D7456"/>
    <w:rsid w:val="007D7981"/>
    <w:rsid w:val="007E03AA"/>
    <w:rsid w:val="007E0E97"/>
    <w:rsid w:val="007E0F58"/>
    <w:rsid w:val="007E1541"/>
    <w:rsid w:val="007E189C"/>
    <w:rsid w:val="007E75EB"/>
    <w:rsid w:val="007F1E06"/>
    <w:rsid w:val="007F4270"/>
    <w:rsid w:val="007F769E"/>
    <w:rsid w:val="00802AAA"/>
    <w:rsid w:val="008052DA"/>
    <w:rsid w:val="0081329F"/>
    <w:rsid w:val="00813C4E"/>
    <w:rsid w:val="00816F22"/>
    <w:rsid w:val="00822264"/>
    <w:rsid w:val="00823FFD"/>
    <w:rsid w:val="00824CC2"/>
    <w:rsid w:val="00827232"/>
    <w:rsid w:val="008312A6"/>
    <w:rsid w:val="00831818"/>
    <w:rsid w:val="00835C9B"/>
    <w:rsid w:val="00837576"/>
    <w:rsid w:val="0083791A"/>
    <w:rsid w:val="00842200"/>
    <w:rsid w:val="00845520"/>
    <w:rsid w:val="00846CE1"/>
    <w:rsid w:val="00847608"/>
    <w:rsid w:val="00850861"/>
    <w:rsid w:val="00851AD3"/>
    <w:rsid w:val="00852637"/>
    <w:rsid w:val="008526D7"/>
    <w:rsid w:val="0085283E"/>
    <w:rsid w:val="00852F31"/>
    <w:rsid w:val="00855DC8"/>
    <w:rsid w:val="0086120B"/>
    <w:rsid w:val="0086229C"/>
    <w:rsid w:val="008636A7"/>
    <w:rsid w:val="008638B5"/>
    <w:rsid w:val="0087041D"/>
    <w:rsid w:val="00872279"/>
    <w:rsid w:val="008749B9"/>
    <w:rsid w:val="00876333"/>
    <w:rsid w:val="00880E11"/>
    <w:rsid w:val="00881A27"/>
    <w:rsid w:val="00882D99"/>
    <w:rsid w:val="008845F4"/>
    <w:rsid w:val="008857C0"/>
    <w:rsid w:val="00886EC1"/>
    <w:rsid w:val="008900E0"/>
    <w:rsid w:val="008920FC"/>
    <w:rsid w:val="0089273F"/>
    <w:rsid w:val="00892F67"/>
    <w:rsid w:val="00894213"/>
    <w:rsid w:val="00894ED9"/>
    <w:rsid w:val="0089524A"/>
    <w:rsid w:val="00895713"/>
    <w:rsid w:val="008968EE"/>
    <w:rsid w:val="0089719B"/>
    <w:rsid w:val="008A2D2F"/>
    <w:rsid w:val="008A5E84"/>
    <w:rsid w:val="008A733A"/>
    <w:rsid w:val="008B3FE1"/>
    <w:rsid w:val="008B4596"/>
    <w:rsid w:val="008B4753"/>
    <w:rsid w:val="008B696D"/>
    <w:rsid w:val="008C0AB8"/>
    <w:rsid w:val="008C11E4"/>
    <w:rsid w:val="008C4505"/>
    <w:rsid w:val="008C4809"/>
    <w:rsid w:val="008C48F5"/>
    <w:rsid w:val="008C5646"/>
    <w:rsid w:val="008C59B4"/>
    <w:rsid w:val="008C6114"/>
    <w:rsid w:val="008C6AA0"/>
    <w:rsid w:val="008C75D7"/>
    <w:rsid w:val="008D08AD"/>
    <w:rsid w:val="008D1119"/>
    <w:rsid w:val="008D22E0"/>
    <w:rsid w:val="008D36CE"/>
    <w:rsid w:val="008D48BD"/>
    <w:rsid w:val="008D5CA8"/>
    <w:rsid w:val="008D7A71"/>
    <w:rsid w:val="008E084D"/>
    <w:rsid w:val="008E202F"/>
    <w:rsid w:val="008E2B0E"/>
    <w:rsid w:val="008E4B99"/>
    <w:rsid w:val="008E7FAF"/>
    <w:rsid w:val="008F075D"/>
    <w:rsid w:val="008F0963"/>
    <w:rsid w:val="008F0A57"/>
    <w:rsid w:val="008F2C28"/>
    <w:rsid w:val="00900523"/>
    <w:rsid w:val="00900AF0"/>
    <w:rsid w:val="00902855"/>
    <w:rsid w:val="00902B01"/>
    <w:rsid w:val="0091279C"/>
    <w:rsid w:val="009129C8"/>
    <w:rsid w:val="009159EC"/>
    <w:rsid w:val="00916471"/>
    <w:rsid w:val="00917A8F"/>
    <w:rsid w:val="0092286A"/>
    <w:rsid w:val="00935793"/>
    <w:rsid w:val="00941B0D"/>
    <w:rsid w:val="00942825"/>
    <w:rsid w:val="009428EC"/>
    <w:rsid w:val="0094755B"/>
    <w:rsid w:val="00950B5A"/>
    <w:rsid w:val="009550C4"/>
    <w:rsid w:val="00956544"/>
    <w:rsid w:val="009567AE"/>
    <w:rsid w:val="009567F4"/>
    <w:rsid w:val="00957D4A"/>
    <w:rsid w:val="009621E1"/>
    <w:rsid w:val="00962E80"/>
    <w:rsid w:val="00964222"/>
    <w:rsid w:val="00967108"/>
    <w:rsid w:val="00975D60"/>
    <w:rsid w:val="00977CFB"/>
    <w:rsid w:val="00981475"/>
    <w:rsid w:val="00981725"/>
    <w:rsid w:val="009835F1"/>
    <w:rsid w:val="00993867"/>
    <w:rsid w:val="00993D7C"/>
    <w:rsid w:val="00995451"/>
    <w:rsid w:val="00995E0A"/>
    <w:rsid w:val="00996150"/>
    <w:rsid w:val="00996421"/>
    <w:rsid w:val="00996810"/>
    <w:rsid w:val="009969A1"/>
    <w:rsid w:val="009A3809"/>
    <w:rsid w:val="009A5F68"/>
    <w:rsid w:val="009A6BC0"/>
    <w:rsid w:val="009B0CF1"/>
    <w:rsid w:val="009B2365"/>
    <w:rsid w:val="009B2904"/>
    <w:rsid w:val="009B3648"/>
    <w:rsid w:val="009B376D"/>
    <w:rsid w:val="009B538D"/>
    <w:rsid w:val="009B6E27"/>
    <w:rsid w:val="009B7BB5"/>
    <w:rsid w:val="009D4877"/>
    <w:rsid w:val="009D4E3D"/>
    <w:rsid w:val="009D75E1"/>
    <w:rsid w:val="009D7AAA"/>
    <w:rsid w:val="009E345C"/>
    <w:rsid w:val="009E3838"/>
    <w:rsid w:val="009E4A29"/>
    <w:rsid w:val="009E5600"/>
    <w:rsid w:val="009E7623"/>
    <w:rsid w:val="009F16BF"/>
    <w:rsid w:val="009F299A"/>
    <w:rsid w:val="009F2A3A"/>
    <w:rsid w:val="009F345A"/>
    <w:rsid w:val="009F45B3"/>
    <w:rsid w:val="009F4747"/>
    <w:rsid w:val="009F577E"/>
    <w:rsid w:val="009F63A5"/>
    <w:rsid w:val="009F70BF"/>
    <w:rsid w:val="00A009A0"/>
    <w:rsid w:val="00A0392A"/>
    <w:rsid w:val="00A03B38"/>
    <w:rsid w:val="00A04B6E"/>
    <w:rsid w:val="00A05D81"/>
    <w:rsid w:val="00A138A4"/>
    <w:rsid w:val="00A13953"/>
    <w:rsid w:val="00A16BC2"/>
    <w:rsid w:val="00A17423"/>
    <w:rsid w:val="00A22EAA"/>
    <w:rsid w:val="00A23A3E"/>
    <w:rsid w:val="00A2446E"/>
    <w:rsid w:val="00A249E3"/>
    <w:rsid w:val="00A332D1"/>
    <w:rsid w:val="00A33D81"/>
    <w:rsid w:val="00A34600"/>
    <w:rsid w:val="00A359BF"/>
    <w:rsid w:val="00A364B5"/>
    <w:rsid w:val="00A413E7"/>
    <w:rsid w:val="00A416FE"/>
    <w:rsid w:val="00A42F67"/>
    <w:rsid w:val="00A4307A"/>
    <w:rsid w:val="00A4465F"/>
    <w:rsid w:val="00A452A3"/>
    <w:rsid w:val="00A47056"/>
    <w:rsid w:val="00A4723F"/>
    <w:rsid w:val="00A5198C"/>
    <w:rsid w:val="00A543DB"/>
    <w:rsid w:val="00A5520B"/>
    <w:rsid w:val="00A55865"/>
    <w:rsid w:val="00A55B3D"/>
    <w:rsid w:val="00A628B2"/>
    <w:rsid w:val="00A66A88"/>
    <w:rsid w:val="00A723B2"/>
    <w:rsid w:val="00A733B3"/>
    <w:rsid w:val="00A74E21"/>
    <w:rsid w:val="00A7547E"/>
    <w:rsid w:val="00A801AF"/>
    <w:rsid w:val="00A8117A"/>
    <w:rsid w:val="00A8267F"/>
    <w:rsid w:val="00A85AAC"/>
    <w:rsid w:val="00A92970"/>
    <w:rsid w:val="00A943DD"/>
    <w:rsid w:val="00A96FEF"/>
    <w:rsid w:val="00AA21DF"/>
    <w:rsid w:val="00AA5A33"/>
    <w:rsid w:val="00AA7B9F"/>
    <w:rsid w:val="00AB00E9"/>
    <w:rsid w:val="00AB01D0"/>
    <w:rsid w:val="00AB4300"/>
    <w:rsid w:val="00AB5C53"/>
    <w:rsid w:val="00AB5F13"/>
    <w:rsid w:val="00AB75F7"/>
    <w:rsid w:val="00AC144B"/>
    <w:rsid w:val="00AC2402"/>
    <w:rsid w:val="00AC4876"/>
    <w:rsid w:val="00AC53F5"/>
    <w:rsid w:val="00AC5C34"/>
    <w:rsid w:val="00AC5CBC"/>
    <w:rsid w:val="00AC6237"/>
    <w:rsid w:val="00AC6CCC"/>
    <w:rsid w:val="00AC7B95"/>
    <w:rsid w:val="00AD2584"/>
    <w:rsid w:val="00AD2636"/>
    <w:rsid w:val="00AE4489"/>
    <w:rsid w:val="00AE5DCB"/>
    <w:rsid w:val="00AE633F"/>
    <w:rsid w:val="00AE772A"/>
    <w:rsid w:val="00AF475D"/>
    <w:rsid w:val="00AF51A6"/>
    <w:rsid w:val="00AF5279"/>
    <w:rsid w:val="00AF79AC"/>
    <w:rsid w:val="00B006E4"/>
    <w:rsid w:val="00B01B14"/>
    <w:rsid w:val="00B02362"/>
    <w:rsid w:val="00B03E1C"/>
    <w:rsid w:val="00B0437A"/>
    <w:rsid w:val="00B04BEC"/>
    <w:rsid w:val="00B065E7"/>
    <w:rsid w:val="00B10E30"/>
    <w:rsid w:val="00B1136B"/>
    <w:rsid w:val="00B14142"/>
    <w:rsid w:val="00B240C2"/>
    <w:rsid w:val="00B2618F"/>
    <w:rsid w:val="00B30C4E"/>
    <w:rsid w:val="00B31B87"/>
    <w:rsid w:val="00B36461"/>
    <w:rsid w:val="00B3739B"/>
    <w:rsid w:val="00B37628"/>
    <w:rsid w:val="00B3781C"/>
    <w:rsid w:val="00B40FD9"/>
    <w:rsid w:val="00B41688"/>
    <w:rsid w:val="00B418D7"/>
    <w:rsid w:val="00B42C59"/>
    <w:rsid w:val="00B43998"/>
    <w:rsid w:val="00B43AE0"/>
    <w:rsid w:val="00B50468"/>
    <w:rsid w:val="00B52368"/>
    <w:rsid w:val="00B53AEF"/>
    <w:rsid w:val="00B53B55"/>
    <w:rsid w:val="00B53C64"/>
    <w:rsid w:val="00B55449"/>
    <w:rsid w:val="00B603F0"/>
    <w:rsid w:val="00B604DB"/>
    <w:rsid w:val="00B608A2"/>
    <w:rsid w:val="00B7107E"/>
    <w:rsid w:val="00B80772"/>
    <w:rsid w:val="00B83344"/>
    <w:rsid w:val="00B83ECD"/>
    <w:rsid w:val="00B84677"/>
    <w:rsid w:val="00B856E1"/>
    <w:rsid w:val="00B86CFA"/>
    <w:rsid w:val="00B871CE"/>
    <w:rsid w:val="00B87F02"/>
    <w:rsid w:val="00B91AF3"/>
    <w:rsid w:val="00B92D4F"/>
    <w:rsid w:val="00B93995"/>
    <w:rsid w:val="00B96276"/>
    <w:rsid w:val="00BA06A3"/>
    <w:rsid w:val="00BA10DC"/>
    <w:rsid w:val="00BA2B1C"/>
    <w:rsid w:val="00BA52BB"/>
    <w:rsid w:val="00BA6419"/>
    <w:rsid w:val="00BB0211"/>
    <w:rsid w:val="00BB2694"/>
    <w:rsid w:val="00BB290F"/>
    <w:rsid w:val="00BB6993"/>
    <w:rsid w:val="00BC1EF5"/>
    <w:rsid w:val="00BC2271"/>
    <w:rsid w:val="00BC347E"/>
    <w:rsid w:val="00BC417D"/>
    <w:rsid w:val="00BC43DD"/>
    <w:rsid w:val="00BC5576"/>
    <w:rsid w:val="00BC5992"/>
    <w:rsid w:val="00BC7119"/>
    <w:rsid w:val="00BC721A"/>
    <w:rsid w:val="00BD1A6F"/>
    <w:rsid w:val="00BD680F"/>
    <w:rsid w:val="00BD7EFF"/>
    <w:rsid w:val="00BE03D7"/>
    <w:rsid w:val="00BE0D00"/>
    <w:rsid w:val="00BE1B7F"/>
    <w:rsid w:val="00BE3568"/>
    <w:rsid w:val="00BE36A0"/>
    <w:rsid w:val="00BE4B05"/>
    <w:rsid w:val="00BE5140"/>
    <w:rsid w:val="00BE5871"/>
    <w:rsid w:val="00BE592F"/>
    <w:rsid w:val="00BE72BC"/>
    <w:rsid w:val="00BF6120"/>
    <w:rsid w:val="00BF7706"/>
    <w:rsid w:val="00C022F9"/>
    <w:rsid w:val="00C02463"/>
    <w:rsid w:val="00C05270"/>
    <w:rsid w:val="00C05421"/>
    <w:rsid w:val="00C05C82"/>
    <w:rsid w:val="00C07D87"/>
    <w:rsid w:val="00C11137"/>
    <w:rsid w:val="00C123F3"/>
    <w:rsid w:val="00C12F56"/>
    <w:rsid w:val="00C20EF2"/>
    <w:rsid w:val="00C212DE"/>
    <w:rsid w:val="00C21855"/>
    <w:rsid w:val="00C228F2"/>
    <w:rsid w:val="00C237ED"/>
    <w:rsid w:val="00C238FB"/>
    <w:rsid w:val="00C253AA"/>
    <w:rsid w:val="00C25618"/>
    <w:rsid w:val="00C25BEB"/>
    <w:rsid w:val="00C26BDF"/>
    <w:rsid w:val="00C31367"/>
    <w:rsid w:val="00C3312B"/>
    <w:rsid w:val="00C36691"/>
    <w:rsid w:val="00C37333"/>
    <w:rsid w:val="00C373B7"/>
    <w:rsid w:val="00C37B5A"/>
    <w:rsid w:val="00C408CE"/>
    <w:rsid w:val="00C41B6C"/>
    <w:rsid w:val="00C435AB"/>
    <w:rsid w:val="00C4663D"/>
    <w:rsid w:val="00C502EB"/>
    <w:rsid w:val="00C506EB"/>
    <w:rsid w:val="00C50AD9"/>
    <w:rsid w:val="00C51320"/>
    <w:rsid w:val="00C52B10"/>
    <w:rsid w:val="00C54D23"/>
    <w:rsid w:val="00C5526E"/>
    <w:rsid w:val="00C5710F"/>
    <w:rsid w:val="00C600C9"/>
    <w:rsid w:val="00C60678"/>
    <w:rsid w:val="00C60D68"/>
    <w:rsid w:val="00C61B85"/>
    <w:rsid w:val="00C638F5"/>
    <w:rsid w:val="00C63FE4"/>
    <w:rsid w:val="00C64CF2"/>
    <w:rsid w:val="00C655CB"/>
    <w:rsid w:val="00C65C30"/>
    <w:rsid w:val="00C65D23"/>
    <w:rsid w:val="00C65F67"/>
    <w:rsid w:val="00C6673A"/>
    <w:rsid w:val="00C70037"/>
    <w:rsid w:val="00C7276F"/>
    <w:rsid w:val="00C73102"/>
    <w:rsid w:val="00C75192"/>
    <w:rsid w:val="00C75DD2"/>
    <w:rsid w:val="00C80513"/>
    <w:rsid w:val="00C832B3"/>
    <w:rsid w:val="00C8336C"/>
    <w:rsid w:val="00C85B19"/>
    <w:rsid w:val="00C86136"/>
    <w:rsid w:val="00C87E84"/>
    <w:rsid w:val="00C94058"/>
    <w:rsid w:val="00C943DF"/>
    <w:rsid w:val="00C94EEE"/>
    <w:rsid w:val="00C9562E"/>
    <w:rsid w:val="00C9659D"/>
    <w:rsid w:val="00C9689C"/>
    <w:rsid w:val="00C96B97"/>
    <w:rsid w:val="00CA05F4"/>
    <w:rsid w:val="00CB0E0C"/>
    <w:rsid w:val="00CB36A6"/>
    <w:rsid w:val="00CB53A7"/>
    <w:rsid w:val="00CB5A26"/>
    <w:rsid w:val="00CB62FD"/>
    <w:rsid w:val="00CB76A2"/>
    <w:rsid w:val="00CC0CD1"/>
    <w:rsid w:val="00CC1421"/>
    <w:rsid w:val="00CC144D"/>
    <w:rsid w:val="00CC14E0"/>
    <w:rsid w:val="00CC36F1"/>
    <w:rsid w:val="00CC4776"/>
    <w:rsid w:val="00CC53FE"/>
    <w:rsid w:val="00CC5469"/>
    <w:rsid w:val="00CC5BDD"/>
    <w:rsid w:val="00CC7BB9"/>
    <w:rsid w:val="00CD1A21"/>
    <w:rsid w:val="00CD5E58"/>
    <w:rsid w:val="00CE29BA"/>
    <w:rsid w:val="00CE3B0F"/>
    <w:rsid w:val="00CE75E5"/>
    <w:rsid w:val="00CF44D8"/>
    <w:rsid w:val="00CF5CED"/>
    <w:rsid w:val="00CF6235"/>
    <w:rsid w:val="00D0058B"/>
    <w:rsid w:val="00D019E1"/>
    <w:rsid w:val="00D01A88"/>
    <w:rsid w:val="00D0347B"/>
    <w:rsid w:val="00D03996"/>
    <w:rsid w:val="00D07957"/>
    <w:rsid w:val="00D07C8E"/>
    <w:rsid w:val="00D125BC"/>
    <w:rsid w:val="00D15386"/>
    <w:rsid w:val="00D16500"/>
    <w:rsid w:val="00D17CB5"/>
    <w:rsid w:val="00D2158D"/>
    <w:rsid w:val="00D27B11"/>
    <w:rsid w:val="00D3093A"/>
    <w:rsid w:val="00D327E1"/>
    <w:rsid w:val="00D3569D"/>
    <w:rsid w:val="00D37583"/>
    <w:rsid w:val="00D37A2B"/>
    <w:rsid w:val="00D4020C"/>
    <w:rsid w:val="00D44301"/>
    <w:rsid w:val="00D44CAE"/>
    <w:rsid w:val="00D44E42"/>
    <w:rsid w:val="00D45EA0"/>
    <w:rsid w:val="00D51F04"/>
    <w:rsid w:val="00D5359F"/>
    <w:rsid w:val="00D557BE"/>
    <w:rsid w:val="00D56C8D"/>
    <w:rsid w:val="00D60BDE"/>
    <w:rsid w:val="00D61A63"/>
    <w:rsid w:val="00D61F85"/>
    <w:rsid w:val="00D62621"/>
    <w:rsid w:val="00D649AD"/>
    <w:rsid w:val="00D64E9A"/>
    <w:rsid w:val="00D652BA"/>
    <w:rsid w:val="00D653C6"/>
    <w:rsid w:val="00D67D41"/>
    <w:rsid w:val="00D7068A"/>
    <w:rsid w:val="00D71C89"/>
    <w:rsid w:val="00D7307F"/>
    <w:rsid w:val="00D731E5"/>
    <w:rsid w:val="00D74761"/>
    <w:rsid w:val="00D75691"/>
    <w:rsid w:val="00D75ACE"/>
    <w:rsid w:val="00D75B5B"/>
    <w:rsid w:val="00D761F3"/>
    <w:rsid w:val="00D7715E"/>
    <w:rsid w:val="00D80031"/>
    <w:rsid w:val="00D818AD"/>
    <w:rsid w:val="00D840B1"/>
    <w:rsid w:val="00D87638"/>
    <w:rsid w:val="00D92E98"/>
    <w:rsid w:val="00D9413F"/>
    <w:rsid w:val="00D976FB"/>
    <w:rsid w:val="00DA55E3"/>
    <w:rsid w:val="00DB3B6F"/>
    <w:rsid w:val="00DB4778"/>
    <w:rsid w:val="00DB48D2"/>
    <w:rsid w:val="00DB4B8A"/>
    <w:rsid w:val="00DB7827"/>
    <w:rsid w:val="00DC05AF"/>
    <w:rsid w:val="00DC2830"/>
    <w:rsid w:val="00DC35FA"/>
    <w:rsid w:val="00DD0178"/>
    <w:rsid w:val="00DD02E7"/>
    <w:rsid w:val="00DD033D"/>
    <w:rsid w:val="00DD1946"/>
    <w:rsid w:val="00DD1DBA"/>
    <w:rsid w:val="00DD775C"/>
    <w:rsid w:val="00DE0300"/>
    <w:rsid w:val="00DE17EC"/>
    <w:rsid w:val="00DE3129"/>
    <w:rsid w:val="00DE74E2"/>
    <w:rsid w:val="00DF3625"/>
    <w:rsid w:val="00DF4A28"/>
    <w:rsid w:val="00DF4D4F"/>
    <w:rsid w:val="00DF5012"/>
    <w:rsid w:val="00E01FE0"/>
    <w:rsid w:val="00E04D8B"/>
    <w:rsid w:val="00E06432"/>
    <w:rsid w:val="00E06CFE"/>
    <w:rsid w:val="00E12410"/>
    <w:rsid w:val="00E12F02"/>
    <w:rsid w:val="00E149C7"/>
    <w:rsid w:val="00E14C03"/>
    <w:rsid w:val="00E16DD3"/>
    <w:rsid w:val="00E20049"/>
    <w:rsid w:val="00E20C7D"/>
    <w:rsid w:val="00E21CEE"/>
    <w:rsid w:val="00E225A8"/>
    <w:rsid w:val="00E22728"/>
    <w:rsid w:val="00E23C50"/>
    <w:rsid w:val="00E24A88"/>
    <w:rsid w:val="00E25EF6"/>
    <w:rsid w:val="00E3181A"/>
    <w:rsid w:val="00E3279C"/>
    <w:rsid w:val="00E332EE"/>
    <w:rsid w:val="00E33436"/>
    <w:rsid w:val="00E36BA7"/>
    <w:rsid w:val="00E37F2C"/>
    <w:rsid w:val="00E402C6"/>
    <w:rsid w:val="00E42B79"/>
    <w:rsid w:val="00E42ED8"/>
    <w:rsid w:val="00E4391A"/>
    <w:rsid w:val="00E43DF7"/>
    <w:rsid w:val="00E46E23"/>
    <w:rsid w:val="00E52996"/>
    <w:rsid w:val="00E53BB1"/>
    <w:rsid w:val="00E5421F"/>
    <w:rsid w:val="00E54FC5"/>
    <w:rsid w:val="00E5688B"/>
    <w:rsid w:val="00E573D3"/>
    <w:rsid w:val="00E57678"/>
    <w:rsid w:val="00E60804"/>
    <w:rsid w:val="00E66815"/>
    <w:rsid w:val="00E67F2B"/>
    <w:rsid w:val="00E726BD"/>
    <w:rsid w:val="00E74501"/>
    <w:rsid w:val="00E765F3"/>
    <w:rsid w:val="00E7709E"/>
    <w:rsid w:val="00E77F61"/>
    <w:rsid w:val="00E82240"/>
    <w:rsid w:val="00E828BF"/>
    <w:rsid w:val="00E8404E"/>
    <w:rsid w:val="00E84889"/>
    <w:rsid w:val="00E84CB2"/>
    <w:rsid w:val="00E84E95"/>
    <w:rsid w:val="00E86B45"/>
    <w:rsid w:val="00E90FC6"/>
    <w:rsid w:val="00E9454A"/>
    <w:rsid w:val="00EA044A"/>
    <w:rsid w:val="00EA4227"/>
    <w:rsid w:val="00EA4406"/>
    <w:rsid w:val="00EA6A29"/>
    <w:rsid w:val="00EB11A9"/>
    <w:rsid w:val="00EB1651"/>
    <w:rsid w:val="00EB2AA0"/>
    <w:rsid w:val="00EB39F4"/>
    <w:rsid w:val="00EB4F48"/>
    <w:rsid w:val="00EB5CEE"/>
    <w:rsid w:val="00EC0852"/>
    <w:rsid w:val="00EC12CB"/>
    <w:rsid w:val="00EC19F0"/>
    <w:rsid w:val="00EC3FC7"/>
    <w:rsid w:val="00ED3525"/>
    <w:rsid w:val="00ED3690"/>
    <w:rsid w:val="00ED3899"/>
    <w:rsid w:val="00ED3AB4"/>
    <w:rsid w:val="00ED4104"/>
    <w:rsid w:val="00ED4952"/>
    <w:rsid w:val="00ED637F"/>
    <w:rsid w:val="00ED724C"/>
    <w:rsid w:val="00ED7E2D"/>
    <w:rsid w:val="00EE0622"/>
    <w:rsid w:val="00EE0D64"/>
    <w:rsid w:val="00EE2647"/>
    <w:rsid w:val="00EE3463"/>
    <w:rsid w:val="00EE5E62"/>
    <w:rsid w:val="00EF3EFD"/>
    <w:rsid w:val="00EF7B7B"/>
    <w:rsid w:val="00F00BF2"/>
    <w:rsid w:val="00F056E4"/>
    <w:rsid w:val="00F07C3E"/>
    <w:rsid w:val="00F11B9A"/>
    <w:rsid w:val="00F121D1"/>
    <w:rsid w:val="00F12225"/>
    <w:rsid w:val="00F128F2"/>
    <w:rsid w:val="00F16D26"/>
    <w:rsid w:val="00F1724B"/>
    <w:rsid w:val="00F220D4"/>
    <w:rsid w:val="00F25525"/>
    <w:rsid w:val="00F25BD5"/>
    <w:rsid w:val="00F26E83"/>
    <w:rsid w:val="00F31ABB"/>
    <w:rsid w:val="00F379A7"/>
    <w:rsid w:val="00F41076"/>
    <w:rsid w:val="00F443F5"/>
    <w:rsid w:val="00F46437"/>
    <w:rsid w:val="00F465AD"/>
    <w:rsid w:val="00F50276"/>
    <w:rsid w:val="00F527EC"/>
    <w:rsid w:val="00F5483F"/>
    <w:rsid w:val="00F5496F"/>
    <w:rsid w:val="00F5554B"/>
    <w:rsid w:val="00F5616B"/>
    <w:rsid w:val="00F609B8"/>
    <w:rsid w:val="00F61675"/>
    <w:rsid w:val="00F669A5"/>
    <w:rsid w:val="00F672E6"/>
    <w:rsid w:val="00F70CA0"/>
    <w:rsid w:val="00F7195B"/>
    <w:rsid w:val="00F71CC0"/>
    <w:rsid w:val="00F726F7"/>
    <w:rsid w:val="00F72908"/>
    <w:rsid w:val="00F742B8"/>
    <w:rsid w:val="00F74589"/>
    <w:rsid w:val="00F75300"/>
    <w:rsid w:val="00F774AC"/>
    <w:rsid w:val="00F805D7"/>
    <w:rsid w:val="00F836DE"/>
    <w:rsid w:val="00F845EF"/>
    <w:rsid w:val="00F84B6A"/>
    <w:rsid w:val="00F85C6A"/>
    <w:rsid w:val="00F90845"/>
    <w:rsid w:val="00F90C6C"/>
    <w:rsid w:val="00F9101D"/>
    <w:rsid w:val="00F9124B"/>
    <w:rsid w:val="00F91553"/>
    <w:rsid w:val="00F95C1A"/>
    <w:rsid w:val="00F97220"/>
    <w:rsid w:val="00F97509"/>
    <w:rsid w:val="00F975E1"/>
    <w:rsid w:val="00FA050A"/>
    <w:rsid w:val="00FA21FB"/>
    <w:rsid w:val="00FA2828"/>
    <w:rsid w:val="00FA32F9"/>
    <w:rsid w:val="00FA48B4"/>
    <w:rsid w:val="00FB0010"/>
    <w:rsid w:val="00FB1F44"/>
    <w:rsid w:val="00FB2A9B"/>
    <w:rsid w:val="00FB2D44"/>
    <w:rsid w:val="00FB4D71"/>
    <w:rsid w:val="00FC0C77"/>
    <w:rsid w:val="00FC4E4E"/>
    <w:rsid w:val="00FC62C2"/>
    <w:rsid w:val="00FC6F22"/>
    <w:rsid w:val="00FC78DF"/>
    <w:rsid w:val="00FD04B6"/>
    <w:rsid w:val="00FD2CF5"/>
    <w:rsid w:val="00FD4F23"/>
    <w:rsid w:val="00FD57DD"/>
    <w:rsid w:val="00FE20CA"/>
    <w:rsid w:val="00FE3B07"/>
    <w:rsid w:val="00FE3DAB"/>
    <w:rsid w:val="00FE5452"/>
    <w:rsid w:val="00FE7997"/>
    <w:rsid w:val="00FE7C5A"/>
    <w:rsid w:val="00FF0215"/>
    <w:rsid w:val="00FF0495"/>
    <w:rsid w:val="00FF0FE0"/>
    <w:rsid w:val="00FF3511"/>
    <w:rsid w:val="00FF466D"/>
    <w:rsid w:val="00FF5677"/>
    <w:rsid w:val="00FF75B8"/>
    <w:rsid w:val="00FF76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2"/>
    <o:shapelayout v:ext="edit">
      <o:idmap v:ext="edit" data="1"/>
    </o:shapelayout>
  </w:shapeDefaults>
  <w:decimalSymbol w:val="."/>
  <w:listSeparator w:val=","/>
  <w14:docId w14:val="026FF344"/>
  <w15:chartTrackingRefBased/>
  <w15:docId w15:val="{8FF3B873-E4B3-41EF-BFB8-F6DDDE73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tabs>
        <w:tab w:val="num" w:pos="960"/>
        <w:tab w:val="num" w:pos="1000"/>
      </w:tabs>
      <w:ind w:left="400" w:hanging="400"/>
    </w:pPr>
  </w:style>
  <w:style w:type="paragraph" w:styleId="Heading1">
    <w:name w:val="heading 1"/>
    <w:basedOn w:val="Normal"/>
    <w:next w:val="Normal"/>
    <w:qFormat/>
    <w:pPr>
      <w:keepNext/>
      <w:numPr>
        <w:numId w:val="7"/>
      </w:numPr>
      <w:spacing w:after="240"/>
      <w:jc w:val="both"/>
      <w:outlineLvl w:val="0"/>
    </w:pPr>
    <w:rPr>
      <w:b/>
      <w:caps/>
      <w:kern w:val="28"/>
      <w:sz w:val="28"/>
    </w:rPr>
  </w:style>
  <w:style w:type="paragraph" w:styleId="Heading2">
    <w:name w:val="heading 2"/>
    <w:aliases w:val="H2,h2,Group Heading,a.,- Main"/>
    <w:basedOn w:val="Heading1"/>
    <w:next w:val="Normal"/>
    <w:qFormat/>
    <w:pPr>
      <w:numPr>
        <w:ilvl w:val="1"/>
      </w:numPr>
      <w:jc w:val="left"/>
      <w:outlineLvl w:val="1"/>
    </w:pPr>
    <w:rPr>
      <w:b w:val="0"/>
    </w:rPr>
  </w:style>
  <w:style w:type="paragraph" w:styleId="Heading3">
    <w:name w:val="heading 3"/>
    <w:aliases w:val="h3,?? 3"/>
    <w:basedOn w:val="Heading2"/>
    <w:next w:val="Normal"/>
    <w:link w:val="Heading3Char"/>
    <w:qFormat/>
    <w:pPr>
      <w:numPr>
        <w:ilvl w:val="2"/>
      </w:numPr>
      <w:outlineLvl w:val="2"/>
    </w:pPr>
    <w:rPr>
      <w:caps w:val="0"/>
    </w:rPr>
  </w:style>
  <w:style w:type="paragraph" w:styleId="Heading4">
    <w:name w:val="heading 4"/>
    <w:basedOn w:val="Heading3"/>
    <w:next w:val="Normal"/>
    <w:link w:val="Heading4Char"/>
    <w:qFormat/>
    <w:pPr>
      <w:numPr>
        <w:ilvl w:val="3"/>
      </w:numPr>
      <w:spacing w:before="120" w:after="120"/>
      <w:outlineLvl w:val="3"/>
    </w:pPr>
  </w:style>
  <w:style w:type="paragraph" w:styleId="Heading5">
    <w:name w:val="heading 5"/>
    <w:basedOn w:val="Heading4"/>
    <w:next w:val="Normal"/>
    <w:link w:val="Heading5Char"/>
    <w:qFormat/>
    <w:pPr>
      <w:numPr>
        <w:ilvl w:val="4"/>
      </w:numPr>
      <w:outlineLvl w:val="4"/>
    </w:pPr>
  </w:style>
  <w:style w:type="paragraph" w:styleId="Heading6">
    <w:name w:val="heading 6"/>
    <w:basedOn w:val="Normal"/>
    <w:next w:val="Normal"/>
    <w:qFormat/>
    <w:pPr>
      <w:numPr>
        <w:ilvl w:val="5"/>
        <w:numId w:val="7"/>
      </w:numPr>
      <w:tabs>
        <w:tab w:val="clear" w:pos="1000"/>
      </w:tabs>
      <w:spacing w:before="240" w:after="60"/>
      <w:outlineLvl w:val="5"/>
    </w:pPr>
    <w:rPr>
      <w:i/>
      <w:sz w:val="22"/>
    </w:rPr>
  </w:style>
  <w:style w:type="paragraph" w:styleId="Heading7">
    <w:name w:val="heading 7"/>
    <w:basedOn w:val="Normal"/>
    <w:next w:val="Normal"/>
    <w:qFormat/>
    <w:pPr>
      <w:numPr>
        <w:ilvl w:val="6"/>
        <w:numId w:val="7"/>
      </w:numPr>
      <w:tabs>
        <w:tab w:val="clear" w:pos="1000"/>
      </w:tabs>
      <w:spacing w:before="240" w:after="60"/>
      <w:outlineLvl w:val="6"/>
    </w:pPr>
  </w:style>
  <w:style w:type="paragraph" w:styleId="Heading8">
    <w:name w:val="heading 8"/>
    <w:basedOn w:val="Normal"/>
    <w:next w:val="Normal"/>
    <w:qFormat/>
    <w:pPr>
      <w:numPr>
        <w:ilvl w:val="7"/>
        <w:numId w:val="7"/>
      </w:numPr>
      <w:spacing w:before="240" w:after="60"/>
      <w:outlineLvl w:val="7"/>
    </w:pPr>
    <w:rPr>
      <w:i/>
    </w:rPr>
  </w:style>
  <w:style w:type="paragraph" w:styleId="Heading9">
    <w:name w:val="heading 9"/>
    <w:aliases w:val="Delete me!"/>
    <w:basedOn w:val="Normal"/>
    <w:next w:val="Normal"/>
    <w:qFormat/>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pPr>
      <w:overflowPunct w:val="0"/>
      <w:autoSpaceDE w:val="0"/>
      <w:autoSpaceDN w:val="0"/>
      <w:adjustRightInd w:val="0"/>
      <w:spacing w:before="120" w:after="120"/>
      <w:ind w:left="1418"/>
      <w:jc w:val="both"/>
      <w:textAlignment w:val="baseline"/>
    </w:pPr>
  </w:style>
  <w:style w:type="paragraph" w:customStyle="1" w:styleId="Appendix1">
    <w:name w:val="Appendix 1"/>
    <w:basedOn w:val="Heading1"/>
    <w:next w:val="Normal"/>
    <w:pPr>
      <w:numPr>
        <w:numId w:val="1"/>
      </w:numPr>
      <w:spacing w:after="120"/>
    </w:pPr>
  </w:style>
  <w:style w:type="paragraph" w:customStyle="1" w:styleId="Appendix2">
    <w:name w:val="Appendix 2"/>
    <w:basedOn w:val="Appendix1"/>
    <w:next w:val="Normal"/>
    <w:pPr>
      <w:numPr>
        <w:numId w:val="0"/>
      </w:numPr>
      <w:tabs>
        <w:tab w:val="num" w:pos="1418"/>
      </w:tabs>
      <w:spacing w:before="120"/>
      <w:ind w:left="1418" w:hanging="1418"/>
      <w:outlineLvl w:val="1"/>
    </w:pPr>
    <w:rPr>
      <w:b w:val="0"/>
    </w:rPr>
  </w:style>
  <w:style w:type="paragraph" w:customStyle="1" w:styleId="Appendix3">
    <w:name w:val="Appendix 3"/>
    <w:basedOn w:val="Appendix2"/>
    <w:next w:val="Normal"/>
    <w:pPr>
      <w:tabs>
        <w:tab w:val="clear" w:pos="1418"/>
        <w:tab w:val="num" w:pos="360"/>
        <w:tab w:val="num" w:pos="720"/>
      </w:tabs>
      <w:ind w:left="720" w:hanging="720"/>
      <w:outlineLvl w:val="2"/>
    </w:pPr>
    <w:rPr>
      <w:caps w:val="0"/>
    </w:rPr>
  </w:style>
  <w:style w:type="paragraph" w:customStyle="1" w:styleId="Appendix4">
    <w:name w:val="Appendix 4"/>
    <w:basedOn w:val="Appendix3"/>
    <w:next w:val="Normal"/>
    <w:pPr>
      <w:numPr>
        <w:ilvl w:val="3"/>
        <w:numId w:val="2"/>
      </w:numPr>
      <w:tabs>
        <w:tab w:val="clear" w:pos="1418"/>
        <w:tab w:val="num" w:pos="360"/>
      </w:tabs>
      <w:ind w:left="720" w:hanging="720"/>
      <w:outlineLvl w:val="3"/>
    </w:pPr>
    <w:rPr>
      <w:sz w:val="24"/>
    </w:rPr>
  </w:style>
  <w:style w:type="paragraph" w:customStyle="1" w:styleId="Appendix10">
    <w:name w:val="Appendix1"/>
    <w:basedOn w:val="Heading1"/>
    <w:next w:val="Normal"/>
    <w:pPr>
      <w:numPr>
        <w:numId w:val="0"/>
      </w:numPr>
      <w:tabs>
        <w:tab w:val="num" w:pos="1985"/>
      </w:tabs>
      <w:ind w:left="1985" w:hanging="1985"/>
    </w:pPr>
  </w:style>
  <w:style w:type="paragraph" w:styleId="NormalIndent">
    <w:name w:val="Normal Indent"/>
    <w:basedOn w:val="Normal"/>
    <w:pPr>
      <w:ind w:left="480"/>
    </w:pPr>
  </w:style>
  <w:style w:type="paragraph" w:customStyle="1" w:styleId="Appendix30">
    <w:name w:val="Appendix3"/>
    <w:basedOn w:val="Heading3"/>
    <w:next w:val="Normal"/>
    <w:pPr>
      <w:numPr>
        <w:ilvl w:val="0"/>
        <w:numId w:val="0"/>
      </w:numPr>
      <w:tabs>
        <w:tab w:val="num" w:pos="1418"/>
      </w:tabs>
      <w:ind w:left="1418" w:hanging="1418"/>
    </w:pPr>
  </w:style>
  <w:style w:type="paragraph" w:customStyle="1" w:styleId="Appendix40">
    <w:name w:val="Appendix4"/>
    <w:basedOn w:val="Heading4"/>
    <w:next w:val="Normal"/>
    <w:pPr>
      <w:numPr>
        <w:ilvl w:val="1"/>
        <w:numId w:val="3"/>
      </w:numPr>
    </w:pPr>
  </w:style>
  <w:style w:type="paragraph" w:customStyle="1" w:styleId="IndentContent">
    <w:name w:val="Indent Content"/>
    <w:basedOn w:val="Content"/>
    <w:pPr>
      <w:spacing w:before="240" w:after="60"/>
      <w:ind w:left="1800"/>
    </w:pPr>
  </w:style>
  <w:style w:type="paragraph" w:customStyle="1" w:styleId="NumberBullet">
    <w:name w:val="Number Bullet"/>
    <w:basedOn w:val="Content"/>
    <w:pPr>
      <w:numPr>
        <w:numId w:val="4"/>
      </w:numPr>
      <w:tabs>
        <w:tab w:val="left" w:pos="2211"/>
        <w:tab w:val="left" w:pos="2608"/>
        <w:tab w:val="left" w:pos="3005"/>
        <w:tab w:val="left" w:pos="3402"/>
        <w:tab w:val="left" w:pos="3799"/>
        <w:tab w:val="left" w:pos="4196"/>
        <w:tab w:val="left" w:pos="4593"/>
        <w:tab w:val="left" w:pos="4990"/>
      </w:tabs>
      <w:spacing w:before="240" w:after="60"/>
    </w:pPr>
  </w:style>
  <w:style w:type="paragraph" w:customStyle="1" w:styleId="TableHeading">
    <w:name w:val="Table Heading"/>
    <w:basedOn w:val="Normal"/>
    <w:pPr>
      <w:keepNext/>
      <w:overflowPunct w:val="0"/>
      <w:autoSpaceDE w:val="0"/>
      <w:autoSpaceDN w:val="0"/>
      <w:adjustRightInd w:val="0"/>
      <w:textAlignment w:val="baseline"/>
    </w:pPr>
    <w:rPr>
      <w:b/>
      <w:smallCaps/>
    </w:rPr>
  </w:style>
  <w:style w:type="paragraph" w:customStyle="1" w:styleId="Table">
    <w:name w:val="Table"/>
    <w:basedOn w:val="TableHeading"/>
    <w:pPr>
      <w:ind w:left="-28" w:right="-28"/>
    </w:pPr>
    <w:rPr>
      <w:b w:val="0"/>
      <w:smallCaps w:val="0"/>
    </w:rPr>
  </w:style>
  <w:style w:type="paragraph" w:customStyle="1" w:styleId="TabNumBul">
    <w:name w:val="TabNumBul"/>
    <w:basedOn w:val="Table"/>
    <w:pPr>
      <w:keepNext w:val="0"/>
      <w:numPr>
        <w:numId w:val="5"/>
      </w:numPr>
      <w:tabs>
        <w:tab w:val="left" w:pos="851"/>
        <w:tab w:val="left" w:pos="1134"/>
        <w:tab w:val="left" w:pos="1418"/>
        <w:tab w:val="left" w:pos="1701"/>
        <w:tab w:val="left" w:pos="1985"/>
        <w:tab w:val="left" w:pos="2268"/>
      </w:tabs>
    </w:pPr>
  </w:style>
  <w:style w:type="paragraph" w:customStyle="1" w:styleId="Title1">
    <w:name w:val="Title 1"/>
    <w:next w:val="Normal"/>
    <w:pPr>
      <w:adjustRightInd w:val="0"/>
    </w:pPr>
    <w:rPr>
      <w:sz w:val="28"/>
    </w:rPr>
  </w:style>
  <w:style w:type="paragraph" w:customStyle="1" w:styleId="Title2">
    <w:name w:val="Title 2"/>
    <w:basedOn w:val="Title1"/>
    <w:next w:val="Normal"/>
    <w:pPr>
      <w:numPr>
        <w:numId w:val="6"/>
      </w:numPr>
    </w:pPr>
    <w:rPr>
      <w:sz w:val="24"/>
    </w:rPr>
  </w:style>
  <w:style w:type="paragraph" w:styleId="TOC1">
    <w:name w:val="toc 1"/>
    <w:basedOn w:val="Normal"/>
    <w:next w:val="Normal"/>
    <w:autoRedefine/>
    <w:uiPriority w:val="39"/>
    <w:pPr>
      <w:tabs>
        <w:tab w:val="right" w:leader="dot" w:pos="9029"/>
      </w:tabs>
      <w:spacing w:before="120" w:after="120"/>
    </w:pPr>
    <w:rPr>
      <w:b/>
      <w:caps/>
    </w:rPr>
  </w:style>
  <w:style w:type="paragraph" w:styleId="TOC2">
    <w:name w:val="toc 2"/>
    <w:basedOn w:val="Normal"/>
    <w:next w:val="Normal"/>
    <w:autoRedefine/>
    <w:uiPriority w:val="39"/>
    <w:pPr>
      <w:tabs>
        <w:tab w:val="right" w:leader="dot" w:pos="9029"/>
      </w:tabs>
      <w:ind w:left="240"/>
    </w:pPr>
    <w:rPr>
      <w:smallCaps/>
    </w:rPr>
  </w:style>
  <w:style w:type="paragraph" w:styleId="TOC3">
    <w:name w:val="toc 3"/>
    <w:basedOn w:val="Normal"/>
    <w:next w:val="Normal"/>
    <w:autoRedefine/>
    <w:uiPriority w:val="39"/>
    <w:pPr>
      <w:tabs>
        <w:tab w:val="right" w:leader="dot" w:pos="9029"/>
      </w:tabs>
      <w:ind w:left="480"/>
    </w:pPr>
    <w:rPr>
      <w:i/>
    </w:rPr>
  </w:style>
  <w:style w:type="paragraph" w:styleId="TOC4">
    <w:name w:val="toc 4"/>
    <w:basedOn w:val="Normal"/>
    <w:next w:val="Normal"/>
    <w:autoRedefine/>
    <w:uiPriority w:val="39"/>
    <w:pPr>
      <w:tabs>
        <w:tab w:val="right" w:leader="dot" w:pos="9029"/>
      </w:tabs>
      <w:ind w:left="720"/>
    </w:pPr>
    <w:rPr>
      <w:sz w:val="18"/>
    </w:rPr>
  </w:style>
  <w:style w:type="paragraph" w:styleId="TOC5">
    <w:name w:val="toc 5"/>
    <w:basedOn w:val="Normal"/>
    <w:next w:val="Normal"/>
    <w:autoRedefine/>
    <w:uiPriority w:val="39"/>
    <w:pPr>
      <w:tabs>
        <w:tab w:val="right" w:leader="dot" w:pos="9029"/>
      </w:tabs>
      <w:ind w:left="960"/>
    </w:pPr>
    <w:rPr>
      <w:sz w:val="18"/>
    </w:rPr>
  </w:style>
  <w:style w:type="paragraph" w:styleId="TOC6">
    <w:name w:val="toc 6"/>
    <w:basedOn w:val="Normal"/>
    <w:next w:val="Normal"/>
    <w:autoRedefine/>
    <w:uiPriority w:val="39"/>
    <w:pPr>
      <w:tabs>
        <w:tab w:val="right" w:leader="dot" w:pos="9029"/>
      </w:tabs>
      <w:ind w:left="1200"/>
    </w:pPr>
    <w:rPr>
      <w:sz w:val="18"/>
    </w:rPr>
  </w:style>
  <w:style w:type="paragraph" w:styleId="TOC7">
    <w:name w:val="toc 7"/>
    <w:basedOn w:val="Normal"/>
    <w:next w:val="Normal"/>
    <w:autoRedefine/>
    <w:uiPriority w:val="39"/>
    <w:pPr>
      <w:tabs>
        <w:tab w:val="right" w:leader="dot" w:pos="9029"/>
      </w:tabs>
      <w:ind w:left="1440"/>
    </w:pPr>
    <w:rPr>
      <w:sz w:val="18"/>
    </w:rPr>
  </w:style>
  <w:style w:type="paragraph" w:styleId="TOC8">
    <w:name w:val="toc 8"/>
    <w:basedOn w:val="Normal"/>
    <w:next w:val="Normal"/>
    <w:autoRedefine/>
    <w:uiPriority w:val="39"/>
    <w:pPr>
      <w:tabs>
        <w:tab w:val="right" w:leader="dot" w:pos="9029"/>
      </w:tabs>
      <w:ind w:left="1680"/>
    </w:pPr>
    <w:rPr>
      <w:sz w:val="18"/>
    </w:rPr>
  </w:style>
  <w:style w:type="paragraph" w:styleId="TOC9">
    <w:name w:val="toc 9"/>
    <w:basedOn w:val="Normal"/>
    <w:next w:val="Normal"/>
    <w:autoRedefine/>
    <w:uiPriority w:val="39"/>
    <w:pPr>
      <w:tabs>
        <w:tab w:val="right" w:leader="dot" w:pos="9029"/>
      </w:tabs>
      <w:ind w:left="1920"/>
    </w:pPr>
    <w:rPr>
      <w:sz w:val="18"/>
    </w:rPr>
  </w:style>
  <w:style w:type="paragraph" w:styleId="Footer">
    <w:name w:val="footer"/>
    <w:basedOn w:val="Header"/>
    <w:link w:val="FooterChar"/>
    <w:pPr>
      <w:tabs>
        <w:tab w:val="clear" w:pos="9000"/>
        <w:tab w:val="right" w:pos="7920"/>
        <w:tab w:val="right" w:pos="9360"/>
      </w:tabs>
    </w:pPr>
    <w:rPr>
      <w:b w:val="0"/>
      <w:caps w:val="0"/>
    </w:rPr>
  </w:style>
  <w:style w:type="paragraph" w:styleId="Header">
    <w:name w:val="header"/>
    <w:aliases w:val="h"/>
    <w:basedOn w:val="Normal"/>
    <w:pPr>
      <w:tabs>
        <w:tab w:val="right" w:pos="9000"/>
      </w:tabs>
      <w:jc w:val="both"/>
    </w:pPr>
    <w:rPr>
      <w:b/>
      <w:caps/>
    </w:rPr>
  </w:style>
  <w:style w:type="paragraph" w:styleId="FootnoteText">
    <w:name w:val="footnote text"/>
    <w:basedOn w:val="Normal"/>
    <w:semiHidden/>
    <w:pPr>
      <w:tabs>
        <w:tab w:val="left" w:pos="288"/>
      </w:tabs>
      <w:ind w:left="288" w:hanging="288"/>
      <w:jc w:val="both"/>
    </w:pPr>
  </w:style>
  <w:style w:type="character" w:styleId="FootnoteReference">
    <w:name w:val="footnote reference"/>
    <w:semiHidden/>
    <w:rPr>
      <w:rFonts w:ascii="Times New Roman"/>
      <w:vertAlign w:val="superscript"/>
    </w:rPr>
  </w:style>
  <w:style w:type="character" w:styleId="PageNumber">
    <w:name w:val="page number"/>
    <w:rPr>
      <w:rFonts w:ascii="Times New Roman"/>
    </w:rPr>
  </w:style>
  <w:style w:type="paragraph" w:customStyle="1" w:styleId="NormalIndent0">
    <w:name w:val="NormalIndent"/>
    <w:basedOn w:val="Normal"/>
    <w:pPr>
      <w:spacing w:before="240"/>
      <w:ind w:left="1440"/>
      <w:jc w:val="both"/>
    </w:pPr>
  </w:style>
  <w:style w:type="paragraph" w:styleId="BodyTextIndent">
    <w:name w:val="Body Text Indent"/>
    <w:basedOn w:val="Normal"/>
    <w:pPr>
      <w:tabs>
        <w:tab w:val="num" w:pos="4020"/>
      </w:tabs>
      <w:ind w:left="2835"/>
      <w:jc w:val="both"/>
    </w:pPr>
  </w:style>
  <w:style w:type="paragraph" w:styleId="List">
    <w:name w:val="List"/>
    <w:basedOn w:val="Normal"/>
    <w:next w:val="Normal"/>
    <w:pPr>
      <w:tabs>
        <w:tab w:val="left" w:pos="1800"/>
      </w:tabs>
      <w:spacing w:after="120"/>
      <w:ind w:left="2520" w:hanging="360"/>
      <w:jc w:val="both"/>
    </w:pPr>
  </w:style>
  <w:style w:type="paragraph" w:styleId="List20">
    <w:name w:val="List 2"/>
    <w:basedOn w:val="List"/>
    <w:pPr>
      <w:tabs>
        <w:tab w:val="clear" w:pos="1800"/>
      </w:tabs>
      <w:ind w:left="2880"/>
    </w:pPr>
    <w:rPr>
      <w:spacing w:val="-5"/>
    </w:rPr>
  </w:style>
  <w:style w:type="character" w:styleId="EndnoteReference">
    <w:name w:val="endnote reference"/>
    <w:rPr>
      <w:rFonts w:ascii="Times New Roman"/>
      <w:vertAlign w:val="superscript"/>
    </w:rPr>
  </w:style>
  <w:style w:type="paragraph" w:styleId="ListBullet">
    <w:name w:val="List Bullet"/>
    <w:basedOn w:val="List"/>
    <w:autoRedefine/>
    <w:pPr>
      <w:spacing w:after="0"/>
    </w:pPr>
  </w:style>
  <w:style w:type="paragraph" w:styleId="ListBullet2">
    <w:name w:val="List Bullet 2"/>
    <w:basedOn w:val="ListBullet"/>
    <w:autoRedefine/>
    <w:pPr>
      <w:tabs>
        <w:tab w:val="clear" w:pos="960"/>
        <w:tab w:val="clear" w:pos="1800"/>
      </w:tabs>
      <w:ind w:left="2160" w:firstLine="0"/>
    </w:pPr>
  </w:style>
  <w:style w:type="paragraph" w:customStyle="1" w:styleId="Heading40">
    <w:name w:val="Heading4"/>
    <w:basedOn w:val="Heading3"/>
    <w:next w:val="Normal"/>
    <w:pPr>
      <w:tabs>
        <w:tab w:val="left" w:pos="-1843"/>
      </w:tabs>
      <w:adjustRightInd w:val="0"/>
      <w:spacing w:before="200" w:after="200"/>
      <w:textAlignment w:val="baseline"/>
      <w:outlineLvl w:val="9"/>
    </w:pPr>
    <w:rPr>
      <w:sz w:val="24"/>
    </w:rPr>
  </w:style>
  <w:style w:type="paragraph" w:styleId="BodyText">
    <w:name w:val="Body Text"/>
    <w:basedOn w:val="Normal"/>
    <w:pPr>
      <w:tabs>
        <w:tab w:val="num" w:pos="1145"/>
      </w:tabs>
      <w:jc w:val="both"/>
    </w:pPr>
  </w:style>
  <w:style w:type="paragraph" w:styleId="BodyTextIndent3">
    <w:name w:val="Body Text Indent 3"/>
    <w:basedOn w:val="Normal"/>
    <w:pPr>
      <w:ind w:left="840"/>
    </w:pPr>
  </w:style>
  <w:style w:type="paragraph" w:styleId="BodyTextIndent2">
    <w:name w:val="Body Text Indent 2"/>
    <w:basedOn w:val="Normal"/>
    <w:pPr>
      <w:ind w:left="709"/>
    </w:pPr>
  </w:style>
  <w:style w:type="paragraph" w:styleId="Date">
    <w:name w:val="Date"/>
    <w:basedOn w:val="Normal"/>
    <w:next w:val="Normal"/>
    <w:pPr>
      <w:jc w:val="right"/>
    </w:pPr>
  </w:style>
  <w:style w:type="paragraph" w:styleId="BalloonText">
    <w:name w:val="Balloon Text"/>
    <w:basedOn w:val="Normal"/>
    <w:semiHidden/>
    <w:rPr>
      <w:rFonts w:ascii="Arial" w:hAnsi="Arial"/>
      <w:sz w:val="18"/>
      <w:szCs w:val="18"/>
    </w:rPr>
  </w:style>
  <w:style w:type="paragraph" w:styleId="BodyText3">
    <w:name w:val="Body Text 3"/>
    <w:basedOn w:val="Normal"/>
    <w:rsid w:val="00A4465F"/>
    <w:pPr>
      <w:spacing w:after="120"/>
    </w:pPr>
    <w:rPr>
      <w:sz w:val="16"/>
      <w:szCs w:val="16"/>
    </w:rPr>
  </w:style>
  <w:style w:type="table" w:styleId="TableProfessional">
    <w:name w:val="Table Professional"/>
    <w:basedOn w:val="TableNormal"/>
    <w:rsid w:val="00FE20CA"/>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2">
    <w:name w:val="Body Text 2"/>
    <w:basedOn w:val="Normal"/>
    <w:link w:val="BodyText2Char"/>
    <w:rsid w:val="00F16D26"/>
    <w:pPr>
      <w:spacing w:after="120" w:line="480" w:lineRule="auto"/>
    </w:pPr>
  </w:style>
  <w:style w:type="character" w:customStyle="1" w:styleId="BodyText2Char">
    <w:name w:val="Body Text 2 Char"/>
    <w:link w:val="BodyText2"/>
    <w:rsid w:val="00F16D26"/>
    <w:rPr>
      <w:rFonts w:eastAsia="MingLiU"/>
      <w:snapToGrid w:val="0"/>
      <w:sz w:val="24"/>
      <w:lang w:val="en-GB" w:eastAsia="en-US"/>
    </w:rPr>
  </w:style>
  <w:style w:type="table" w:styleId="TableClassic1">
    <w:name w:val="Table Classic 1"/>
    <w:basedOn w:val="TableNormal"/>
    <w:rsid w:val="00F16D26"/>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F16D26"/>
    <w:pPr>
      <w:widowControl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
    <w:name w:val="Table Grid"/>
    <w:basedOn w:val="TableNormal"/>
    <w:rsid w:val="00F16D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rsid w:val="00F16D26"/>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header1">
    <w:name w:val="header1"/>
    <w:basedOn w:val="Header"/>
    <w:rsid w:val="00822264"/>
    <w:pPr>
      <w:tabs>
        <w:tab w:val="clear" w:pos="9000"/>
        <w:tab w:val="left" w:pos="1152"/>
        <w:tab w:val="left" w:pos="3024"/>
        <w:tab w:val="left" w:pos="5040"/>
        <w:tab w:val="left" w:pos="8064"/>
        <w:tab w:val="right" w:pos="10080"/>
      </w:tabs>
      <w:jc w:val="left"/>
    </w:pPr>
    <w:rPr>
      <w:b w:val="0"/>
    </w:rPr>
  </w:style>
  <w:style w:type="paragraph" w:customStyle="1" w:styleId="Risk">
    <w:name w:val="Risk"/>
    <w:basedOn w:val="Normal"/>
    <w:rsid w:val="00822264"/>
    <w:pPr>
      <w:spacing w:after="120"/>
    </w:pPr>
    <w:rPr>
      <w:b/>
    </w:rPr>
  </w:style>
  <w:style w:type="paragraph" w:customStyle="1" w:styleId="ScreenCaption">
    <w:name w:val="Screen Caption"/>
    <w:basedOn w:val="Normal"/>
    <w:rsid w:val="00822264"/>
    <w:pPr>
      <w:jc w:val="center"/>
    </w:pPr>
    <w:rPr>
      <w:rFonts w:ascii="Arial" w:hAnsi="Arial"/>
      <w:sz w:val="16"/>
    </w:rPr>
  </w:style>
  <w:style w:type="paragraph" w:customStyle="1" w:styleId="TableItem">
    <w:name w:val="Table Item"/>
    <w:basedOn w:val="Normal"/>
    <w:rsid w:val="00822264"/>
    <w:pPr>
      <w:ind w:hanging="18"/>
    </w:pPr>
  </w:style>
  <w:style w:type="character" w:styleId="CommentReference">
    <w:name w:val="annotation reference"/>
    <w:rsid w:val="00822264"/>
    <w:rPr>
      <w:sz w:val="16"/>
    </w:rPr>
  </w:style>
  <w:style w:type="paragraph" w:styleId="CommentText">
    <w:name w:val="annotation text"/>
    <w:aliases w:val="Memo Content 1"/>
    <w:basedOn w:val="Normal"/>
    <w:link w:val="CommentTextChar"/>
    <w:rsid w:val="00822264"/>
  </w:style>
  <w:style w:type="character" w:customStyle="1" w:styleId="CommentTextChar">
    <w:name w:val="Comment Text Char"/>
    <w:aliases w:val="Memo Content 1 Char"/>
    <w:link w:val="CommentText"/>
    <w:rsid w:val="00822264"/>
    <w:rPr>
      <w:lang w:val="en-GB" w:eastAsia="en-US"/>
    </w:rPr>
  </w:style>
  <w:style w:type="paragraph" w:customStyle="1" w:styleId="EG">
    <w:name w:val="EG"/>
    <w:rsid w:val="00822264"/>
    <w:rPr>
      <w:noProof/>
      <w:lang w:eastAsia="en-US"/>
    </w:rPr>
  </w:style>
  <w:style w:type="paragraph" w:customStyle="1" w:styleId="Entity">
    <w:name w:val="Entity"/>
    <w:basedOn w:val="Normal"/>
    <w:rsid w:val="00822264"/>
  </w:style>
  <w:style w:type="paragraph" w:customStyle="1" w:styleId="Bullet3">
    <w:name w:val="Bullet 3"/>
    <w:basedOn w:val="Normal"/>
    <w:rsid w:val="00822264"/>
    <w:pPr>
      <w:tabs>
        <w:tab w:val="left" w:pos="720"/>
        <w:tab w:val="left" w:pos="2880"/>
        <w:tab w:val="left" w:pos="4320"/>
        <w:tab w:val="left" w:pos="5760"/>
        <w:tab w:val="left" w:pos="7200"/>
      </w:tabs>
      <w:ind w:left="2880" w:hanging="720"/>
    </w:pPr>
  </w:style>
  <w:style w:type="paragraph" w:customStyle="1" w:styleId="SubHead3">
    <w:name w:val="SubHead3"/>
    <w:basedOn w:val="Normal"/>
    <w:rsid w:val="00822264"/>
    <w:pPr>
      <w:ind w:left="1134" w:hanging="1134"/>
      <w:jc w:val="both"/>
    </w:pPr>
  </w:style>
  <w:style w:type="character" w:styleId="Hyperlink">
    <w:name w:val="Hyperlink"/>
    <w:uiPriority w:val="99"/>
    <w:rsid w:val="00822264"/>
    <w:rPr>
      <w:color w:val="0000FF"/>
      <w:u w:val="single"/>
    </w:rPr>
  </w:style>
  <w:style w:type="paragraph" w:customStyle="1" w:styleId="xl24">
    <w:name w:val="xl24"/>
    <w:basedOn w:val="Normal"/>
    <w:rsid w:val="00822264"/>
    <w:pPr>
      <w:spacing w:before="100" w:beforeAutospacing="1" w:after="100" w:afterAutospacing="1"/>
    </w:pPr>
    <w:rPr>
      <w:szCs w:val="24"/>
    </w:rPr>
  </w:style>
  <w:style w:type="character" w:styleId="FollowedHyperlink">
    <w:name w:val="FollowedHyperlink"/>
    <w:rsid w:val="00822264"/>
    <w:rPr>
      <w:color w:val="800080"/>
      <w:u w:val="single"/>
    </w:rPr>
  </w:style>
  <w:style w:type="paragraph" w:customStyle="1" w:styleId="font5">
    <w:name w:val="font5"/>
    <w:basedOn w:val="Normal"/>
    <w:rsid w:val="00822264"/>
    <w:pPr>
      <w:spacing w:before="100" w:beforeAutospacing="1" w:after="100" w:afterAutospacing="1"/>
    </w:pPr>
    <w:rPr>
      <w:rFonts w:ascii="PMingLiU" w:hAnsi="PMingLiU" w:hint="eastAsia"/>
      <w:sz w:val="18"/>
      <w:szCs w:val="18"/>
    </w:rPr>
  </w:style>
  <w:style w:type="paragraph" w:customStyle="1" w:styleId="xl25">
    <w:name w:val="xl25"/>
    <w:basedOn w:val="Normal"/>
    <w:rsid w:val="00822264"/>
    <w:pPr>
      <w:spacing w:before="100" w:beforeAutospacing="1" w:after="100" w:afterAutospacing="1"/>
    </w:pPr>
    <w:rPr>
      <w:rFonts w:ascii="Arial" w:hAnsi="Arial" w:cs="Arial"/>
    </w:rPr>
  </w:style>
  <w:style w:type="paragraph" w:customStyle="1" w:styleId="xl26">
    <w:name w:val="xl26"/>
    <w:basedOn w:val="Normal"/>
    <w:rsid w:val="00822264"/>
    <w:pPr>
      <w:spacing w:before="100" w:beforeAutospacing="1" w:after="100" w:afterAutospacing="1"/>
      <w:textAlignment w:val="top"/>
    </w:pPr>
    <w:rPr>
      <w:rFonts w:ascii="Arial" w:hAnsi="Arial" w:cs="Arial"/>
    </w:rPr>
  </w:style>
  <w:style w:type="paragraph" w:styleId="Title">
    <w:name w:val="Title"/>
    <w:basedOn w:val="Normal"/>
    <w:link w:val="TitleChar"/>
    <w:qFormat/>
    <w:rsid w:val="00822264"/>
    <w:pPr>
      <w:jc w:val="center"/>
    </w:pPr>
    <w:rPr>
      <w:sz w:val="28"/>
      <w:szCs w:val="24"/>
      <w:u w:val="single"/>
    </w:rPr>
  </w:style>
  <w:style w:type="character" w:customStyle="1" w:styleId="TitleChar">
    <w:name w:val="Title Char"/>
    <w:link w:val="Title"/>
    <w:rsid w:val="00822264"/>
    <w:rPr>
      <w:sz w:val="28"/>
      <w:szCs w:val="24"/>
      <w:u w:val="single"/>
      <w:lang w:val="en-US"/>
    </w:rPr>
  </w:style>
  <w:style w:type="paragraph" w:styleId="DocumentMap">
    <w:name w:val="Document Map"/>
    <w:basedOn w:val="Normal"/>
    <w:link w:val="DocumentMapChar"/>
    <w:rsid w:val="00822264"/>
    <w:pPr>
      <w:shd w:val="clear" w:color="auto" w:fill="000080"/>
    </w:pPr>
    <w:rPr>
      <w:rFonts w:ascii="Tahoma" w:hAnsi="Tahoma" w:cs="Tahoma"/>
    </w:rPr>
  </w:style>
  <w:style w:type="character" w:customStyle="1" w:styleId="DocumentMapChar">
    <w:name w:val="Document Map Char"/>
    <w:link w:val="DocumentMap"/>
    <w:rsid w:val="00822264"/>
    <w:rPr>
      <w:rFonts w:ascii="Tahoma" w:hAnsi="Tahoma" w:cs="Tahoma"/>
      <w:shd w:val="clear" w:color="auto" w:fill="000080"/>
      <w:lang w:val="en-GB" w:eastAsia="en-US"/>
    </w:rPr>
  </w:style>
  <w:style w:type="paragraph" w:customStyle="1" w:styleId="TitleCoverPage">
    <w:name w:val="Title Cover Page"/>
    <w:basedOn w:val="Normal"/>
    <w:rsid w:val="00822264"/>
    <w:pPr>
      <w:jc w:val="center"/>
    </w:pPr>
    <w:rPr>
      <w:rFonts w:ascii="Arial" w:hAnsi="Arial" w:cs="Arial"/>
      <w:b/>
      <w:sz w:val="36"/>
    </w:rPr>
  </w:style>
  <w:style w:type="paragraph" w:customStyle="1" w:styleId="header2">
    <w:name w:val="header 2"/>
    <w:basedOn w:val="Header"/>
    <w:next w:val="Normal"/>
    <w:rsid w:val="00822264"/>
    <w:pPr>
      <w:tabs>
        <w:tab w:val="clear" w:pos="9000"/>
        <w:tab w:val="center" w:pos="4320"/>
        <w:tab w:val="right" w:pos="8640"/>
        <w:tab w:val="right" w:pos="9600"/>
        <w:tab w:val="right" w:pos="9639"/>
      </w:tabs>
      <w:ind w:left="20"/>
      <w:jc w:val="left"/>
    </w:pPr>
    <w:rPr>
      <w:rFonts w:ascii="Times" w:hAnsi="Times" w:cs="Arial"/>
      <w:caps w:val="0"/>
      <w:sz w:val="24"/>
    </w:rPr>
  </w:style>
  <w:style w:type="paragraph" w:customStyle="1" w:styleId="bull4txt">
    <w:name w:val="bull4txt"/>
    <w:basedOn w:val="Normal"/>
    <w:rsid w:val="00822264"/>
    <w:pPr>
      <w:spacing w:after="240"/>
      <w:ind w:left="1800"/>
    </w:pPr>
  </w:style>
  <w:style w:type="paragraph" w:customStyle="1" w:styleId="listbullet4">
    <w:name w:val="list bullet4"/>
    <w:basedOn w:val="ListBullet"/>
    <w:rsid w:val="00822264"/>
    <w:pPr>
      <w:tabs>
        <w:tab w:val="clear" w:pos="1800"/>
      </w:tabs>
      <w:spacing w:after="240"/>
      <w:ind w:leftChars="200" w:left="1800" w:hangingChars="200" w:hanging="200"/>
      <w:jc w:val="left"/>
    </w:pPr>
  </w:style>
  <w:style w:type="paragraph" w:customStyle="1" w:styleId="Desc">
    <w:name w:val="Desc"/>
    <w:basedOn w:val="Normal"/>
    <w:rsid w:val="00822264"/>
    <w:pPr>
      <w:jc w:val="both"/>
    </w:pPr>
  </w:style>
  <w:style w:type="paragraph" w:styleId="Caption">
    <w:name w:val="caption"/>
    <w:basedOn w:val="Normal"/>
    <w:next w:val="Normal"/>
    <w:qFormat/>
    <w:rsid w:val="00822264"/>
    <w:pPr>
      <w:numPr>
        <w:numId w:val="8"/>
      </w:numPr>
      <w:tabs>
        <w:tab w:val="clear" w:pos="361"/>
      </w:tabs>
      <w:spacing w:before="120" w:after="120"/>
      <w:ind w:leftChars="0" w:left="0" w:firstLineChars="0" w:firstLine="0"/>
      <w:jc w:val="center"/>
    </w:pPr>
    <w:rPr>
      <w:b/>
    </w:rPr>
  </w:style>
  <w:style w:type="paragraph" w:customStyle="1" w:styleId="xl27">
    <w:name w:val="xl27"/>
    <w:basedOn w:val="Normal"/>
    <w:rsid w:val="00822264"/>
    <w:pPr>
      <w:pBdr>
        <w:left w:val="single" w:sz="4" w:space="0" w:color="auto"/>
        <w:bottom w:val="single" w:sz="4" w:space="0" w:color="auto"/>
        <w:right w:val="single" w:sz="4" w:space="0" w:color="auto"/>
      </w:pBdr>
      <w:spacing w:before="100" w:beforeAutospacing="1" w:after="100" w:afterAutospacing="1"/>
      <w:textAlignment w:val="top"/>
    </w:pPr>
    <w:rPr>
      <w:rFonts w:ascii="PMingLiU" w:hAnsi="PMingLiU"/>
      <w:szCs w:val="24"/>
    </w:rPr>
  </w:style>
  <w:style w:type="paragraph" w:customStyle="1" w:styleId="xl22">
    <w:name w:val="xl22"/>
    <w:basedOn w:val="Normal"/>
    <w:rsid w:val="00822264"/>
    <w:pPr>
      <w:pBdr>
        <w:bottom w:val="single" w:sz="4" w:space="0" w:color="auto"/>
      </w:pBdr>
      <w:spacing w:before="100" w:beforeAutospacing="1" w:after="100" w:afterAutospacing="1"/>
    </w:pPr>
    <w:rPr>
      <w:rFonts w:ascii="PMingLiU" w:hAnsi="PMingLiU"/>
      <w:b/>
      <w:bCs/>
      <w:szCs w:val="24"/>
    </w:rPr>
  </w:style>
  <w:style w:type="paragraph" w:customStyle="1" w:styleId="font0">
    <w:name w:val="font0"/>
    <w:basedOn w:val="Normal"/>
    <w:rsid w:val="00822264"/>
    <w:pPr>
      <w:spacing w:before="100" w:beforeAutospacing="1" w:after="100" w:afterAutospacing="1"/>
    </w:pPr>
    <w:rPr>
      <w:rFonts w:ascii="PMingLiU" w:hAnsi="PMingLiU"/>
      <w:szCs w:val="24"/>
    </w:rPr>
  </w:style>
  <w:style w:type="paragraph" w:customStyle="1" w:styleId="xl28">
    <w:name w:val="xl28"/>
    <w:basedOn w:val="Normal"/>
    <w:rsid w:val="00822264"/>
    <w:pPr>
      <w:pBdr>
        <w:top w:val="single" w:sz="4" w:space="0" w:color="auto"/>
        <w:left w:val="single" w:sz="4" w:space="0" w:color="auto"/>
        <w:right w:val="single" w:sz="4" w:space="0" w:color="auto"/>
      </w:pBdr>
      <w:spacing w:before="100" w:beforeAutospacing="1" w:after="100" w:afterAutospacing="1"/>
      <w:textAlignment w:val="top"/>
    </w:pPr>
    <w:rPr>
      <w:szCs w:val="24"/>
    </w:rPr>
  </w:style>
  <w:style w:type="paragraph" w:customStyle="1" w:styleId="xl29">
    <w:name w:val="xl29"/>
    <w:basedOn w:val="Normal"/>
    <w:rsid w:val="00822264"/>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Cs w:val="24"/>
    </w:rPr>
  </w:style>
  <w:style w:type="paragraph" w:customStyle="1" w:styleId="xl30">
    <w:name w:val="xl30"/>
    <w:basedOn w:val="Normal"/>
    <w:rsid w:val="00822264"/>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PMingLiU" w:hAnsi="PMingLiU"/>
      <w:szCs w:val="24"/>
    </w:rPr>
  </w:style>
  <w:style w:type="paragraph" w:customStyle="1" w:styleId="xl31">
    <w:name w:val="xl31"/>
    <w:basedOn w:val="Normal"/>
    <w:rsid w:val="00822264"/>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PMingLiU" w:hAnsi="PMingLiU"/>
      <w:szCs w:val="24"/>
    </w:rPr>
  </w:style>
  <w:style w:type="paragraph" w:customStyle="1" w:styleId="RightPar1">
    <w:name w:val="Right Par[1]"/>
    <w:rsid w:val="00822264"/>
    <w:pPr>
      <w:tabs>
        <w:tab w:val="left" w:pos="-720"/>
        <w:tab w:val="left" w:pos="0"/>
        <w:tab w:val="decimal" w:pos="720"/>
      </w:tabs>
      <w:ind w:firstLine="720"/>
    </w:pPr>
    <w:rPr>
      <w:rFonts w:ascii="Courier New" w:hAnsi="Courier New"/>
      <w:sz w:val="24"/>
      <w:lang w:eastAsia="en-US"/>
    </w:rPr>
  </w:style>
  <w:style w:type="paragraph" w:customStyle="1" w:styleId="text1">
    <w:name w:val="text1"/>
    <w:basedOn w:val="Normal"/>
    <w:rsid w:val="00822264"/>
    <w:pPr>
      <w:ind w:left="720"/>
    </w:pPr>
  </w:style>
  <w:style w:type="character" w:customStyle="1" w:styleId="boldandunderlinednumbers">
    <w:name w:val="bold and underlined numbers"/>
    <w:rsid w:val="00822264"/>
    <w:rPr>
      <w:rFonts w:ascii="Times New Roman" w:hAnsi="Times New Roman"/>
      <w:b/>
      <w:sz w:val="28"/>
      <w:u w:val="single"/>
    </w:rPr>
  </w:style>
  <w:style w:type="paragraph" w:customStyle="1" w:styleId="firstlevel">
    <w:name w:val="first level"/>
    <w:basedOn w:val="Normal"/>
    <w:rsid w:val="00822264"/>
    <w:pPr>
      <w:tabs>
        <w:tab w:val="clear" w:pos="960"/>
        <w:tab w:val="num" w:pos="1814"/>
      </w:tabs>
      <w:ind w:left="1814" w:hanging="396"/>
    </w:pPr>
    <w:rPr>
      <w:kern w:val="2"/>
      <w:szCs w:val="24"/>
    </w:rPr>
  </w:style>
  <w:style w:type="paragraph" w:customStyle="1" w:styleId="indent">
    <w:name w:val="indent"/>
    <w:basedOn w:val="Normal"/>
    <w:rsid w:val="00822264"/>
    <w:pPr>
      <w:snapToGrid w:val="0"/>
      <w:ind w:left="200" w:hangingChars="200" w:hanging="200"/>
    </w:pPr>
    <w:rPr>
      <w:kern w:val="2"/>
      <w:szCs w:val="24"/>
    </w:rPr>
  </w:style>
  <w:style w:type="character" w:customStyle="1" w:styleId="babcptermstyle1">
    <w:name w:val="bab_cptermstyle1"/>
    <w:rsid w:val="00822264"/>
    <w:rPr>
      <w:b/>
      <w:bCs/>
    </w:rPr>
  </w:style>
  <w:style w:type="paragraph" w:customStyle="1" w:styleId="xl141">
    <w:name w:val="xl141"/>
    <w:basedOn w:val="Normal"/>
    <w:rsid w:val="00822264"/>
    <w:pPr>
      <w:spacing w:before="100" w:beforeAutospacing="1" w:after="100" w:afterAutospacing="1"/>
      <w:jc w:val="center"/>
      <w:textAlignment w:val="center"/>
    </w:pPr>
    <w:rPr>
      <w:rFonts w:ascii="Arial Unicode MS" w:eastAsia="Arial Unicode MS" w:hAnsi="Arial Unicode MS"/>
      <w:szCs w:val="24"/>
    </w:rPr>
  </w:style>
  <w:style w:type="paragraph" w:customStyle="1" w:styleId="xl32">
    <w:name w:val="xl32"/>
    <w:basedOn w:val="Normal"/>
    <w:rsid w:val="00822264"/>
    <w:pPr>
      <w:numPr>
        <w:numId w:val="9"/>
      </w:numPr>
      <w:shd w:val="clear" w:color="auto" w:fill="FFFF99"/>
      <w:tabs>
        <w:tab w:val="clear" w:pos="425"/>
      </w:tabs>
      <w:spacing w:before="100" w:beforeAutospacing="1" w:after="100" w:afterAutospacing="1"/>
      <w:ind w:left="0" w:firstLine="0"/>
      <w:jc w:val="center"/>
    </w:pPr>
    <w:rPr>
      <w:rFonts w:eastAsia="Arial Unicode MS"/>
      <w:color w:val="0000FF"/>
      <w:szCs w:val="24"/>
    </w:rPr>
  </w:style>
  <w:style w:type="character" w:customStyle="1" w:styleId="Heading4Char">
    <w:name w:val="Heading 4 Char"/>
    <w:link w:val="Heading4"/>
    <w:rsid w:val="002570B6"/>
    <w:rPr>
      <w:kern w:val="28"/>
      <w:sz w:val="28"/>
    </w:rPr>
  </w:style>
  <w:style w:type="paragraph" w:customStyle="1" w:styleId="Normal11pt">
    <w:name w:val="Normal + 11 pt"/>
    <w:basedOn w:val="Normal"/>
    <w:rsid w:val="005B1641"/>
    <w:pPr>
      <w:numPr>
        <w:numId w:val="10"/>
      </w:numPr>
    </w:pPr>
  </w:style>
  <w:style w:type="paragraph" w:styleId="ListParagraph">
    <w:name w:val="List Paragraph"/>
    <w:basedOn w:val="Normal"/>
    <w:link w:val="ListParagraphChar"/>
    <w:uiPriority w:val="34"/>
    <w:qFormat/>
    <w:rsid w:val="00AF5279"/>
    <w:pPr>
      <w:overflowPunct w:val="0"/>
      <w:autoSpaceDE w:val="0"/>
      <w:autoSpaceDN w:val="0"/>
      <w:adjustRightInd w:val="0"/>
      <w:ind w:leftChars="200" w:left="480"/>
      <w:textAlignment w:val="baseline"/>
    </w:pPr>
    <w:rPr>
      <w:szCs w:val="24"/>
    </w:rPr>
  </w:style>
  <w:style w:type="character" w:customStyle="1" w:styleId="ListParagraphChar">
    <w:name w:val="List Paragraph Char"/>
    <w:link w:val="ListParagraph"/>
    <w:uiPriority w:val="34"/>
    <w:locked/>
    <w:rsid w:val="00AF5279"/>
    <w:rPr>
      <w:sz w:val="24"/>
      <w:szCs w:val="24"/>
      <w:lang w:val="en-US"/>
    </w:rPr>
  </w:style>
  <w:style w:type="paragraph" w:styleId="CommentSubject">
    <w:name w:val="annotation subject"/>
    <w:basedOn w:val="CommentText"/>
    <w:next w:val="CommentText"/>
    <w:link w:val="CommentSubjectChar"/>
    <w:rsid w:val="003B07D2"/>
    <w:pPr>
      <w:widowControl w:val="0"/>
    </w:pPr>
    <w:rPr>
      <w:rFonts w:eastAsia="MingLiU"/>
      <w:b/>
      <w:bCs/>
      <w:snapToGrid w:val="0"/>
    </w:rPr>
  </w:style>
  <w:style w:type="character" w:customStyle="1" w:styleId="CommentSubjectChar">
    <w:name w:val="Comment Subject Char"/>
    <w:link w:val="CommentSubject"/>
    <w:rsid w:val="003B07D2"/>
    <w:rPr>
      <w:rFonts w:eastAsia="MingLiU"/>
      <w:b/>
      <w:bCs/>
      <w:snapToGrid w:val="0"/>
      <w:lang w:val="en-GB" w:eastAsia="en-US"/>
    </w:rPr>
  </w:style>
  <w:style w:type="character" w:customStyle="1" w:styleId="Heading3Char">
    <w:name w:val="Heading 3 Char"/>
    <w:aliases w:val="h3 Char,?? 3 Char"/>
    <w:link w:val="Heading3"/>
    <w:rsid w:val="00E60804"/>
    <w:rPr>
      <w:kern w:val="28"/>
      <w:sz w:val="28"/>
    </w:rPr>
  </w:style>
  <w:style w:type="character" w:customStyle="1" w:styleId="FooterChar">
    <w:name w:val="Footer Char"/>
    <w:link w:val="Footer"/>
    <w:rsid w:val="008A5E84"/>
    <w:rPr>
      <w:rFonts w:eastAsia="MingLiU"/>
      <w:snapToGrid w:val="0"/>
      <w:lang w:val="en-GB" w:eastAsia="en-US"/>
    </w:rPr>
  </w:style>
  <w:style w:type="paragraph" w:styleId="TOCHeading">
    <w:name w:val="TOC Heading"/>
    <w:basedOn w:val="Heading1"/>
    <w:next w:val="Normal"/>
    <w:uiPriority w:val="39"/>
    <w:unhideWhenUsed/>
    <w:qFormat/>
    <w:rsid w:val="00020D93"/>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lang w:eastAsia="en-US"/>
    </w:rPr>
  </w:style>
  <w:style w:type="paragraph" w:customStyle="1" w:styleId="NormalIndentNumber">
    <w:name w:val="Normal Indent Number"/>
    <w:basedOn w:val="Normal"/>
    <w:rsid w:val="007A4D40"/>
    <w:pPr>
      <w:tabs>
        <w:tab w:val="clear" w:pos="960"/>
        <w:tab w:val="clear" w:pos="1000"/>
        <w:tab w:val="left" w:pos="1440"/>
        <w:tab w:val="left" w:pos="2880"/>
      </w:tabs>
      <w:autoSpaceDE w:val="0"/>
      <w:autoSpaceDN w:val="0"/>
      <w:spacing w:before="60" w:after="60"/>
      <w:ind w:left="1800" w:hanging="360"/>
      <w:jc w:val="both"/>
    </w:pPr>
    <w:rPr>
      <w:sz w:val="24"/>
      <w:lang w:val="en-GB"/>
    </w:rPr>
  </w:style>
  <w:style w:type="paragraph" w:customStyle="1" w:styleId="BodyText31">
    <w:name w:val="Body Text 31"/>
    <w:basedOn w:val="Normal"/>
    <w:rsid w:val="00EA4227"/>
    <w:pPr>
      <w:tabs>
        <w:tab w:val="clear" w:pos="960"/>
        <w:tab w:val="clear" w:pos="1000"/>
      </w:tabs>
      <w:overflowPunct w:val="0"/>
      <w:autoSpaceDE w:val="0"/>
      <w:autoSpaceDN w:val="0"/>
      <w:adjustRightInd w:val="0"/>
      <w:ind w:left="0" w:firstLine="0"/>
      <w:jc w:val="both"/>
      <w:textAlignment w:val="baseline"/>
    </w:pPr>
    <w:rPr>
      <w:sz w:val="24"/>
    </w:rPr>
  </w:style>
  <w:style w:type="paragraph" w:customStyle="1" w:styleId="NormalHead">
    <w:name w:val="NormalHead"/>
    <w:basedOn w:val="Normal"/>
    <w:rsid w:val="00EA4227"/>
    <w:pPr>
      <w:widowControl w:val="0"/>
      <w:tabs>
        <w:tab w:val="clear" w:pos="960"/>
        <w:tab w:val="clear" w:pos="1000"/>
      </w:tabs>
      <w:autoSpaceDE w:val="0"/>
      <w:autoSpaceDN w:val="0"/>
      <w:spacing w:before="240" w:after="240"/>
      <w:ind w:left="1440" w:firstLine="0"/>
      <w:jc w:val="both"/>
    </w:pPr>
    <w:rPr>
      <w:sz w:val="24"/>
    </w:rPr>
  </w:style>
  <w:style w:type="character" w:customStyle="1" w:styleId="Heading5Char">
    <w:name w:val="Heading 5 Char"/>
    <w:basedOn w:val="DefaultParagraphFont"/>
    <w:link w:val="Heading5"/>
    <w:rsid w:val="001E2A4D"/>
    <w:rPr>
      <w:kern w:val="28"/>
      <w:sz w:val="28"/>
    </w:rPr>
  </w:style>
  <w:style w:type="paragraph" w:customStyle="1" w:styleId="RequirementParagraph">
    <w:name w:val="Requirement Paragraph"/>
    <w:basedOn w:val="Normal"/>
    <w:rsid w:val="005A0C12"/>
    <w:pPr>
      <w:tabs>
        <w:tab w:val="clear" w:pos="960"/>
        <w:tab w:val="clear" w:pos="1000"/>
      </w:tabs>
      <w:overflowPunct w:val="0"/>
      <w:autoSpaceDE w:val="0"/>
      <w:autoSpaceDN w:val="0"/>
      <w:adjustRightInd w:val="0"/>
      <w:ind w:left="1440" w:firstLine="0"/>
      <w:jc w:val="both"/>
      <w:textAlignment w:val="baseline"/>
    </w:pPr>
    <w:rPr>
      <w:sz w:val="24"/>
      <w:lang w:val="en-GB"/>
    </w:rPr>
  </w:style>
  <w:style w:type="paragraph" w:customStyle="1" w:styleId="NormalIndentPack">
    <w:name w:val="Normal Indent Pack"/>
    <w:basedOn w:val="NormalIndent"/>
    <w:rsid w:val="008C59B4"/>
    <w:pPr>
      <w:tabs>
        <w:tab w:val="clear" w:pos="960"/>
        <w:tab w:val="clear" w:pos="1000"/>
        <w:tab w:val="left" w:pos="2880"/>
      </w:tabs>
      <w:spacing w:before="60" w:after="60"/>
      <w:ind w:left="1440" w:firstLine="0"/>
    </w:pPr>
    <w:rPr>
      <w:sz w:val="24"/>
      <w:lang w:val="en-GB" w:eastAsia="en-US"/>
    </w:rPr>
  </w:style>
  <w:style w:type="paragraph" w:customStyle="1" w:styleId="FrutigerLight">
    <w:name w:val="內文 + Frutiger Light"/>
    <w:aliases w:val="底線"/>
    <w:basedOn w:val="Normal"/>
    <w:rsid w:val="008C59B4"/>
    <w:pPr>
      <w:tabs>
        <w:tab w:val="clear" w:pos="960"/>
        <w:tab w:val="clear" w:pos="1000"/>
      </w:tabs>
      <w:ind w:left="252" w:hangingChars="105" w:hanging="252"/>
      <w:jc w:val="both"/>
    </w:pPr>
    <w:rPr>
      <w:sz w:val="24"/>
      <w:lang w:val="en-GB" w:eastAsia="en-US"/>
    </w:rPr>
  </w:style>
  <w:style w:type="character" w:customStyle="1" w:styleId="sitehead1">
    <w:name w:val="sitehead1"/>
    <w:basedOn w:val="DefaultParagraphFont"/>
    <w:rsid w:val="005B0D16"/>
  </w:style>
  <w:style w:type="paragraph" w:customStyle="1" w:styleId="127cm">
    <w:name w:val="內文 + 左:  1.27 cm"/>
    <w:basedOn w:val="Heading4"/>
    <w:link w:val="127cm0"/>
    <w:rsid w:val="005B0D16"/>
    <w:pPr>
      <w:spacing w:before="240" w:after="60"/>
    </w:pPr>
    <w:rPr>
      <w:rFonts w:ascii="Verdana" w:hAnsi="Verdana"/>
      <w:b/>
      <w:bCs/>
      <w:kern w:val="0"/>
      <w:sz w:val="20"/>
      <w:szCs w:val="28"/>
    </w:rPr>
  </w:style>
  <w:style w:type="character" w:customStyle="1" w:styleId="127cm0">
    <w:name w:val="內文 + 左:  1.27 cm 字元"/>
    <w:link w:val="127cm"/>
    <w:rsid w:val="005B0D16"/>
    <w:rPr>
      <w:rFonts w:ascii="Verdana" w:hAnsi="Verdana"/>
      <w:b/>
      <w:bCs/>
      <w:szCs w:val="28"/>
    </w:rPr>
  </w:style>
  <w:style w:type="paragraph" w:styleId="TOAHeading">
    <w:name w:val="toa heading"/>
    <w:basedOn w:val="Normal"/>
    <w:next w:val="Normal"/>
    <w:rsid w:val="00064BD0"/>
    <w:pPr>
      <w:tabs>
        <w:tab w:val="clear" w:pos="960"/>
        <w:tab w:val="clear" w:pos="1000"/>
      </w:tabs>
      <w:spacing w:before="120"/>
      <w:ind w:left="0" w:firstLine="0"/>
    </w:pPr>
    <w:rPr>
      <w:rFonts w:ascii="Arial" w:hAnsi="Arial"/>
      <w:b/>
      <w:sz w:val="24"/>
      <w:lang w:val="en-GB"/>
    </w:rPr>
  </w:style>
  <w:style w:type="paragraph" w:customStyle="1" w:styleId="xl120">
    <w:name w:val="xl120"/>
    <w:basedOn w:val="Normal"/>
    <w:rsid w:val="006A5048"/>
    <w:pPr>
      <w:pBdr>
        <w:left w:val="double" w:sz="6" w:space="0" w:color="auto"/>
        <w:bottom w:val="single" w:sz="4" w:space="0" w:color="auto"/>
        <w:right w:val="single" w:sz="4" w:space="0" w:color="auto"/>
      </w:pBdr>
      <w:tabs>
        <w:tab w:val="clear" w:pos="960"/>
        <w:tab w:val="clear" w:pos="1000"/>
      </w:tabs>
      <w:spacing w:before="100" w:beforeAutospacing="1" w:after="100" w:afterAutospacing="1"/>
      <w:ind w:left="0" w:firstLine="0"/>
      <w:jc w:val="center"/>
      <w:textAlignment w:val="center"/>
    </w:pPr>
    <w:rPr>
      <w:lang w:eastAsia="en-US"/>
    </w:rPr>
  </w:style>
  <w:style w:type="paragraph" w:customStyle="1" w:styleId="xl74">
    <w:name w:val="xl74"/>
    <w:basedOn w:val="Normal"/>
    <w:rsid w:val="006A5048"/>
    <w:pPr>
      <w:tabs>
        <w:tab w:val="clear" w:pos="960"/>
        <w:tab w:val="clear" w:pos="1000"/>
      </w:tabs>
      <w:spacing w:before="100" w:beforeAutospacing="1" w:after="100" w:afterAutospacing="1"/>
      <w:ind w:left="0" w:firstLine="0"/>
      <w:textAlignment w:val="top"/>
    </w:pPr>
    <w:rPr>
      <w:b/>
      <w:bCs/>
      <w:sz w:val="16"/>
      <w:szCs w:val="16"/>
      <w:lang w:eastAsia="en-US"/>
    </w:rPr>
  </w:style>
  <w:style w:type="paragraph" w:customStyle="1" w:styleId="xl69">
    <w:name w:val="xl69"/>
    <w:basedOn w:val="Normal"/>
    <w:rsid w:val="006A5048"/>
    <w:pPr>
      <w:tabs>
        <w:tab w:val="clear" w:pos="960"/>
        <w:tab w:val="clear" w:pos="1000"/>
      </w:tabs>
      <w:spacing w:before="100" w:beforeAutospacing="1" w:after="100" w:afterAutospacing="1"/>
      <w:ind w:left="0" w:firstLine="0"/>
      <w:jc w:val="center"/>
      <w:textAlignment w:val="top"/>
    </w:pPr>
    <w:rPr>
      <w:sz w:val="16"/>
      <w:szCs w:val="16"/>
      <w:lang w:eastAsia="en-US"/>
    </w:rPr>
  </w:style>
  <w:style w:type="paragraph" w:customStyle="1" w:styleId="xl37">
    <w:name w:val="xl37"/>
    <w:basedOn w:val="Normal"/>
    <w:rsid w:val="006A5048"/>
    <w:pPr>
      <w:tabs>
        <w:tab w:val="clear" w:pos="960"/>
        <w:tab w:val="clear" w:pos="1000"/>
      </w:tabs>
      <w:spacing w:before="100" w:beforeAutospacing="1" w:after="100" w:afterAutospacing="1"/>
      <w:ind w:left="0" w:firstLine="0"/>
      <w:textAlignment w:val="center"/>
    </w:pPr>
    <w:rPr>
      <w:rFonts w:eastAsia="Arial Unicode MS"/>
      <w:b/>
      <w:bCs/>
      <w:lang w:val="en-GB"/>
    </w:rPr>
  </w:style>
  <w:style w:type="paragraph" w:customStyle="1" w:styleId="Body1">
    <w:name w:val="Body1"/>
    <w:rsid w:val="006A5048"/>
    <w:pPr>
      <w:widowControl w:val="0"/>
      <w:tabs>
        <w:tab w:val="left" w:pos="851"/>
      </w:tabs>
      <w:spacing w:after="120"/>
      <w:ind w:left="1440"/>
      <w:jc w:val="both"/>
    </w:pPr>
    <w:rPr>
      <w:sz w:val="24"/>
      <w:lang w:val="en-GB"/>
    </w:rPr>
  </w:style>
  <w:style w:type="paragraph" w:customStyle="1" w:styleId="Normal1">
    <w:name w:val="Normal1"/>
    <w:basedOn w:val="NormalIndentPack"/>
    <w:rsid w:val="006A5048"/>
    <w:pPr>
      <w:overflowPunct w:val="0"/>
      <w:autoSpaceDE w:val="0"/>
      <w:autoSpaceDN w:val="0"/>
      <w:adjustRightInd w:val="0"/>
      <w:jc w:val="both"/>
      <w:textAlignment w:val="baseline"/>
    </w:pPr>
    <w:rPr>
      <w:lang w:eastAsia="zh-TW"/>
    </w:rPr>
  </w:style>
  <w:style w:type="paragraph" w:customStyle="1" w:styleId="BalloonText1">
    <w:name w:val="Balloon Text1"/>
    <w:basedOn w:val="Normal"/>
    <w:semiHidden/>
    <w:rsid w:val="006A5048"/>
    <w:pPr>
      <w:tabs>
        <w:tab w:val="clear" w:pos="960"/>
        <w:tab w:val="clear" w:pos="1000"/>
      </w:tabs>
      <w:ind w:left="0" w:firstLine="0"/>
    </w:pPr>
    <w:rPr>
      <w:rFonts w:ascii="Arial" w:hAnsi="Arial"/>
      <w:sz w:val="18"/>
      <w:szCs w:val="18"/>
      <w:lang w:val="en-GB" w:eastAsia="en-US"/>
    </w:rPr>
  </w:style>
  <w:style w:type="paragraph" w:customStyle="1" w:styleId="NormalList1">
    <w:name w:val="Normal List 1"/>
    <w:basedOn w:val="Normal"/>
    <w:rsid w:val="006A5048"/>
    <w:pPr>
      <w:widowControl w:val="0"/>
      <w:tabs>
        <w:tab w:val="clear" w:pos="960"/>
        <w:tab w:val="clear" w:pos="1000"/>
      </w:tabs>
      <w:spacing w:after="180" w:line="300" w:lineRule="exact"/>
      <w:ind w:left="1440" w:firstLine="0"/>
      <w:jc w:val="both"/>
    </w:pPr>
    <w:rPr>
      <w:sz w:val="24"/>
      <w:lang w:val="en-GB"/>
    </w:rPr>
  </w:style>
  <w:style w:type="paragraph" w:customStyle="1" w:styleId="NormalBullet">
    <w:name w:val="Normal Bullet"/>
    <w:basedOn w:val="Normal"/>
    <w:rsid w:val="006A5048"/>
    <w:pPr>
      <w:widowControl w:val="0"/>
      <w:tabs>
        <w:tab w:val="clear" w:pos="960"/>
        <w:tab w:val="clear" w:pos="1000"/>
      </w:tabs>
      <w:spacing w:after="180" w:line="300" w:lineRule="exact"/>
      <w:ind w:left="1800" w:hanging="360"/>
      <w:jc w:val="both"/>
    </w:pPr>
    <w:rPr>
      <w:sz w:val="24"/>
      <w:lang w:val="en-GB"/>
    </w:rPr>
  </w:style>
  <w:style w:type="paragraph" w:customStyle="1" w:styleId="bodytext0">
    <w:name w:val="bodytext"/>
    <w:basedOn w:val="Normal"/>
    <w:rsid w:val="006A5048"/>
    <w:pPr>
      <w:tabs>
        <w:tab w:val="clear" w:pos="960"/>
        <w:tab w:val="clear" w:pos="1000"/>
      </w:tabs>
      <w:spacing w:before="100" w:beforeAutospacing="1" w:after="100" w:afterAutospacing="1" w:line="320" w:lineRule="atLeast"/>
      <w:ind w:left="0" w:firstLine="0"/>
    </w:pPr>
    <w:rPr>
      <w:rFonts w:ascii="Verdana" w:eastAsia="Arial Unicode MS" w:hAnsi="Verdana" w:cs="Arial Unicode MS"/>
      <w:color w:val="000000"/>
      <w:sz w:val="18"/>
      <w:szCs w:val="18"/>
      <w:lang w:eastAsia="en-US"/>
    </w:rPr>
  </w:style>
  <w:style w:type="character" w:customStyle="1" w:styleId="larger1">
    <w:name w:val="larger1"/>
    <w:rsid w:val="006A5048"/>
    <w:rPr>
      <w:b/>
      <w:bCs/>
      <w:sz w:val="20"/>
      <w:szCs w:val="20"/>
    </w:rPr>
  </w:style>
  <w:style w:type="paragraph" w:customStyle="1" w:styleId="15straight">
    <w:name w:val="1.5straight"/>
    <w:basedOn w:val="Normal"/>
    <w:rsid w:val="006A5048"/>
    <w:pPr>
      <w:widowControl w:val="0"/>
      <w:tabs>
        <w:tab w:val="clear" w:pos="960"/>
        <w:tab w:val="clear" w:pos="1000"/>
        <w:tab w:val="left" w:pos="0"/>
      </w:tabs>
      <w:overflowPunct w:val="0"/>
      <w:autoSpaceDE w:val="0"/>
      <w:autoSpaceDN w:val="0"/>
      <w:adjustRightInd w:val="0"/>
      <w:ind w:left="1418" w:firstLine="0"/>
      <w:jc w:val="both"/>
      <w:textAlignment w:val="baseline"/>
    </w:pPr>
    <w:rPr>
      <w:sz w:val="24"/>
      <w:lang w:val="en-GB"/>
    </w:rPr>
  </w:style>
  <w:style w:type="paragraph" w:customStyle="1" w:styleId="Bulletwithtext1">
    <w:name w:val="Bullet with text 1"/>
    <w:basedOn w:val="Normal"/>
    <w:rsid w:val="006A5048"/>
    <w:pPr>
      <w:numPr>
        <w:numId w:val="25"/>
      </w:numPr>
      <w:tabs>
        <w:tab w:val="clear" w:pos="1000"/>
      </w:tabs>
    </w:pPr>
    <w:rPr>
      <w:rFonts w:ascii="Futura Bk" w:eastAsia="Times New Roman" w:hAnsi="Futura Bk"/>
      <w:lang w:val="en-GB" w:eastAsia="en-US"/>
    </w:rPr>
  </w:style>
  <w:style w:type="paragraph" w:customStyle="1" w:styleId="Bulletwithtext2">
    <w:name w:val="Bullet with text 2"/>
    <w:basedOn w:val="Normal"/>
    <w:rsid w:val="006A5048"/>
    <w:pPr>
      <w:numPr>
        <w:numId w:val="23"/>
      </w:numPr>
      <w:tabs>
        <w:tab w:val="clear" w:pos="1000"/>
      </w:tabs>
    </w:pPr>
    <w:rPr>
      <w:rFonts w:ascii="Futura Bk" w:eastAsia="Times New Roman" w:hAnsi="Futura Bk"/>
      <w:lang w:val="en-GB" w:eastAsia="en-US"/>
    </w:rPr>
  </w:style>
  <w:style w:type="paragraph" w:customStyle="1" w:styleId="Bulletwithtext3">
    <w:name w:val="Bullet with text 3"/>
    <w:basedOn w:val="Normal"/>
    <w:rsid w:val="006A5048"/>
    <w:pPr>
      <w:numPr>
        <w:numId w:val="24"/>
      </w:numPr>
      <w:tabs>
        <w:tab w:val="clear" w:pos="1000"/>
      </w:tabs>
    </w:pPr>
    <w:rPr>
      <w:rFonts w:ascii="Futura Bk" w:eastAsia="Times New Roman" w:hAnsi="Futura Bk"/>
      <w:lang w:val="en-GB" w:eastAsia="en-US"/>
    </w:rPr>
  </w:style>
  <w:style w:type="paragraph" w:customStyle="1" w:styleId="Numberedlist1">
    <w:name w:val="Numbered list 1"/>
    <w:basedOn w:val="Normal"/>
    <w:next w:val="Normal"/>
    <w:rsid w:val="006A5048"/>
    <w:pPr>
      <w:numPr>
        <w:numId w:val="20"/>
      </w:numPr>
      <w:tabs>
        <w:tab w:val="clear" w:pos="1000"/>
      </w:tabs>
    </w:pPr>
    <w:rPr>
      <w:rFonts w:ascii="Futura Bk" w:eastAsia="Times New Roman" w:hAnsi="Futura Bk"/>
      <w:lang w:val="en-GB" w:eastAsia="en-US"/>
    </w:rPr>
  </w:style>
  <w:style w:type="paragraph" w:customStyle="1" w:styleId="Numberedlist31">
    <w:name w:val="Numbered list 3.1"/>
    <w:basedOn w:val="Heading1"/>
    <w:next w:val="Normal"/>
    <w:rsid w:val="006A5048"/>
    <w:pPr>
      <w:numPr>
        <w:numId w:val="22"/>
      </w:numPr>
      <w:spacing w:before="240" w:after="60"/>
      <w:jc w:val="left"/>
    </w:pPr>
    <w:rPr>
      <w:rFonts w:ascii="Futura Bk" w:eastAsia="Times New Roman" w:hAnsi="Futura Bk"/>
      <w:caps w:val="0"/>
      <w:lang w:val="en-GB" w:eastAsia="en-US"/>
    </w:rPr>
  </w:style>
  <w:style w:type="paragraph" w:customStyle="1" w:styleId="TitlePageHeader">
    <w:name w:val="TitlePage_Header"/>
    <w:basedOn w:val="Normal"/>
    <w:rsid w:val="006A5048"/>
    <w:pPr>
      <w:numPr>
        <w:ilvl w:val="1"/>
        <w:numId w:val="21"/>
      </w:numPr>
      <w:tabs>
        <w:tab w:val="clear" w:pos="720"/>
        <w:tab w:val="clear" w:pos="1000"/>
      </w:tabs>
      <w:spacing w:before="240" w:after="240"/>
      <w:ind w:left="3240" w:firstLine="0"/>
    </w:pPr>
    <w:rPr>
      <w:rFonts w:ascii="Futura Bk" w:eastAsia="Times New Roman" w:hAnsi="Futura Bk"/>
      <w:b/>
      <w:sz w:val="32"/>
      <w:lang w:val="en-GB" w:eastAsia="en-US"/>
    </w:rPr>
  </w:style>
  <w:style w:type="paragraph" w:customStyle="1" w:styleId="TitlePageTopBorder">
    <w:name w:val="TitlePage_TopBorder"/>
    <w:basedOn w:val="TitlePageHeader"/>
    <w:next w:val="TitlePageHeader"/>
    <w:rsid w:val="006A5048"/>
    <w:pPr>
      <w:pBdr>
        <w:top w:val="single" w:sz="18" w:space="1" w:color="auto"/>
      </w:pBdr>
    </w:pPr>
  </w:style>
  <w:style w:type="paragraph" w:customStyle="1" w:styleId="Numberedlist32">
    <w:name w:val="Numbered list 3.2"/>
    <w:basedOn w:val="Heading2"/>
    <w:next w:val="Normal"/>
    <w:rsid w:val="006A5048"/>
    <w:pPr>
      <w:numPr>
        <w:numId w:val="22"/>
      </w:numPr>
      <w:spacing w:before="240" w:after="60"/>
    </w:pPr>
    <w:rPr>
      <w:rFonts w:ascii="Futura Bk" w:eastAsia="Times New Roman" w:hAnsi="Futura Bk"/>
      <w:b/>
      <w:caps w:val="0"/>
      <w:kern w:val="0"/>
      <w:sz w:val="24"/>
      <w:lang w:val="en-GB" w:eastAsia="en-US"/>
    </w:rPr>
  </w:style>
  <w:style w:type="paragraph" w:customStyle="1" w:styleId="Bulletwithtext4">
    <w:name w:val="Bullet with text 4"/>
    <w:basedOn w:val="Normal"/>
    <w:rsid w:val="006A5048"/>
    <w:pPr>
      <w:numPr>
        <w:numId w:val="26"/>
      </w:numPr>
      <w:tabs>
        <w:tab w:val="clear" w:pos="1000"/>
      </w:tabs>
    </w:pPr>
    <w:rPr>
      <w:rFonts w:ascii="Futura Bk" w:eastAsia="Times New Roman" w:hAnsi="Futura Bk"/>
      <w:lang w:val="en-GB" w:eastAsia="en-US"/>
    </w:rPr>
  </w:style>
  <w:style w:type="paragraph" w:customStyle="1" w:styleId="Numberedlist33">
    <w:name w:val="Numbered list 3.3"/>
    <w:basedOn w:val="Heading3"/>
    <w:next w:val="Normal"/>
    <w:rsid w:val="006A5048"/>
    <w:pPr>
      <w:numPr>
        <w:numId w:val="22"/>
      </w:numPr>
      <w:spacing w:before="240" w:after="60"/>
    </w:pPr>
    <w:rPr>
      <w:rFonts w:ascii="Futura Bk" w:eastAsia="Times New Roman" w:hAnsi="Futura Bk"/>
      <w:b/>
      <w:kern w:val="0"/>
      <w:sz w:val="22"/>
      <w:lang w:val="en-GB" w:eastAsia="en-US"/>
    </w:rPr>
  </w:style>
  <w:style w:type="paragraph" w:customStyle="1" w:styleId="TableSmHeadingCenter">
    <w:name w:val="Table_Sm_Heading_Center"/>
    <w:basedOn w:val="TableSmHeading"/>
    <w:rsid w:val="006A5048"/>
    <w:pPr>
      <w:numPr>
        <w:numId w:val="19"/>
      </w:numPr>
      <w:tabs>
        <w:tab w:val="clear" w:pos="360"/>
      </w:tabs>
      <w:ind w:left="0" w:firstLine="0"/>
      <w:jc w:val="center"/>
    </w:pPr>
  </w:style>
  <w:style w:type="paragraph" w:customStyle="1" w:styleId="TableSmHeading">
    <w:name w:val="Table_Sm_Heading"/>
    <w:basedOn w:val="TableHeading0"/>
    <w:rsid w:val="006A5048"/>
    <w:pPr>
      <w:spacing w:before="60"/>
    </w:pPr>
    <w:rPr>
      <w:sz w:val="16"/>
    </w:rPr>
  </w:style>
  <w:style w:type="paragraph" w:customStyle="1" w:styleId="TableHeading0">
    <w:name w:val="Table_Heading"/>
    <w:basedOn w:val="Normal"/>
    <w:next w:val="Table"/>
    <w:rsid w:val="006A5048"/>
    <w:pPr>
      <w:keepNext/>
      <w:keepLines/>
      <w:tabs>
        <w:tab w:val="clear" w:pos="960"/>
        <w:tab w:val="clear" w:pos="1000"/>
      </w:tabs>
      <w:spacing w:before="40" w:after="40"/>
      <w:ind w:left="0" w:firstLine="0"/>
    </w:pPr>
    <w:rPr>
      <w:rFonts w:ascii="Futura Bk" w:eastAsia="Times New Roman" w:hAnsi="Futura Bk"/>
      <w:b/>
      <w:lang w:val="en-GB" w:eastAsia="en-US"/>
    </w:rPr>
  </w:style>
  <w:style w:type="paragraph" w:customStyle="1" w:styleId="TableRight">
    <w:name w:val="Table_Right"/>
    <w:basedOn w:val="Table"/>
    <w:rsid w:val="006A5048"/>
    <w:pPr>
      <w:keepNext w:val="0"/>
      <w:numPr>
        <w:ilvl w:val="1"/>
        <w:numId w:val="19"/>
      </w:numPr>
      <w:tabs>
        <w:tab w:val="clear" w:pos="1000"/>
        <w:tab w:val="clear" w:pos="1080"/>
      </w:tabs>
      <w:overflowPunct/>
      <w:autoSpaceDE/>
      <w:autoSpaceDN/>
      <w:adjustRightInd/>
      <w:spacing w:before="40" w:after="40"/>
      <w:ind w:left="0" w:right="0" w:firstLine="0"/>
      <w:jc w:val="right"/>
      <w:textAlignment w:val="auto"/>
    </w:pPr>
    <w:rPr>
      <w:rFonts w:ascii="Futura Bk" w:eastAsia="Times New Roman" w:hAnsi="Futura Bk"/>
      <w:lang w:val="en-GB" w:eastAsia="en-US"/>
    </w:rPr>
  </w:style>
  <w:style w:type="paragraph" w:customStyle="1" w:styleId="Bulletwithtext5">
    <w:name w:val="Bullet with text 5"/>
    <w:basedOn w:val="Normal"/>
    <w:rsid w:val="006A5048"/>
    <w:pPr>
      <w:numPr>
        <w:numId w:val="27"/>
      </w:numPr>
      <w:tabs>
        <w:tab w:val="clear" w:pos="1000"/>
      </w:tabs>
    </w:pPr>
    <w:rPr>
      <w:rFonts w:ascii="Futura Bk" w:eastAsia="Times New Roman" w:hAnsi="Futura Bk"/>
      <w:lang w:val="en-GB" w:eastAsia="en-US"/>
    </w:rPr>
  </w:style>
  <w:style w:type="paragraph" w:customStyle="1" w:styleId="RMIndtasBullwtxt2">
    <w:name w:val="RM_Indt as Bull w txt 2"/>
    <w:basedOn w:val="Bulletwithtext2"/>
    <w:next w:val="Bulletwithtext2"/>
    <w:rsid w:val="006A5048"/>
    <w:pPr>
      <w:numPr>
        <w:numId w:val="0"/>
      </w:numPr>
      <w:ind w:left="720"/>
    </w:pPr>
  </w:style>
  <w:style w:type="paragraph" w:customStyle="1" w:styleId="RMTableBullet">
    <w:name w:val="RM_Table_Bullet"/>
    <w:basedOn w:val="Bulletwithtext4"/>
    <w:next w:val="Normal"/>
    <w:rsid w:val="006A5048"/>
    <w:pPr>
      <w:tabs>
        <w:tab w:val="clear" w:pos="1440"/>
        <w:tab w:val="left" w:pos="567"/>
      </w:tabs>
      <w:ind w:left="568" w:hanging="284"/>
    </w:pPr>
  </w:style>
  <w:style w:type="paragraph" w:customStyle="1" w:styleId="bullet">
    <w:name w:val="bullet"/>
    <w:basedOn w:val="Normal"/>
    <w:rsid w:val="006A5048"/>
    <w:pPr>
      <w:numPr>
        <w:numId w:val="28"/>
      </w:numPr>
      <w:tabs>
        <w:tab w:val="clear" w:pos="1000"/>
      </w:tabs>
      <w:spacing w:after="240"/>
      <w:jc w:val="both"/>
    </w:pPr>
    <w:rPr>
      <w:rFonts w:ascii="ITCCenturyBookT" w:hAnsi="ITCCenturyBookT"/>
      <w:lang w:eastAsia="en-US"/>
    </w:rPr>
  </w:style>
  <w:style w:type="paragraph" w:customStyle="1" w:styleId="bulletsingle">
    <w:name w:val="bullet single"/>
    <w:basedOn w:val="bullet"/>
    <w:rsid w:val="006A5048"/>
    <w:pPr>
      <w:numPr>
        <w:numId w:val="17"/>
      </w:numPr>
      <w:spacing w:after="0"/>
    </w:pPr>
  </w:style>
  <w:style w:type="paragraph" w:customStyle="1" w:styleId="NormalIndent1">
    <w:name w:val="Normal Indent 1"/>
    <w:basedOn w:val="NormalIndent"/>
    <w:autoRedefine/>
    <w:rsid w:val="006A5048"/>
    <w:pPr>
      <w:tabs>
        <w:tab w:val="clear" w:pos="960"/>
        <w:tab w:val="clear" w:pos="1000"/>
      </w:tabs>
      <w:overflowPunct w:val="0"/>
      <w:autoSpaceDE w:val="0"/>
      <w:autoSpaceDN w:val="0"/>
      <w:adjustRightInd w:val="0"/>
      <w:spacing w:after="120"/>
      <w:ind w:left="36" w:firstLine="0"/>
      <w:textAlignment w:val="baseline"/>
    </w:pPr>
    <w:rPr>
      <w:snapToGrid w:val="0"/>
      <w:color w:val="000000"/>
      <w:sz w:val="24"/>
      <w:lang w:val="en-GB"/>
    </w:rPr>
  </w:style>
  <w:style w:type="paragraph" w:customStyle="1" w:styleId="NormalHang">
    <w:name w:val="Normal Hang"/>
    <w:basedOn w:val="NormalIndent"/>
    <w:next w:val="NormalIndent"/>
    <w:rsid w:val="006A5048"/>
    <w:pPr>
      <w:widowControl w:val="0"/>
      <w:tabs>
        <w:tab w:val="clear" w:pos="960"/>
        <w:tab w:val="clear" w:pos="1000"/>
        <w:tab w:val="left" w:pos="475"/>
        <w:tab w:val="left" w:pos="965"/>
        <w:tab w:val="left" w:pos="1530"/>
      </w:tabs>
      <w:overflowPunct w:val="0"/>
      <w:autoSpaceDE w:val="0"/>
      <w:autoSpaceDN w:val="0"/>
      <w:adjustRightInd w:val="0"/>
      <w:spacing w:after="120"/>
      <w:ind w:left="1267" w:hanging="302"/>
      <w:jc w:val="both"/>
      <w:textAlignment w:val="baseline"/>
    </w:pPr>
    <w:rPr>
      <w:sz w:val="24"/>
      <w:lang w:val="en-GB"/>
    </w:rPr>
  </w:style>
  <w:style w:type="character" w:customStyle="1" w:styleId="TableHeadingRightChar">
    <w:name w:val="Table_Heading_Right Char"/>
    <w:basedOn w:val="TableHeadingChar"/>
    <w:rsid w:val="006A5048"/>
    <w:rPr>
      <w:rFonts w:ascii="Futura Bk" w:hAnsi="Futura Bk"/>
      <w:b/>
      <w:lang w:val="en-GB" w:eastAsia="en-US" w:bidi="ar-SA"/>
    </w:rPr>
  </w:style>
  <w:style w:type="character" w:customStyle="1" w:styleId="TableHeadingChar">
    <w:name w:val="Table_Heading Char"/>
    <w:rsid w:val="006A5048"/>
    <w:rPr>
      <w:rFonts w:ascii="Futura Bk" w:hAnsi="Futura Bk"/>
      <w:b/>
      <w:lang w:val="en-GB" w:eastAsia="en-US" w:bidi="ar-SA"/>
    </w:rPr>
  </w:style>
  <w:style w:type="character" w:styleId="Emphasis">
    <w:name w:val="Emphasis"/>
    <w:qFormat/>
    <w:rsid w:val="006A5048"/>
    <w:rPr>
      <w:i/>
      <w:iCs/>
    </w:rPr>
  </w:style>
  <w:style w:type="paragraph" w:customStyle="1" w:styleId="standardtext">
    <w:name w:val="standardtext"/>
    <w:basedOn w:val="Normal"/>
    <w:rsid w:val="006A5048"/>
    <w:pPr>
      <w:tabs>
        <w:tab w:val="clear" w:pos="960"/>
        <w:tab w:val="clear" w:pos="1000"/>
      </w:tabs>
      <w:spacing w:before="100" w:beforeAutospacing="1" w:after="100" w:afterAutospacing="1"/>
      <w:ind w:left="0" w:firstLine="0"/>
    </w:pPr>
    <w:rPr>
      <w:rFonts w:ascii="Arial Unicode MS" w:hAnsi="Arial Unicode MS"/>
      <w:sz w:val="24"/>
      <w:szCs w:val="24"/>
      <w:lang w:val="en-GB" w:eastAsia="en-US"/>
    </w:rPr>
  </w:style>
  <w:style w:type="paragraph" w:styleId="NormalWeb">
    <w:name w:val="Normal (Web)"/>
    <w:basedOn w:val="Normal"/>
    <w:uiPriority w:val="99"/>
    <w:rsid w:val="006A5048"/>
    <w:pPr>
      <w:tabs>
        <w:tab w:val="clear" w:pos="960"/>
        <w:tab w:val="clear" w:pos="1000"/>
      </w:tabs>
      <w:spacing w:before="100" w:beforeAutospacing="1" w:after="100" w:afterAutospacing="1"/>
      <w:ind w:left="0" w:firstLine="0"/>
    </w:pPr>
    <w:rPr>
      <w:rFonts w:ascii="Arial Unicode MS" w:eastAsia="Times New Roman" w:hAnsi="Arial Unicode MS"/>
      <w:sz w:val="24"/>
      <w:szCs w:val="24"/>
    </w:rPr>
  </w:style>
  <w:style w:type="paragraph" w:customStyle="1" w:styleId="StyleHeading1Left0ptFirstline0pt">
    <w:name w:val="Style Heading 1 + Left:  0 pt First line:  0 pt"/>
    <w:basedOn w:val="Heading1"/>
    <w:rsid w:val="006A5048"/>
    <w:pPr>
      <w:numPr>
        <w:numId w:val="13"/>
      </w:numPr>
      <w:tabs>
        <w:tab w:val="left" w:pos="1800"/>
      </w:tabs>
      <w:spacing w:before="240"/>
      <w:jc w:val="left"/>
    </w:pPr>
    <w:rPr>
      <w:rFonts w:eastAsia="SimSun"/>
      <w:bCs/>
      <w:kern w:val="32"/>
      <w:lang w:eastAsia="zh-CN"/>
    </w:rPr>
  </w:style>
  <w:style w:type="paragraph" w:customStyle="1" w:styleId="StyleStyleHeading1Left0ptFirstline0ptLeft0pt">
    <w:name w:val="Style Style Heading 1 + Left:  0 pt First line:  0 pt + Left:  0 pt..."/>
    <w:basedOn w:val="StyleHeading1Left0ptFirstline0pt"/>
    <w:rsid w:val="006A5048"/>
    <w:pPr>
      <w:ind w:left="0" w:firstLine="0"/>
    </w:pPr>
    <w:rPr>
      <w:caps w:val="0"/>
      <w:szCs w:val="28"/>
    </w:rPr>
  </w:style>
  <w:style w:type="paragraph" w:customStyle="1" w:styleId="List2">
    <w:name w:val="List(2)"/>
    <w:basedOn w:val="BodyText2"/>
    <w:rsid w:val="006A5048"/>
    <w:pPr>
      <w:numPr>
        <w:numId w:val="30"/>
      </w:numPr>
      <w:tabs>
        <w:tab w:val="clear" w:pos="1000"/>
        <w:tab w:val="clear" w:pos="1620"/>
      </w:tabs>
      <w:spacing w:after="0" w:line="240" w:lineRule="auto"/>
      <w:ind w:left="1800" w:hanging="360"/>
    </w:pPr>
    <w:rPr>
      <w:rFonts w:eastAsia="SimSun"/>
      <w:sz w:val="24"/>
      <w:szCs w:val="24"/>
      <w:lang w:eastAsia="zh-CN"/>
    </w:rPr>
  </w:style>
  <w:style w:type="paragraph" w:styleId="Index1">
    <w:name w:val="index 1"/>
    <w:basedOn w:val="Normal"/>
    <w:next w:val="Normal"/>
    <w:autoRedefine/>
    <w:rsid w:val="006A5048"/>
    <w:pPr>
      <w:widowControl w:val="0"/>
      <w:tabs>
        <w:tab w:val="clear" w:pos="960"/>
        <w:tab w:val="clear" w:pos="1000"/>
      </w:tabs>
      <w:ind w:left="0" w:firstLine="0"/>
    </w:pPr>
    <w:rPr>
      <w:kern w:val="2"/>
      <w:sz w:val="24"/>
      <w:szCs w:val="24"/>
    </w:rPr>
  </w:style>
  <w:style w:type="paragraph" w:customStyle="1" w:styleId="List3">
    <w:name w:val="List3"/>
    <w:basedOn w:val="Normal"/>
    <w:rsid w:val="006A5048"/>
    <w:pPr>
      <w:numPr>
        <w:numId w:val="29"/>
      </w:numPr>
      <w:tabs>
        <w:tab w:val="clear" w:pos="1000"/>
        <w:tab w:val="clear" w:pos="2520"/>
        <w:tab w:val="num" w:pos="360"/>
      </w:tabs>
      <w:ind w:left="360"/>
    </w:pPr>
    <w:rPr>
      <w:rFonts w:eastAsia="SimSun"/>
      <w:sz w:val="24"/>
      <w:szCs w:val="24"/>
      <w:lang w:eastAsia="zh-CN"/>
    </w:rPr>
  </w:style>
  <w:style w:type="paragraph" w:customStyle="1" w:styleId="Standard1stlevelindent">
    <w:name w:val="Standard 1st level indent"/>
    <w:basedOn w:val="Normal"/>
    <w:rsid w:val="006A5048"/>
    <w:pPr>
      <w:numPr>
        <w:numId w:val="31"/>
      </w:numPr>
      <w:tabs>
        <w:tab w:val="clear" w:pos="1000"/>
      </w:tabs>
    </w:pPr>
    <w:rPr>
      <w:color w:val="000000"/>
      <w:sz w:val="24"/>
      <w:lang w:eastAsia="en-US"/>
    </w:rPr>
  </w:style>
  <w:style w:type="paragraph" w:customStyle="1" w:styleId="bullet1">
    <w:name w:val="bullet 1"/>
    <w:rsid w:val="006A5048"/>
    <w:pPr>
      <w:widowControl w:val="0"/>
      <w:numPr>
        <w:numId w:val="32"/>
      </w:numPr>
      <w:tabs>
        <w:tab w:val="left" w:pos="1080"/>
      </w:tabs>
      <w:spacing w:before="80" w:after="20"/>
      <w:ind w:left="1080"/>
      <w:jc w:val="both"/>
    </w:pPr>
    <w:rPr>
      <w:sz w:val="22"/>
      <w:lang w:eastAsia="en-US"/>
    </w:rPr>
  </w:style>
  <w:style w:type="paragraph" w:styleId="ListBullet5">
    <w:name w:val="List Bullet 5"/>
    <w:basedOn w:val="Normal"/>
    <w:autoRedefine/>
    <w:rsid w:val="006A5048"/>
    <w:pPr>
      <w:numPr>
        <w:numId w:val="12"/>
      </w:numPr>
      <w:tabs>
        <w:tab w:val="clear" w:pos="1000"/>
      </w:tabs>
    </w:pPr>
    <w:rPr>
      <w:rFonts w:eastAsia="SimSun"/>
      <w:sz w:val="24"/>
      <w:szCs w:val="24"/>
      <w:lang w:eastAsia="zh-CN"/>
    </w:rPr>
  </w:style>
  <w:style w:type="character" w:styleId="Strong">
    <w:name w:val="Strong"/>
    <w:qFormat/>
    <w:rsid w:val="006A5048"/>
    <w:rPr>
      <w:b/>
      <w:bCs/>
    </w:rPr>
  </w:style>
  <w:style w:type="paragraph" w:customStyle="1" w:styleId="bullet-header">
    <w:name w:val="bullet-header"/>
    <w:basedOn w:val="Normal"/>
    <w:rsid w:val="006A5048"/>
    <w:pPr>
      <w:tabs>
        <w:tab w:val="clear" w:pos="960"/>
        <w:tab w:val="clear" w:pos="1000"/>
      </w:tabs>
      <w:spacing w:before="144" w:after="58"/>
      <w:ind w:left="144" w:right="72" w:firstLine="0"/>
    </w:pPr>
    <w:rPr>
      <w:rFonts w:ascii="Verdana" w:eastAsia="Arial Unicode MS" w:hAnsi="Verdana" w:cs="Arial Unicode MS"/>
      <w:b/>
      <w:bCs/>
      <w:color w:val="000000"/>
      <w:sz w:val="18"/>
      <w:szCs w:val="18"/>
      <w:lang w:eastAsia="en-US"/>
    </w:rPr>
  </w:style>
  <w:style w:type="paragraph" w:customStyle="1" w:styleId="a">
    <w:name w:val="??"/>
    <w:rsid w:val="006A5048"/>
    <w:pPr>
      <w:widowControl w:val="0"/>
    </w:pPr>
    <w:rPr>
      <w:sz w:val="24"/>
      <w:lang w:val="en-GB" w:eastAsia="en-US"/>
    </w:rPr>
  </w:style>
  <w:style w:type="paragraph" w:customStyle="1" w:styleId="Header-Topic">
    <w:name w:val="Header-Topic"/>
    <w:basedOn w:val="Heading4"/>
    <w:rsid w:val="006A5048"/>
    <w:pPr>
      <w:widowControl w:val="0"/>
      <w:tabs>
        <w:tab w:val="left" w:pos="450"/>
        <w:tab w:val="num" w:pos="720"/>
        <w:tab w:val="left" w:pos="1170"/>
      </w:tabs>
      <w:overflowPunct w:val="0"/>
      <w:autoSpaceDE w:val="0"/>
      <w:autoSpaceDN w:val="0"/>
      <w:adjustRightInd w:val="0"/>
      <w:ind w:left="965" w:firstLine="0"/>
      <w:textAlignment w:val="baseline"/>
      <w:outlineLvl w:val="9"/>
    </w:pPr>
    <w:rPr>
      <w:b/>
      <w:kern w:val="0"/>
      <w:sz w:val="24"/>
      <w:lang w:eastAsia="zh-CN"/>
    </w:rPr>
  </w:style>
  <w:style w:type="paragraph" w:customStyle="1" w:styleId="NormalIndentList">
    <w:name w:val="Normal Indent List"/>
    <w:basedOn w:val="NormalIndent"/>
    <w:rsid w:val="006A5048"/>
    <w:pPr>
      <w:tabs>
        <w:tab w:val="clear" w:pos="960"/>
        <w:tab w:val="clear" w:pos="1000"/>
      </w:tabs>
      <w:overflowPunct w:val="0"/>
      <w:autoSpaceDE w:val="0"/>
      <w:autoSpaceDN w:val="0"/>
      <w:adjustRightInd w:val="0"/>
      <w:ind w:left="1440" w:hanging="432"/>
      <w:jc w:val="both"/>
      <w:textAlignment w:val="baseline"/>
    </w:pPr>
    <w:rPr>
      <w:sz w:val="24"/>
      <w:lang w:val="en-GB" w:eastAsia="zh-CN"/>
    </w:rPr>
  </w:style>
  <w:style w:type="paragraph" w:customStyle="1" w:styleId="footer2">
    <w:name w:val="footer 2"/>
    <w:rsid w:val="006A5048"/>
    <w:pPr>
      <w:tabs>
        <w:tab w:val="center" w:pos="3969"/>
        <w:tab w:val="right" w:pos="8504"/>
      </w:tabs>
      <w:overflowPunct w:val="0"/>
      <w:autoSpaceDE w:val="0"/>
      <w:autoSpaceDN w:val="0"/>
      <w:adjustRightInd w:val="0"/>
      <w:textAlignment w:val="baseline"/>
    </w:pPr>
    <w:rPr>
      <w:rFonts w:ascii="CG Times (W1)" w:hAnsi="CG Times (W1)"/>
      <w:noProof/>
      <w:lang w:eastAsia="zh-CN"/>
    </w:rPr>
  </w:style>
  <w:style w:type="paragraph" w:customStyle="1" w:styleId="NormalHang1">
    <w:name w:val="Normal Hang1"/>
    <w:basedOn w:val="Normal"/>
    <w:next w:val="NormalIndent"/>
    <w:rsid w:val="006A5048"/>
    <w:pPr>
      <w:widowControl w:val="0"/>
      <w:tabs>
        <w:tab w:val="clear" w:pos="960"/>
        <w:tab w:val="clear" w:pos="1000"/>
        <w:tab w:val="left" w:pos="1890"/>
      </w:tabs>
      <w:overflowPunct w:val="0"/>
      <w:autoSpaceDE w:val="0"/>
      <w:autoSpaceDN w:val="0"/>
      <w:adjustRightInd w:val="0"/>
      <w:spacing w:after="120"/>
      <w:ind w:left="1890" w:hanging="432"/>
      <w:textAlignment w:val="baseline"/>
    </w:pPr>
    <w:rPr>
      <w:sz w:val="24"/>
      <w:lang w:val="en-GB" w:eastAsia="zh-CN"/>
    </w:rPr>
  </w:style>
  <w:style w:type="paragraph" w:customStyle="1" w:styleId="xl33">
    <w:name w:val="xl33"/>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sz w:val="18"/>
      <w:szCs w:val="18"/>
      <w:lang w:eastAsia="zh-CN"/>
    </w:rPr>
  </w:style>
  <w:style w:type="paragraph" w:customStyle="1" w:styleId="xl34">
    <w:name w:val="xl34"/>
    <w:basedOn w:val="Normal"/>
    <w:rsid w:val="006A5048"/>
    <w:pPr>
      <w:tabs>
        <w:tab w:val="clear" w:pos="960"/>
        <w:tab w:val="clear" w:pos="1000"/>
      </w:tabs>
      <w:spacing w:before="100" w:beforeAutospacing="1" w:after="100" w:afterAutospacing="1"/>
      <w:ind w:left="0" w:firstLine="0"/>
      <w:textAlignment w:val="top"/>
    </w:pPr>
    <w:rPr>
      <w:rFonts w:eastAsia="SimSun"/>
      <w:sz w:val="18"/>
      <w:szCs w:val="18"/>
      <w:lang w:eastAsia="zh-CN"/>
    </w:rPr>
  </w:style>
  <w:style w:type="paragraph" w:customStyle="1" w:styleId="xl35">
    <w:name w:val="xl35"/>
    <w:basedOn w:val="Normal"/>
    <w:rsid w:val="006A5048"/>
    <w:pPr>
      <w:tabs>
        <w:tab w:val="clear" w:pos="960"/>
        <w:tab w:val="clear" w:pos="1000"/>
      </w:tabs>
      <w:spacing w:before="100" w:beforeAutospacing="1" w:after="100" w:afterAutospacing="1"/>
      <w:ind w:left="0" w:firstLine="0"/>
      <w:textAlignment w:val="top"/>
    </w:pPr>
    <w:rPr>
      <w:rFonts w:eastAsia="SimSun"/>
      <w:b/>
      <w:bCs/>
      <w:sz w:val="18"/>
      <w:szCs w:val="18"/>
      <w:lang w:eastAsia="zh-CN"/>
    </w:rPr>
  </w:style>
  <w:style w:type="paragraph" w:customStyle="1" w:styleId="xl36">
    <w:name w:val="xl36"/>
    <w:basedOn w:val="Normal"/>
    <w:rsid w:val="006A5048"/>
    <w:pPr>
      <w:tabs>
        <w:tab w:val="clear" w:pos="960"/>
        <w:tab w:val="clear" w:pos="1000"/>
      </w:tabs>
      <w:spacing w:before="100" w:beforeAutospacing="1" w:after="100" w:afterAutospacing="1"/>
      <w:ind w:left="0" w:firstLine="0"/>
      <w:textAlignment w:val="top"/>
    </w:pPr>
    <w:rPr>
      <w:rFonts w:eastAsia="SimSun"/>
      <w:b/>
      <w:bCs/>
      <w:sz w:val="18"/>
      <w:szCs w:val="18"/>
      <w:lang w:eastAsia="zh-CN"/>
    </w:rPr>
  </w:style>
  <w:style w:type="paragraph" w:customStyle="1" w:styleId="xl38">
    <w:name w:val="xl38"/>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00FF"/>
      <w:sz w:val="18"/>
      <w:szCs w:val="18"/>
      <w:lang w:eastAsia="zh-CN"/>
    </w:rPr>
  </w:style>
  <w:style w:type="paragraph" w:customStyle="1" w:styleId="xl39">
    <w:name w:val="xl39"/>
    <w:basedOn w:val="Normal"/>
    <w:rsid w:val="006A5048"/>
    <w:pPr>
      <w:tabs>
        <w:tab w:val="clear" w:pos="960"/>
        <w:tab w:val="clear" w:pos="1000"/>
      </w:tabs>
      <w:spacing w:before="100" w:beforeAutospacing="1" w:after="100" w:afterAutospacing="1"/>
      <w:ind w:left="0" w:firstLine="0"/>
      <w:textAlignment w:val="top"/>
    </w:pPr>
    <w:rPr>
      <w:rFonts w:eastAsia="SimSun"/>
      <w:b/>
      <w:bCs/>
      <w:sz w:val="18"/>
      <w:szCs w:val="18"/>
      <w:lang w:eastAsia="zh-CN"/>
    </w:rPr>
  </w:style>
  <w:style w:type="paragraph" w:customStyle="1" w:styleId="xl40">
    <w:name w:val="xl40"/>
    <w:basedOn w:val="Normal"/>
    <w:rsid w:val="006A5048"/>
    <w:pPr>
      <w:tabs>
        <w:tab w:val="clear" w:pos="960"/>
        <w:tab w:val="clear" w:pos="1000"/>
      </w:tabs>
      <w:spacing w:before="100" w:beforeAutospacing="1" w:after="100" w:afterAutospacing="1"/>
      <w:ind w:left="0" w:firstLine="0"/>
      <w:textAlignment w:val="top"/>
    </w:pPr>
    <w:rPr>
      <w:rFonts w:eastAsia="SimSun"/>
      <w:b/>
      <w:bCs/>
      <w:sz w:val="18"/>
      <w:szCs w:val="18"/>
      <w:lang w:eastAsia="zh-CN"/>
    </w:rPr>
  </w:style>
  <w:style w:type="paragraph" w:customStyle="1" w:styleId="xl41">
    <w:name w:val="xl41"/>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sz w:val="18"/>
      <w:szCs w:val="18"/>
      <w:lang w:eastAsia="zh-CN"/>
    </w:rPr>
  </w:style>
  <w:style w:type="paragraph" w:customStyle="1" w:styleId="xl42">
    <w:name w:val="xl42"/>
    <w:basedOn w:val="Normal"/>
    <w:rsid w:val="006A5048"/>
    <w:pPr>
      <w:tabs>
        <w:tab w:val="clear" w:pos="960"/>
        <w:tab w:val="clear" w:pos="1000"/>
      </w:tabs>
      <w:spacing w:before="100" w:beforeAutospacing="1" w:after="100" w:afterAutospacing="1"/>
      <w:ind w:left="0" w:firstLine="0"/>
      <w:jc w:val="right"/>
      <w:textAlignment w:val="top"/>
    </w:pPr>
    <w:rPr>
      <w:rFonts w:eastAsia="SimSun"/>
      <w:b/>
      <w:bCs/>
      <w:sz w:val="18"/>
      <w:szCs w:val="18"/>
      <w:lang w:eastAsia="zh-CN"/>
    </w:rPr>
  </w:style>
  <w:style w:type="paragraph" w:customStyle="1" w:styleId="xl43">
    <w:name w:val="xl43"/>
    <w:basedOn w:val="Normal"/>
    <w:rsid w:val="006A5048"/>
    <w:pPr>
      <w:tabs>
        <w:tab w:val="clear" w:pos="960"/>
        <w:tab w:val="clear" w:pos="1000"/>
      </w:tabs>
      <w:spacing w:before="100" w:beforeAutospacing="1" w:after="100" w:afterAutospacing="1"/>
      <w:ind w:left="0" w:firstLine="0"/>
      <w:jc w:val="right"/>
      <w:textAlignment w:val="top"/>
    </w:pPr>
    <w:rPr>
      <w:rFonts w:eastAsia="SimSun"/>
      <w:sz w:val="18"/>
      <w:szCs w:val="18"/>
      <w:lang w:eastAsia="zh-CN"/>
    </w:rPr>
  </w:style>
  <w:style w:type="paragraph" w:customStyle="1" w:styleId="xl44">
    <w:name w:val="xl44"/>
    <w:basedOn w:val="Normal"/>
    <w:rsid w:val="006A5048"/>
    <w:pPr>
      <w:tabs>
        <w:tab w:val="clear" w:pos="960"/>
        <w:tab w:val="clear" w:pos="1000"/>
      </w:tabs>
      <w:spacing w:before="100" w:beforeAutospacing="1" w:after="100" w:afterAutospacing="1"/>
      <w:ind w:left="0" w:firstLine="0"/>
      <w:textAlignment w:val="top"/>
    </w:pPr>
    <w:rPr>
      <w:rFonts w:eastAsia="SimSun"/>
      <w:sz w:val="18"/>
      <w:szCs w:val="18"/>
      <w:lang w:eastAsia="zh-CN"/>
    </w:rPr>
  </w:style>
  <w:style w:type="paragraph" w:customStyle="1" w:styleId="xl45">
    <w:name w:val="xl45"/>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00FF"/>
      <w:sz w:val="18"/>
      <w:szCs w:val="18"/>
      <w:lang w:eastAsia="zh-CN"/>
    </w:rPr>
  </w:style>
  <w:style w:type="paragraph" w:customStyle="1" w:styleId="xl46">
    <w:name w:val="xl46"/>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00FF"/>
      <w:sz w:val="18"/>
      <w:szCs w:val="18"/>
      <w:lang w:eastAsia="zh-CN"/>
    </w:rPr>
  </w:style>
  <w:style w:type="paragraph" w:customStyle="1" w:styleId="xl47">
    <w:name w:val="xl47"/>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8080"/>
      <w:sz w:val="18"/>
      <w:szCs w:val="18"/>
      <w:lang w:eastAsia="zh-CN"/>
    </w:rPr>
  </w:style>
  <w:style w:type="paragraph" w:customStyle="1" w:styleId="xl48">
    <w:name w:val="xl48"/>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8080"/>
      <w:sz w:val="18"/>
      <w:szCs w:val="18"/>
      <w:lang w:eastAsia="zh-CN"/>
    </w:rPr>
  </w:style>
  <w:style w:type="paragraph" w:customStyle="1" w:styleId="xl49">
    <w:name w:val="xl49"/>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8080"/>
      <w:sz w:val="18"/>
      <w:szCs w:val="18"/>
      <w:lang w:eastAsia="zh-CN"/>
    </w:rPr>
  </w:style>
  <w:style w:type="paragraph" w:customStyle="1" w:styleId="xl50">
    <w:name w:val="xl50"/>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rFonts w:eastAsia="SimSun"/>
      <w:color w:val="008080"/>
      <w:sz w:val="18"/>
      <w:szCs w:val="18"/>
      <w:lang w:eastAsia="zh-CN"/>
    </w:rPr>
  </w:style>
  <w:style w:type="paragraph" w:customStyle="1" w:styleId="font6">
    <w:name w:val="font6"/>
    <w:basedOn w:val="Normal"/>
    <w:rsid w:val="006A5048"/>
    <w:pPr>
      <w:tabs>
        <w:tab w:val="clear" w:pos="960"/>
        <w:tab w:val="clear" w:pos="1000"/>
      </w:tabs>
      <w:spacing w:before="100" w:beforeAutospacing="1" w:after="100" w:afterAutospacing="1"/>
      <w:ind w:left="0" w:firstLine="0"/>
    </w:pPr>
    <w:rPr>
      <w:rFonts w:eastAsia="Times New Roman"/>
      <w:color w:val="0000FF"/>
      <w:lang w:eastAsia="en-US"/>
    </w:rPr>
  </w:style>
  <w:style w:type="paragraph" w:customStyle="1" w:styleId="xl51">
    <w:name w:val="xl51"/>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color w:val="008080"/>
      <w:sz w:val="18"/>
      <w:szCs w:val="18"/>
    </w:rPr>
  </w:style>
  <w:style w:type="paragraph" w:customStyle="1" w:styleId="xl52">
    <w:name w:val="xl52"/>
    <w:basedOn w:val="Normal"/>
    <w:rsid w:val="006A5048"/>
    <w:pPr>
      <w:pBdr>
        <w:top w:val="single" w:sz="4"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color w:val="008080"/>
      <w:sz w:val="18"/>
      <w:szCs w:val="18"/>
    </w:rPr>
  </w:style>
  <w:style w:type="paragraph" w:customStyle="1" w:styleId="xl53">
    <w:name w:val="xl53"/>
    <w:basedOn w:val="Normal"/>
    <w:rsid w:val="006A5048"/>
    <w:pPr>
      <w:tabs>
        <w:tab w:val="clear" w:pos="960"/>
        <w:tab w:val="clear" w:pos="1000"/>
      </w:tabs>
      <w:spacing w:before="100" w:beforeAutospacing="1" w:after="100" w:afterAutospacing="1"/>
      <w:ind w:left="0" w:firstLine="0"/>
      <w:textAlignment w:val="top"/>
    </w:pPr>
    <w:rPr>
      <w:sz w:val="18"/>
      <w:szCs w:val="18"/>
    </w:rPr>
  </w:style>
  <w:style w:type="paragraph" w:customStyle="1" w:styleId="xl54">
    <w:name w:val="xl54"/>
    <w:basedOn w:val="Normal"/>
    <w:rsid w:val="006A5048"/>
    <w:pPr>
      <w:tabs>
        <w:tab w:val="clear" w:pos="960"/>
        <w:tab w:val="clear" w:pos="1000"/>
      </w:tabs>
      <w:spacing w:before="100" w:beforeAutospacing="1" w:after="100" w:afterAutospacing="1"/>
      <w:ind w:left="0" w:firstLine="0"/>
      <w:textAlignment w:val="top"/>
    </w:pPr>
    <w:rPr>
      <w:sz w:val="18"/>
      <w:szCs w:val="18"/>
    </w:rPr>
  </w:style>
  <w:style w:type="paragraph" w:customStyle="1" w:styleId="xl55">
    <w:name w:val="xl55"/>
    <w:basedOn w:val="Normal"/>
    <w:rsid w:val="006A5048"/>
    <w:pPr>
      <w:tabs>
        <w:tab w:val="clear" w:pos="960"/>
        <w:tab w:val="clear" w:pos="1000"/>
      </w:tabs>
      <w:spacing w:before="100" w:beforeAutospacing="1" w:after="100" w:afterAutospacing="1"/>
      <w:ind w:left="0" w:firstLine="0"/>
      <w:textAlignment w:val="top"/>
    </w:pPr>
    <w:rPr>
      <w:b/>
      <w:bCs/>
      <w:sz w:val="18"/>
      <w:szCs w:val="18"/>
      <w:u w:val="single"/>
    </w:rPr>
  </w:style>
  <w:style w:type="paragraph" w:customStyle="1" w:styleId="xl56">
    <w:name w:val="xl56"/>
    <w:basedOn w:val="Normal"/>
    <w:rsid w:val="006A5048"/>
    <w:pPr>
      <w:pBdr>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color w:val="0000FF"/>
      <w:sz w:val="18"/>
      <w:szCs w:val="18"/>
    </w:rPr>
  </w:style>
  <w:style w:type="paragraph" w:customStyle="1" w:styleId="xl57">
    <w:name w:val="xl57"/>
    <w:basedOn w:val="Normal"/>
    <w:rsid w:val="006A5048"/>
    <w:pPr>
      <w:pBdr>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pPr>
    <w:rPr>
      <w:color w:val="0000FF"/>
      <w:sz w:val="18"/>
      <w:szCs w:val="18"/>
    </w:rPr>
  </w:style>
  <w:style w:type="paragraph" w:customStyle="1" w:styleId="xl58">
    <w:name w:val="xl58"/>
    <w:basedOn w:val="Normal"/>
    <w:rsid w:val="006A5048"/>
    <w:pPr>
      <w:pBdr>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pPr>
    <w:rPr>
      <w:color w:val="0000FF"/>
      <w:sz w:val="18"/>
      <w:szCs w:val="18"/>
    </w:rPr>
  </w:style>
  <w:style w:type="paragraph" w:customStyle="1" w:styleId="xl59">
    <w:name w:val="xl59"/>
    <w:basedOn w:val="Normal"/>
    <w:rsid w:val="006A5048"/>
    <w:pPr>
      <w:pBdr>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pPr>
    <w:rPr>
      <w:sz w:val="18"/>
      <w:szCs w:val="18"/>
    </w:rPr>
  </w:style>
  <w:style w:type="paragraph" w:customStyle="1" w:styleId="xl60">
    <w:name w:val="xl60"/>
    <w:basedOn w:val="Normal"/>
    <w:rsid w:val="006A5048"/>
    <w:pPr>
      <w:pBdr>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textAlignment w:val="top"/>
    </w:pPr>
    <w:rPr>
      <w:color w:val="008080"/>
      <w:sz w:val="18"/>
      <w:szCs w:val="18"/>
    </w:rPr>
  </w:style>
  <w:style w:type="paragraph" w:customStyle="1" w:styleId="xl61">
    <w:name w:val="xl61"/>
    <w:basedOn w:val="Normal"/>
    <w:rsid w:val="006A5048"/>
    <w:pPr>
      <w:pBdr>
        <w:top w:val="single" w:sz="4" w:space="0" w:color="auto"/>
        <w:left w:val="single" w:sz="4" w:space="0" w:color="auto"/>
        <w:bottom w:val="single" w:sz="4" w:space="0" w:color="auto"/>
        <w:right w:val="single" w:sz="4" w:space="0" w:color="auto"/>
      </w:pBdr>
      <w:shd w:val="clear" w:color="auto" w:fill="FFCC00"/>
      <w:tabs>
        <w:tab w:val="clear" w:pos="960"/>
        <w:tab w:val="clear" w:pos="1000"/>
      </w:tabs>
      <w:spacing w:before="100" w:beforeAutospacing="1" w:after="100" w:afterAutospacing="1"/>
      <w:ind w:left="0" w:firstLine="0"/>
      <w:textAlignment w:val="top"/>
    </w:pPr>
    <w:rPr>
      <w:sz w:val="18"/>
      <w:szCs w:val="18"/>
    </w:rPr>
  </w:style>
  <w:style w:type="paragraph" w:customStyle="1" w:styleId="xl62">
    <w:name w:val="xl62"/>
    <w:basedOn w:val="Normal"/>
    <w:rsid w:val="006A5048"/>
    <w:pPr>
      <w:pBdr>
        <w:top w:val="single" w:sz="4" w:space="0" w:color="auto"/>
        <w:left w:val="single" w:sz="4" w:space="0" w:color="auto"/>
        <w:bottom w:val="single" w:sz="4" w:space="0" w:color="auto"/>
        <w:right w:val="single" w:sz="4" w:space="0" w:color="auto"/>
      </w:pBdr>
      <w:shd w:val="clear" w:color="auto" w:fill="FF99CC"/>
      <w:tabs>
        <w:tab w:val="clear" w:pos="960"/>
        <w:tab w:val="clear" w:pos="1000"/>
      </w:tabs>
      <w:spacing w:before="100" w:beforeAutospacing="1" w:after="100" w:afterAutospacing="1"/>
      <w:ind w:left="0" w:firstLine="0"/>
      <w:textAlignment w:val="top"/>
    </w:pPr>
    <w:rPr>
      <w:sz w:val="18"/>
      <w:szCs w:val="18"/>
    </w:rPr>
  </w:style>
  <w:style w:type="paragraph" w:customStyle="1" w:styleId="BalloonText2">
    <w:name w:val="Balloon Text2"/>
    <w:basedOn w:val="Normal"/>
    <w:semiHidden/>
    <w:rsid w:val="006A5048"/>
    <w:pPr>
      <w:tabs>
        <w:tab w:val="clear" w:pos="960"/>
        <w:tab w:val="clear" w:pos="1000"/>
      </w:tabs>
      <w:ind w:left="0" w:firstLine="0"/>
    </w:pPr>
    <w:rPr>
      <w:rFonts w:ascii="Arial" w:hAnsi="Arial"/>
      <w:sz w:val="18"/>
      <w:szCs w:val="18"/>
      <w:lang w:val="en-GB" w:eastAsia="en-US"/>
    </w:rPr>
  </w:style>
  <w:style w:type="paragraph" w:customStyle="1" w:styleId="CommentSubject1">
    <w:name w:val="Comment Subject1"/>
    <w:basedOn w:val="CommentText"/>
    <w:next w:val="CommentText"/>
    <w:semiHidden/>
    <w:rsid w:val="006A5048"/>
    <w:pPr>
      <w:tabs>
        <w:tab w:val="clear" w:pos="960"/>
        <w:tab w:val="clear" w:pos="1000"/>
      </w:tabs>
      <w:ind w:left="0" w:firstLine="0"/>
    </w:pPr>
    <w:rPr>
      <w:b/>
      <w:bCs/>
      <w:sz w:val="24"/>
      <w:szCs w:val="24"/>
      <w:lang w:val="en-GB" w:eastAsia="en-US"/>
    </w:rPr>
  </w:style>
  <w:style w:type="paragraph" w:customStyle="1" w:styleId="BalloonText3">
    <w:name w:val="Balloon Text3"/>
    <w:basedOn w:val="Normal"/>
    <w:semiHidden/>
    <w:rsid w:val="006A5048"/>
    <w:pPr>
      <w:tabs>
        <w:tab w:val="clear" w:pos="960"/>
        <w:tab w:val="clear" w:pos="1000"/>
      </w:tabs>
      <w:ind w:left="0" w:firstLine="0"/>
    </w:pPr>
    <w:rPr>
      <w:rFonts w:ascii="Arial" w:hAnsi="Arial"/>
      <w:sz w:val="18"/>
      <w:szCs w:val="18"/>
      <w:lang w:val="en-GB" w:eastAsia="en-US"/>
    </w:rPr>
  </w:style>
  <w:style w:type="paragraph" w:customStyle="1" w:styleId="CommentSubject2">
    <w:name w:val="Comment Subject2"/>
    <w:basedOn w:val="CommentText"/>
    <w:next w:val="CommentText"/>
    <w:semiHidden/>
    <w:rsid w:val="006A5048"/>
    <w:pPr>
      <w:tabs>
        <w:tab w:val="clear" w:pos="960"/>
        <w:tab w:val="clear" w:pos="1000"/>
      </w:tabs>
      <w:ind w:left="0" w:firstLine="0"/>
    </w:pPr>
    <w:rPr>
      <w:b/>
      <w:bCs/>
      <w:sz w:val="24"/>
      <w:szCs w:val="24"/>
      <w:lang w:val="en-GB" w:eastAsia="en-US"/>
    </w:rPr>
  </w:style>
  <w:style w:type="paragraph" w:customStyle="1" w:styleId="BalloonText4">
    <w:name w:val="Balloon Text4"/>
    <w:basedOn w:val="Normal"/>
    <w:semiHidden/>
    <w:rsid w:val="006A5048"/>
    <w:pPr>
      <w:tabs>
        <w:tab w:val="clear" w:pos="960"/>
        <w:tab w:val="clear" w:pos="1000"/>
      </w:tabs>
      <w:ind w:left="0" w:firstLine="0"/>
    </w:pPr>
    <w:rPr>
      <w:rFonts w:ascii="Arial" w:hAnsi="Arial"/>
      <w:sz w:val="18"/>
      <w:szCs w:val="18"/>
      <w:lang w:val="en-GB" w:eastAsia="en-US"/>
    </w:rPr>
  </w:style>
  <w:style w:type="paragraph" w:customStyle="1" w:styleId="15P">
    <w:name w:val="1.5P"/>
    <w:basedOn w:val="Normal"/>
    <w:rsid w:val="006A5048"/>
    <w:pPr>
      <w:widowControl w:val="0"/>
      <w:tabs>
        <w:tab w:val="clear" w:pos="960"/>
        <w:tab w:val="clear" w:pos="1000"/>
      </w:tabs>
      <w:ind w:left="1418" w:right="5" w:hanging="567"/>
      <w:jc w:val="both"/>
    </w:pPr>
    <w:rPr>
      <w:sz w:val="24"/>
      <w:lang w:val="en-GB" w:eastAsia="en-US"/>
    </w:rPr>
  </w:style>
  <w:style w:type="paragraph" w:customStyle="1" w:styleId="CommentSubject3">
    <w:name w:val="Comment Subject3"/>
    <w:basedOn w:val="CommentText"/>
    <w:next w:val="CommentText"/>
    <w:semiHidden/>
    <w:rsid w:val="006A5048"/>
    <w:pPr>
      <w:tabs>
        <w:tab w:val="clear" w:pos="960"/>
        <w:tab w:val="clear" w:pos="1000"/>
      </w:tabs>
      <w:ind w:left="0" w:firstLine="0"/>
    </w:pPr>
    <w:rPr>
      <w:b/>
      <w:bCs/>
      <w:sz w:val="24"/>
      <w:szCs w:val="24"/>
      <w:lang w:val="en-GB" w:eastAsia="en-US"/>
    </w:rPr>
  </w:style>
  <w:style w:type="paragraph" w:customStyle="1" w:styleId="BalloonText5">
    <w:name w:val="Balloon Text5"/>
    <w:basedOn w:val="Normal"/>
    <w:semiHidden/>
    <w:rsid w:val="006A5048"/>
    <w:pPr>
      <w:tabs>
        <w:tab w:val="clear" w:pos="960"/>
        <w:tab w:val="clear" w:pos="1000"/>
      </w:tabs>
      <w:ind w:left="0" w:firstLine="0"/>
    </w:pPr>
    <w:rPr>
      <w:rFonts w:ascii="Arial" w:hAnsi="Arial"/>
      <w:sz w:val="18"/>
      <w:szCs w:val="18"/>
      <w:lang w:val="en-GB" w:eastAsia="en-US"/>
    </w:rPr>
  </w:style>
  <w:style w:type="paragraph" w:customStyle="1" w:styleId="TableText">
    <w:name w:val="Table Text"/>
    <w:basedOn w:val="Normal"/>
    <w:rsid w:val="006A5048"/>
    <w:pPr>
      <w:tabs>
        <w:tab w:val="clear" w:pos="960"/>
        <w:tab w:val="clear" w:pos="1000"/>
      </w:tabs>
      <w:ind w:left="0" w:firstLine="0"/>
      <w:jc w:val="both"/>
    </w:pPr>
    <w:rPr>
      <w:rFonts w:ascii="ITCCenturyBookT" w:hAnsi="ITCCenturyBookT"/>
      <w:lang w:eastAsia="en-US"/>
    </w:rPr>
  </w:style>
  <w:style w:type="paragraph" w:customStyle="1" w:styleId="CommentSubject4">
    <w:name w:val="Comment Subject4"/>
    <w:basedOn w:val="CommentText"/>
    <w:next w:val="CommentText"/>
    <w:semiHidden/>
    <w:rsid w:val="006A5048"/>
    <w:pPr>
      <w:tabs>
        <w:tab w:val="clear" w:pos="960"/>
        <w:tab w:val="clear" w:pos="1000"/>
      </w:tabs>
      <w:ind w:left="0" w:firstLine="0"/>
    </w:pPr>
    <w:rPr>
      <w:b/>
      <w:bCs/>
      <w:sz w:val="24"/>
      <w:szCs w:val="24"/>
      <w:lang w:val="en-GB" w:eastAsia="en-US"/>
    </w:rPr>
  </w:style>
  <w:style w:type="paragraph" w:customStyle="1" w:styleId="xl63">
    <w:name w:val="xl63"/>
    <w:basedOn w:val="Normal"/>
    <w:rsid w:val="006A5048"/>
    <w:pPr>
      <w:pBdr>
        <w:top w:val="single" w:sz="8" w:space="0" w:color="auto"/>
        <w:left w:val="single" w:sz="4" w:space="0" w:color="auto"/>
        <w:bottom w:val="single" w:sz="8" w:space="0" w:color="auto"/>
        <w:right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64">
    <w:name w:val="xl64"/>
    <w:basedOn w:val="Normal"/>
    <w:rsid w:val="006A5048"/>
    <w:pPr>
      <w:pBdr>
        <w:left w:val="single" w:sz="4" w:space="0" w:color="auto"/>
        <w:bottom w:val="single" w:sz="4" w:space="0" w:color="auto"/>
        <w:right w:val="single" w:sz="8" w:space="0" w:color="auto"/>
      </w:pBdr>
      <w:tabs>
        <w:tab w:val="clear" w:pos="960"/>
        <w:tab w:val="clear" w:pos="1000"/>
      </w:tabs>
      <w:spacing w:before="100" w:beforeAutospacing="1" w:after="100" w:afterAutospacing="1"/>
      <w:ind w:left="0" w:firstLine="0"/>
    </w:pPr>
    <w:rPr>
      <w:rFonts w:eastAsia="Arial Unicode MS"/>
      <w:lang w:eastAsia="en-US"/>
    </w:rPr>
  </w:style>
  <w:style w:type="paragraph" w:customStyle="1" w:styleId="xl65">
    <w:name w:val="xl65"/>
    <w:basedOn w:val="Normal"/>
    <w:rsid w:val="006A5048"/>
    <w:pPr>
      <w:pBdr>
        <w:left w:val="single" w:sz="8" w:space="15" w:color="auto"/>
        <w:bottom w:val="single" w:sz="4" w:space="0" w:color="auto"/>
        <w:right w:val="single" w:sz="4" w:space="0" w:color="auto"/>
      </w:pBdr>
      <w:tabs>
        <w:tab w:val="clear" w:pos="960"/>
        <w:tab w:val="clear" w:pos="1000"/>
      </w:tabs>
      <w:spacing w:before="100" w:beforeAutospacing="1" w:after="100" w:afterAutospacing="1"/>
      <w:ind w:left="0" w:firstLineChars="100" w:firstLine="0"/>
    </w:pPr>
    <w:rPr>
      <w:rFonts w:eastAsia="Arial Unicode MS"/>
      <w:lang w:eastAsia="en-US"/>
    </w:rPr>
  </w:style>
  <w:style w:type="paragraph" w:customStyle="1" w:styleId="xl66">
    <w:name w:val="xl66"/>
    <w:basedOn w:val="Normal"/>
    <w:rsid w:val="006A5048"/>
    <w:pPr>
      <w:pBdr>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pPr>
    <w:rPr>
      <w:rFonts w:eastAsia="Arial Unicode MS"/>
      <w:lang w:eastAsia="en-US"/>
    </w:rPr>
  </w:style>
  <w:style w:type="paragraph" w:customStyle="1" w:styleId="xl67">
    <w:name w:val="xl67"/>
    <w:basedOn w:val="Normal"/>
    <w:rsid w:val="006A5048"/>
    <w:pPr>
      <w:pBdr>
        <w:top w:val="single" w:sz="4" w:space="0" w:color="auto"/>
        <w:left w:val="single" w:sz="8" w:space="15" w:color="auto"/>
        <w:right w:val="single" w:sz="4" w:space="0" w:color="auto"/>
      </w:pBdr>
      <w:tabs>
        <w:tab w:val="clear" w:pos="960"/>
        <w:tab w:val="clear" w:pos="1000"/>
      </w:tabs>
      <w:spacing w:before="100" w:beforeAutospacing="1" w:after="100" w:afterAutospacing="1"/>
      <w:ind w:left="0" w:firstLineChars="100" w:firstLine="0"/>
    </w:pPr>
    <w:rPr>
      <w:rFonts w:eastAsia="Arial Unicode MS"/>
      <w:lang w:eastAsia="en-US"/>
    </w:rPr>
  </w:style>
  <w:style w:type="paragraph" w:customStyle="1" w:styleId="xl68">
    <w:name w:val="xl68"/>
    <w:basedOn w:val="Normal"/>
    <w:rsid w:val="006A5048"/>
    <w:pPr>
      <w:pBdr>
        <w:top w:val="single" w:sz="4" w:space="0" w:color="auto"/>
        <w:left w:val="single" w:sz="4" w:space="0" w:color="auto"/>
        <w:right w:val="single" w:sz="4" w:space="0" w:color="auto"/>
      </w:pBdr>
      <w:tabs>
        <w:tab w:val="clear" w:pos="960"/>
        <w:tab w:val="clear" w:pos="1000"/>
      </w:tabs>
      <w:spacing w:before="100" w:beforeAutospacing="1" w:after="100" w:afterAutospacing="1"/>
      <w:ind w:left="0" w:firstLine="0"/>
    </w:pPr>
    <w:rPr>
      <w:rFonts w:eastAsia="Arial Unicode MS"/>
      <w:lang w:eastAsia="en-US"/>
    </w:rPr>
  </w:style>
  <w:style w:type="paragraph" w:customStyle="1" w:styleId="xl70">
    <w:name w:val="xl70"/>
    <w:basedOn w:val="Normal"/>
    <w:rsid w:val="006A5048"/>
    <w:pPr>
      <w:pBdr>
        <w:top w:val="single" w:sz="8" w:space="0" w:color="auto"/>
        <w:left w:val="single" w:sz="4" w:space="0" w:color="auto"/>
        <w:bottom w:val="single" w:sz="8" w:space="0" w:color="auto"/>
        <w:right w:val="single" w:sz="4"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71">
    <w:name w:val="xl71"/>
    <w:basedOn w:val="Normal"/>
    <w:rsid w:val="006A5048"/>
    <w:pPr>
      <w:pBdr>
        <w:top w:val="single" w:sz="8" w:space="0" w:color="auto"/>
        <w:left w:val="single" w:sz="8" w:space="0" w:color="auto"/>
        <w:bottom w:val="single" w:sz="4" w:space="0" w:color="auto"/>
        <w:right w:val="single" w:sz="4" w:space="0" w:color="auto"/>
      </w:pBdr>
      <w:tabs>
        <w:tab w:val="clear" w:pos="960"/>
        <w:tab w:val="clear" w:pos="1000"/>
      </w:tabs>
      <w:spacing w:before="100" w:beforeAutospacing="1" w:after="100" w:afterAutospacing="1"/>
      <w:ind w:left="0" w:firstLine="0"/>
      <w:jc w:val="right"/>
    </w:pPr>
    <w:rPr>
      <w:rFonts w:eastAsia="Arial Unicode MS"/>
      <w:b/>
      <w:bCs/>
      <w:lang w:eastAsia="en-US"/>
    </w:rPr>
  </w:style>
  <w:style w:type="paragraph" w:customStyle="1" w:styleId="xl72">
    <w:name w:val="xl72"/>
    <w:basedOn w:val="Normal"/>
    <w:rsid w:val="006A5048"/>
    <w:pPr>
      <w:pBdr>
        <w:top w:val="single" w:sz="8" w:space="0" w:color="auto"/>
        <w:left w:val="single" w:sz="4" w:space="0" w:color="auto"/>
        <w:bottom w:val="single" w:sz="4" w:space="0" w:color="auto"/>
        <w:right w:val="single" w:sz="4"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73">
    <w:name w:val="xl73"/>
    <w:basedOn w:val="Normal"/>
    <w:rsid w:val="006A5048"/>
    <w:pPr>
      <w:pBdr>
        <w:top w:val="single" w:sz="8" w:space="0" w:color="auto"/>
        <w:left w:val="single" w:sz="4" w:space="0" w:color="auto"/>
        <w:bottom w:val="single" w:sz="4" w:space="0" w:color="auto"/>
        <w:right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75">
    <w:name w:val="xl75"/>
    <w:basedOn w:val="Normal"/>
    <w:rsid w:val="006A5048"/>
    <w:pPr>
      <w:pBdr>
        <w:top w:val="single" w:sz="4" w:space="0" w:color="auto"/>
        <w:left w:val="single" w:sz="4" w:space="0" w:color="auto"/>
        <w:bottom w:val="single" w:sz="8" w:space="0" w:color="auto"/>
        <w:right w:val="single" w:sz="4"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76">
    <w:name w:val="xl76"/>
    <w:basedOn w:val="Normal"/>
    <w:rsid w:val="006A5048"/>
    <w:pPr>
      <w:pBdr>
        <w:top w:val="single" w:sz="8" w:space="0" w:color="auto"/>
        <w:left w:val="single" w:sz="4" w:space="0" w:color="auto"/>
        <w:bottom w:val="single" w:sz="8" w:space="0" w:color="auto"/>
        <w:right w:val="single" w:sz="4"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77">
    <w:name w:val="xl77"/>
    <w:basedOn w:val="Normal"/>
    <w:rsid w:val="006A5048"/>
    <w:pPr>
      <w:pBdr>
        <w:top w:val="single" w:sz="8" w:space="0" w:color="auto"/>
        <w:left w:val="single" w:sz="4" w:space="0" w:color="auto"/>
        <w:bottom w:val="single" w:sz="8" w:space="0" w:color="auto"/>
        <w:right w:val="single" w:sz="8" w:space="0" w:color="auto"/>
      </w:pBdr>
      <w:tabs>
        <w:tab w:val="clear" w:pos="960"/>
        <w:tab w:val="clear" w:pos="1000"/>
      </w:tabs>
      <w:spacing w:before="100" w:beforeAutospacing="1" w:after="100" w:afterAutospacing="1"/>
      <w:ind w:left="0" w:firstLine="0"/>
    </w:pPr>
    <w:rPr>
      <w:rFonts w:eastAsia="Arial Unicode MS"/>
      <w:lang w:eastAsia="en-US"/>
    </w:rPr>
  </w:style>
  <w:style w:type="paragraph" w:customStyle="1" w:styleId="xl78">
    <w:name w:val="xl78"/>
    <w:basedOn w:val="Normal"/>
    <w:rsid w:val="006A5048"/>
    <w:pPr>
      <w:pBdr>
        <w:top w:val="single" w:sz="8" w:space="0" w:color="auto"/>
        <w:left w:val="single" w:sz="8" w:space="0" w:color="auto"/>
        <w:right w:val="single" w:sz="4" w:space="0" w:color="auto"/>
      </w:pBdr>
      <w:tabs>
        <w:tab w:val="clear" w:pos="960"/>
        <w:tab w:val="clear" w:pos="1000"/>
      </w:tabs>
      <w:spacing w:before="100" w:beforeAutospacing="1" w:after="100" w:afterAutospacing="1"/>
      <w:ind w:left="0" w:firstLine="0"/>
      <w:jc w:val="right"/>
    </w:pPr>
    <w:rPr>
      <w:rFonts w:eastAsia="Arial Unicode MS"/>
      <w:b/>
      <w:bCs/>
      <w:lang w:eastAsia="en-US"/>
    </w:rPr>
  </w:style>
  <w:style w:type="paragraph" w:customStyle="1" w:styleId="xl79">
    <w:name w:val="xl79"/>
    <w:basedOn w:val="Normal"/>
    <w:rsid w:val="006A5048"/>
    <w:pPr>
      <w:pBdr>
        <w:top w:val="single" w:sz="8" w:space="0" w:color="auto"/>
        <w:left w:val="single" w:sz="4" w:space="0" w:color="auto"/>
        <w:right w:val="single" w:sz="4"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80">
    <w:name w:val="xl80"/>
    <w:basedOn w:val="Normal"/>
    <w:rsid w:val="006A5048"/>
    <w:pPr>
      <w:pBdr>
        <w:top w:val="single" w:sz="8" w:space="0" w:color="auto"/>
        <w:left w:val="single" w:sz="4" w:space="0" w:color="auto"/>
        <w:right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81">
    <w:name w:val="xl81"/>
    <w:basedOn w:val="Normal"/>
    <w:rsid w:val="006A5048"/>
    <w:pPr>
      <w:pBdr>
        <w:left w:val="single" w:sz="8" w:space="0" w:color="auto"/>
        <w:bottom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82">
    <w:name w:val="xl82"/>
    <w:basedOn w:val="Normal"/>
    <w:rsid w:val="006A5048"/>
    <w:pPr>
      <w:pBdr>
        <w:bottom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83">
    <w:name w:val="xl83"/>
    <w:basedOn w:val="Normal"/>
    <w:rsid w:val="006A5048"/>
    <w:pPr>
      <w:pBdr>
        <w:bottom w:val="single" w:sz="8" w:space="0" w:color="auto"/>
        <w:right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customStyle="1" w:styleId="xl84">
    <w:name w:val="xl84"/>
    <w:basedOn w:val="Normal"/>
    <w:rsid w:val="006A5048"/>
    <w:pPr>
      <w:pBdr>
        <w:top w:val="single" w:sz="8" w:space="0" w:color="auto"/>
        <w:left w:val="single" w:sz="8" w:space="0" w:color="auto"/>
        <w:bottom w:val="single" w:sz="8" w:space="0" w:color="auto"/>
      </w:pBdr>
      <w:tabs>
        <w:tab w:val="clear" w:pos="960"/>
        <w:tab w:val="clear" w:pos="1000"/>
      </w:tabs>
      <w:spacing w:before="100" w:beforeAutospacing="1" w:after="100" w:afterAutospacing="1"/>
      <w:ind w:left="0" w:firstLine="0"/>
      <w:jc w:val="right"/>
    </w:pPr>
    <w:rPr>
      <w:rFonts w:eastAsia="Arial Unicode MS"/>
      <w:b/>
      <w:bCs/>
      <w:lang w:eastAsia="en-US"/>
    </w:rPr>
  </w:style>
  <w:style w:type="paragraph" w:customStyle="1" w:styleId="xl85">
    <w:name w:val="xl85"/>
    <w:basedOn w:val="Normal"/>
    <w:rsid w:val="006A5048"/>
    <w:pPr>
      <w:pBdr>
        <w:top w:val="single" w:sz="8" w:space="0" w:color="auto"/>
        <w:bottom w:val="single" w:sz="8" w:space="0" w:color="auto"/>
      </w:pBdr>
      <w:tabs>
        <w:tab w:val="clear" w:pos="960"/>
        <w:tab w:val="clear" w:pos="1000"/>
      </w:tabs>
      <w:spacing w:before="100" w:beforeAutospacing="1" w:after="100" w:afterAutospacing="1"/>
      <w:ind w:left="0" w:firstLine="0"/>
    </w:pPr>
    <w:rPr>
      <w:rFonts w:eastAsia="Arial Unicode MS"/>
      <w:b/>
      <w:bCs/>
      <w:lang w:eastAsia="en-US"/>
    </w:rPr>
  </w:style>
  <w:style w:type="paragraph" w:styleId="EndnoteText">
    <w:name w:val="endnote text"/>
    <w:basedOn w:val="Normal"/>
    <w:link w:val="EndnoteTextChar"/>
    <w:rsid w:val="006A5048"/>
    <w:pPr>
      <w:tabs>
        <w:tab w:val="clear" w:pos="960"/>
        <w:tab w:val="clear" w:pos="1000"/>
      </w:tabs>
      <w:snapToGrid w:val="0"/>
      <w:ind w:left="0" w:firstLine="0"/>
    </w:pPr>
    <w:rPr>
      <w:sz w:val="24"/>
      <w:szCs w:val="24"/>
      <w:lang w:val="en-GB" w:eastAsia="en-US"/>
    </w:rPr>
  </w:style>
  <w:style w:type="character" w:customStyle="1" w:styleId="EndnoteTextChar">
    <w:name w:val="Endnote Text Char"/>
    <w:basedOn w:val="DefaultParagraphFont"/>
    <w:link w:val="EndnoteText"/>
    <w:rsid w:val="006A5048"/>
    <w:rPr>
      <w:sz w:val="24"/>
      <w:szCs w:val="24"/>
      <w:lang w:val="en-GB" w:eastAsia="en-US"/>
    </w:rPr>
  </w:style>
  <w:style w:type="table" w:styleId="Table3Deffects3">
    <w:name w:val="Table 3D effects 3"/>
    <w:basedOn w:val="TableNormal"/>
    <w:rsid w:val="006A504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Revision">
    <w:name w:val="Revision"/>
    <w:hidden/>
    <w:uiPriority w:val="99"/>
    <w:semiHidden/>
    <w:rsid w:val="000C4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1926">
      <w:bodyDiv w:val="1"/>
      <w:marLeft w:val="0"/>
      <w:marRight w:val="0"/>
      <w:marTop w:val="0"/>
      <w:marBottom w:val="0"/>
      <w:divBdr>
        <w:top w:val="none" w:sz="0" w:space="0" w:color="auto"/>
        <w:left w:val="none" w:sz="0" w:space="0" w:color="auto"/>
        <w:bottom w:val="none" w:sz="0" w:space="0" w:color="auto"/>
        <w:right w:val="none" w:sz="0" w:space="0" w:color="auto"/>
      </w:divBdr>
    </w:div>
    <w:div w:id="269893343">
      <w:bodyDiv w:val="1"/>
      <w:marLeft w:val="0"/>
      <w:marRight w:val="0"/>
      <w:marTop w:val="0"/>
      <w:marBottom w:val="0"/>
      <w:divBdr>
        <w:top w:val="none" w:sz="0" w:space="0" w:color="auto"/>
        <w:left w:val="none" w:sz="0" w:space="0" w:color="auto"/>
        <w:bottom w:val="none" w:sz="0" w:space="0" w:color="auto"/>
        <w:right w:val="none" w:sz="0" w:space="0" w:color="auto"/>
      </w:divBdr>
      <w:divsChild>
        <w:div w:id="847257990">
          <w:marLeft w:val="0"/>
          <w:marRight w:val="0"/>
          <w:marTop w:val="0"/>
          <w:marBottom w:val="0"/>
          <w:divBdr>
            <w:top w:val="none" w:sz="0" w:space="0" w:color="auto"/>
            <w:left w:val="none" w:sz="0" w:space="0" w:color="auto"/>
            <w:bottom w:val="none" w:sz="0" w:space="0" w:color="auto"/>
            <w:right w:val="none" w:sz="0" w:space="0" w:color="auto"/>
          </w:divBdr>
          <w:divsChild>
            <w:div w:id="242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2425">
      <w:bodyDiv w:val="1"/>
      <w:marLeft w:val="0"/>
      <w:marRight w:val="0"/>
      <w:marTop w:val="0"/>
      <w:marBottom w:val="0"/>
      <w:divBdr>
        <w:top w:val="none" w:sz="0" w:space="0" w:color="auto"/>
        <w:left w:val="none" w:sz="0" w:space="0" w:color="auto"/>
        <w:bottom w:val="none" w:sz="0" w:space="0" w:color="auto"/>
        <w:right w:val="none" w:sz="0" w:space="0" w:color="auto"/>
      </w:divBdr>
    </w:div>
    <w:div w:id="448354704">
      <w:bodyDiv w:val="1"/>
      <w:marLeft w:val="0"/>
      <w:marRight w:val="0"/>
      <w:marTop w:val="0"/>
      <w:marBottom w:val="0"/>
      <w:divBdr>
        <w:top w:val="none" w:sz="0" w:space="0" w:color="auto"/>
        <w:left w:val="none" w:sz="0" w:space="0" w:color="auto"/>
        <w:bottom w:val="none" w:sz="0" w:space="0" w:color="auto"/>
        <w:right w:val="none" w:sz="0" w:space="0" w:color="auto"/>
      </w:divBdr>
    </w:div>
    <w:div w:id="678966353">
      <w:bodyDiv w:val="1"/>
      <w:marLeft w:val="0"/>
      <w:marRight w:val="0"/>
      <w:marTop w:val="0"/>
      <w:marBottom w:val="0"/>
      <w:divBdr>
        <w:top w:val="none" w:sz="0" w:space="0" w:color="auto"/>
        <w:left w:val="none" w:sz="0" w:space="0" w:color="auto"/>
        <w:bottom w:val="none" w:sz="0" w:space="0" w:color="auto"/>
        <w:right w:val="none" w:sz="0" w:space="0" w:color="auto"/>
      </w:divBdr>
    </w:div>
    <w:div w:id="715810794">
      <w:bodyDiv w:val="1"/>
      <w:marLeft w:val="0"/>
      <w:marRight w:val="0"/>
      <w:marTop w:val="0"/>
      <w:marBottom w:val="0"/>
      <w:divBdr>
        <w:top w:val="none" w:sz="0" w:space="0" w:color="auto"/>
        <w:left w:val="none" w:sz="0" w:space="0" w:color="auto"/>
        <w:bottom w:val="none" w:sz="0" w:space="0" w:color="auto"/>
        <w:right w:val="none" w:sz="0" w:space="0" w:color="auto"/>
      </w:divBdr>
    </w:div>
    <w:div w:id="765688237">
      <w:bodyDiv w:val="1"/>
      <w:marLeft w:val="0"/>
      <w:marRight w:val="0"/>
      <w:marTop w:val="0"/>
      <w:marBottom w:val="0"/>
      <w:divBdr>
        <w:top w:val="none" w:sz="0" w:space="0" w:color="auto"/>
        <w:left w:val="none" w:sz="0" w:space="0" w:color="auto"/>
        <w:bottom w:val="none" w:sz="0" w:space="0" w:color="auto"/>
        <w:right w:val="none" w:sz="0" w:space="0" w:color="auto"/>
      </w:divBdr>
    </w:div>
    <w:div w:id="818614800">
      <w:bodyDiv w:val="1"/>
      <w:marLeft w:val="0"/>
      <w:marRight w:val="0"/>
      <w:marTop w:val="0"/>
      <w:marBottom w:val="0"/>
      <w:divBdr>
        <w:top w:val="none" w:sz="0" w:space="0" w:color="auto"/>
        <w:left w:val="none" w:sz="0" w:space="0" w:color="auto"/>
        <w:bottom w:val="none" w:sz="0" w:space="0" w:color="auto"/>
        <w:right w:val="none" w:sz="0" w:space="0" w:color="auto"/>
      </w:divBdr>
    </w:div>
    <w:div w:id="1154295691">
      <w:bodyDiv w:val="1"/>
      <w:marLeft w:val="0"/>
      <w:marRight w:val="0"/>
      <w:marTop w:val="0"/>
      <w:marBottom w:val="0"/>
      <w:divBdr>
        <w:top w:val="none" w:sz="0" w:space="0" w:color="auto"/>
        <w:left w:val="none" w:sz="0" w:space="0" w:color="auto"/>
        <w:bottom w:val="none" w:sz="0" w:space="0" w:color="auto"/>
        <w:right w:val="none" w:sz="0" w:space="0" w:color="auto"/>
      </w:divBdr>
    </w:div>
    <w:div w:id="1231694609">
      <w:bodyDiv w:val="1"/>
      <w:marLeft w:val="0"/>
      <w:marRight w:val="0"/>
      <w:marTop w:val="0"/>
      <w:marBottom w:val="0"/>
      <w:divBdr>
        <w:top w:val="none" w:sz="0" w:space="0" w:color="auto"/>
        <w:left w:val="none" w:sz="0" w:space="0" w:color="auto"/>
        <w:bottom w:val="none" w:sz="0" w:space="0" w:color="auto"/>
        <w:right w:val="none" w:sz="0" w:space="0" w:color="auto"/>
      </w:divBdr>
    </w:div>
    <w:div w:id="1290627288">
      <w:bodyDiv w:val="1"/>
      <w:marLeft w:val="0"/>
      <w:marRight w:val="0"/>
      <w:marTop w:val="0"/>
      <w:marBottom w:val="0"/>
      <w:divBdr>
        <w:top w:val="none" w:sz="0" w:space="0" w:color="auto"/>
        <w:left w:val="none" w:sz="0" w:space="0" w:color="auto"/>
        <w:bottom w:val="none" w:sz="0" w:space="0" w:color="auto"/>
        <w:right w:val="none" w:sz="0" w:space="0" w:color="auto"/>
      </w:divBdr>
    </w:div>
    <w:div w:id="1328169674">
      <w:bodyDiv w:val="1"/>
      <w:marLeft w:val="0"/>
      <w:marRight w:val="0"/>
      <w:marTop w:val="0"/>
      <w:marBottom w:val="0"/>
      <w:divBdr>
        <w:top w:val="none" w:sz="0" w:space="0" w:color="auto"/>
        <w:left w:val="none" w:sz="0" w:space="0" w:color="auto"/>
        <w:bottom w:val="none" w:sz="0" w:space="0" w:color="auto"/>
        <w:right w:val="none" w:sz="0" w:space="0" w:color="auto"/>
      </w:divBdr>
    </w:div>
    <w:div w:id="1476024502">
      <w:bodyDiv w:val="1"/>
      <w:marLeft w:val="0"/>
      <w:marRight w:val="0"/>
      <w:marTop w:val="0"/>
      <w:marBottom w:val="0"/>
      <w:divBdr>
        <w:top w:val="none" w:sz="0" w:space="0" w:color="auto"/>
        <w:left w:val="none" w:sz="0" w:space="0" w:color="auto"/>
        <w:bottom w:val="none" w:sz="0" w:space="0" w:color="auto"/>
        <w:right w:val="none" w:sz="0" w:space="0" w:color="auto"/>
      </w:divBdr>
    </w:div>
    <w:div w:id="1572303174">
      <w:bodyDiv w:val="1"/>
      <w:marLeft w:val="0"/>
      <w:marRight w:val="0"/>
      <w:marTop w:val="0"/>
      <w:marBottom w:val="0"/>
      <w:divBdr>
        <w:top w:val="none" w:sz="0" w:space="0" w:color="auto"/>
        <w:left w:val="none" w:sz="0" w:space="0" w:color="auto"/>
        <w:bottom w:val="none" w:sz="0" w:space="0" w:color="auto"/>
        <w:right w:val="none" w:sz="0" w:space="0" w:color="auto"/>
      </w:divBdr>
    </w:div>
    <w:div w:id="1658000763">
      <w:bodyDiv w:val="1"/>
      <w:marLeft w:val="0"/>
      <w:marRight w:val="0"/>
      <w:marTop w:val="0"/>
      <w:marBottom w:val="0"/>
      <w:divBdr>
        <w:top w:val="none" w:sz="0" w:space="0" w:color="auto"/>
        <w:left w:val="none" w:sz="0" w:space="0" w:color="auto"/>
        <w:bottom w:val="none" w:sz="0" w:space="0" w:color="auto"/>
        <w:right w:val="none" w:sz="0" w:space="0" w:color="auto"/>
      </w:divBdr>
    </w:div>
    <w:div w:id="1798571023">
      <w:bodyDiv w:val="1"/>
      <w:marLeft w:val="0"/>
      <w:marRight w:val="0"/>
      <w:marTop w:val="0"/>
      <w:marBottom w:val="0"/>
      <w:divBdr>
        <w:top w:val="none" w:sz="0" w:space="0" w:color="auto"/>
        <w:left w:val="none" w:sz="0" w:space="0" w:color="auto"/>
        <w:bottom w:val="none" w:sz="0" w:space="0" w:color="auto"/>
        <w:right w:val="none" w:sz="0" w:space="0" w:color="auto"/>
      </w:divBdr>
    </w:div>
    <w:div w:id="1931035751">
      <w:bodyDiv w:val="1"/>
      <w:marLeft w:val="0"/>
      <w:marRight w:val="0"/>
      <w:marTop w:val="0"/>
      <w:marBottom w:val="0"/>
      <w:divBdr>
        <w:top w:val="none" w:sz="0" w:space="0" w:color="auto"/>
        <w:left w:val="none" w:sz="0" w:space="0" w:color="auto"/>
        <w:bottom w:val="none" w:sz="0" w:space="0" w:color="auto"/>
        <w:right w:val="none" w:sz="0" w:space="0" w:color="auto"/>
      </w:divBdr>
      <w:divsChild>
        <w:div w:id="1535770877">
          <w:marLeft w:val="664"/>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http://java.sun.com/blueprints/patterns/images/mvc-structure-generic.gi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embeddings/oleObject4.bin"/><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6.bin"/><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wmf"/><Relationship Id="rId27" Type="http://schemas.openxmlformats.org/officeDocument/2006/relationships/image" Target="media/image9.png"/><Relationship Id="rId30" Type="http://schemas.openxmlformats.org/officeDocument/2006/relationships/footer" Target="footer5.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wmf"/></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3.wmf"/></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8.bin"/><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C615-EA69-47FC-BE37-BEF98473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15352</Words>
  <Characters>87513</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lpstr>
    </vt:vector>
  </TitlesOfParts>
  <Company>The Government of the HKSAR</Company>
  <LinksUpToDate>false</LinksUpToDate>
  <CharactersWithSpaces>102660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ASL</dc:creator>
  <cp:keywords/>
  <dc:description/>
  <cp:lastModifiedBy>lewen lam</cp:lastModifiedBy>
  <cp:revision>5</cp:revision>
  <cp:lastPrinted>2025-03-19T02:21:00Z</cp:lastPrinted>
  <dcterms:created xsi:type="dcterms:W3CDTF">2022-01-11T01:59:00Z</dcterms:created>
  <dcterms:modified xsi:type="dcterms:W3CDTF">2025-03-19T02:21:00Z</dcterms:modified>
</cp:coreProperties>
</file>